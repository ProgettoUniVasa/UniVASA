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22187" w14:textId="77777777" w:rsidR="001735AD" w:rsidRPr="001735AD" w:rsidRDefault="001735AD" w:rsidP="001735AD">
      <w:pPr>
        <w:autoSpaceDE w:val="0"/>
        <w:autoSpaceDN w:val="0"/>
        <w:adjustRightInd w:val="0"/>
        <w:jc w:val="center"/>
        <w:rPr>
          <w:rFonts w:ascii="Calibri" w:hAnsi="Calibri" w:cs="Calibri"/>
          <w:b/>
          <w:shadow/>
          <w:color w:val="333399"/>
          <w:sz w:val="64"/>
          <w:szCs w:val="64"/>
        </w:rPr>
      </w:pPr>
      <w:r w:rsidRPr="001735AD">
        <w:rPr>
          <w:rFonts w:ascii="Calibri" w:hAnsi="Calibri" w:cs="Calibri"/>
          <w:b/>
          <w:shadow/>
          <w:color w:val="333399"/>
          <w:sz w:val="64"/>
          <w:szCs w:val="64"/>
        </w:rPr>
        <w:t>“Software Engineering”</w:t>
      </w:r>
    </w:p>
    <w:p w14:paraId="028CFCD5" w14:textId="77777777" w:rsidR="001735AD" w:rsidRPr="001735AD" w:rsidRDefault="001735AD" w:rsidP="001735AD">
      <w:pPr>
        <w:autoSpaceDE w:val="0"/>
        <w:autoSpaceDN w:val="0"/>
        <w:adjustRightInd w:val="0"/>
        <w:jc w:val="center"/>
        <w:rPr>
          <w:rFonts w:ascii="Calibri" w:hAnsi="Calibri" w:cs="Calibri"/>
          <w:b/>
          <w:color w:val="333399"/>
          <w:sz w:val="56"/>
          <w:szCs w:val="56"/>
        </w:rPr>
      </w:pPr>
      <w:r w:rsidRPr="001735AD">
        <w:rPr>
          <w:rFonts w:ascii="Calibri" w:hAnsi="Calibri" w:cs="Calibri"/>
          <w:b/>
          <w:color w:val="333399"/>
          <w:sz w:val="56"/>
          <w:szCs w:val="56"/>
        </w:rPr>
        <w:t>Course</w:t>
      </w:r>
    </w:p>
    <w:p w14:paraId="75CC211C" w14:textId="77777777" w:rsidR="001735AD" w:rsidRPr="001735AD" w:rsidRDefault="001735AD" w:rsidP="001735AD">
      <w:pPr>
        <w:autoSpaceDE w:val="0"/>
        <w:autoSpaceDN w:val="0"/>
        <w:adjustRightInd w:val="0"/>
        <w:jc w:val="center"/>
        <w:rPr>
          <w:rFonts w:ascii="Calibri" w:hAnsi="Calibri" w:cs="Calibri"/>
          <w:b/>
          <w:color w:val="333399"/>
          <w:sz w:val="56"/>
          <w:szCs w:val="56"/>
        </w:rPr>
      </w:pPr>
      <w:proofErr w:type="spellStart"/>
      <w:r w:rsidRPr="001735AD">
        <w:rPr>
          <w:rFonts w:ascii="Calibri" w:hAnsi="Calibri" w:cs="Calibri"/>
          <w:b/>
          <w:color w:val="333399"/>
          <w:sz w:val="56"/>
          <w:szCs w:val="56"/>
        </w:rPr>
        <w:t>a.a.</w:t>
      </w:r>
      <w:proofErr w:type="spellEnd"/>
      <w:r w:rsidRPr="001735AD">
        <w:rPr>
          <w:rFonts w:ascii="Calibri" w:hAnsi="Calibri" w:cs="Calibri"/>
          <w:b/>
          <w:color w:val="333399"/>
          <w:sz w:val="56"/>
          <w:szCs w:val="56"/>
        </w:rPr>
        <w:t xml:space="preserve"> 2020-2021</w:t>
      </w:r>
    </w:p>
    <w:p w14:paraId="331F360C" w14:textId="77777777" w:rsidR="001735AD" w:rsidRPr="001735AD" w:rsidRDefault="001735AD" w:rsidP="001735AD">
      <w:pPr>
        <w:autoSpaceDE w:val="0"/>
        <w:autoSpaceDN w:val="0"/>
        <w:adjustRightInd w:val="0"/>
        <w:jc w:val="center"/>
        <w:rPr>
          <w:rFonts w:ascii="Calibri" w:hAnsi="Calibri" w:cs="Calibri"/>
          <w:b/>
          <w:color w:val="333399"/>
          <w:sz w:val="56"/>
          <w:szCs w:val="56"/>
        </w:rPr>
      </w:pPr>
    </w:p>
    <w:p w14:paraId="4F69331D" w14:textId="77777777" w:rsidR="001735AD" w:rsidRPr="001735AD" w:rsidRDefault="001735AD" w:rsidP="001735AD">
      <w:pPr>
        <w:autoSpaceDE w:val="0"/>
        <w:autoSpaceDN w:val="0"/>
        <w:adjustRightInd w:val="0"/>
        <w:jc w:val="center"/>
        <w:rPr>
          <w:rFonts w:ascii="Calibri" w:hAnsi="Calibri" w:cs="Calibri"/>
          <w:b/>
          <w:color w:val="333399"/>
          <w:sz w:val="32"/>
          <w:szCs w:val="56"/>
        </w:rPr>
      </w:pPr>
      <w:r w:rsidRPr="001735AD">
        <w:rPr>
          <w:rFonts w:ascii="Calibri" w:hAnsi="Calibri" w:cs="Calibri"/>
          <w:b/>
          <w:color w:val="333399"/>
          <w:sz w:val="32"/>
          <w:szCs w:val="56"/>
        </w:rPr>
        <w:t xml:space="preserve">Lecturer: Prof. Henry </w:t>
      </w:r>
      <w:proofErr w:type="spellStart"/>
      <w:r w:rsidRPr="001735AD">
        <w:rPr>
          <w:rFonts w:ascii="Calibri" w:hAnsi="Calibri" w:cs="Calibri"/>
          <w:b/>
          <w:color w:val="333399"/>
          <w:sz w:val="32"/>
          <w:szCs w:val="56"/>
        </w:rPr>
        <w:t>Muccini</w:t>
      </w:r>
      <w:proofErr w:type="spellEnd"/>
      <w:r w:rsidRPr="001735AD">
        <w:rPr>
          <w:rFonts w:ascii="Calibri" w:hAnsi="Calibri" w:cs="Calibri"/>
          <w:b/>
          <w:color w:val="333399"/>
          <w:sz w:val="32"/>
          <w:szCs w:val="56"/>
        </w:rPr>
        <w:t xml:space="preserve"> (</w:t>
      </w:r>
      <w:hyperlink r:id="rId8" w:history="1">
        <w:r w:rsidRPr="001735AD">
          <w:rPr>
            <w:rFonts w:ascii="Calibri" w:hAnsi="Calibri" w:cs="Calibri"/>
            <w:b/>
            <w:color w:val="0000FF"/>
            <w:sz w:val="32"/>
            <w:szCs w:val="56"/>
            <w:u w:val="single"/>
          </w:rPr>
          <w:t>henry.muccini@univaq.it</w:t>
        </w:r>
      </w:hyperlink>
      <w:r w:rsidRPr="001735AD">
        <w:rPr>
          <w:rFonts w:ascii="Calibri" w:hAnsi="Calibri" w:cs="Calibri"/>
          <w:b/>
          <w:color w:val="333399"/>
          <w:sz w:val="32"/>
          <w:szCs w:val="56"/>
        </w:rPr>
        <w:t>)</w:t>
      </w:r>
    </w:p>
    <w:p w14:paraId="11DAC7B0" w14:textId="77777777" w:rsidR="001735AD" w:rsidRPr="001735AD" w:rsidRDefault="001735AD" w:rsidP="001735AD">
      <w:pPr>
        <w:autoSpaceDE w:val="0"/>
        <w:autoSpaceDN w:val="0"/>
        <w:adjustRightInd w:val="0"/>
        <w:jc w:val="center"/>
        <w:rPr>
          <w:rFonts w:ascii="Calibri" w:hAnsi="Calibri" w:cs="Calibri"/>
          <w:b/>
          <w:color w:val="333399"/>
          <w:sz w:val="32"/>
          <w:szCs w:val="56"/>
        </w:rPr>
      </w:pPr>
    </w:p>
    <w:p w14:paraId="112B70D9" w14:textId="1732EB99" w:rsidR="001735AD" w:rsidRPr="001735AD" w:rsidRDefault="001735AD" w:rsidP="001735AD">
      <w:pPr>
        <w:autoSpaceDE w:val="0"/>
        <w:autoSpaceDN w:val="0"/>
        <w:adjustRightInd w:val="0"/>
        <w:jc w:val="center"/>
        <w:rPr>
          <w:rFonts w:ascii="Cambria" w:hAnsi="Cambria" w:cs="Cambria"/>
          <w:b/>
          <w:color w:val="333399"/>
          <w:sz w:val="44"/>
          <w:szCs w:val="44"/>
          <w:lang w:val="it-IT"/>
        </w:rPr>
      </w:pPr>
      <w:r w:rsidRPr="001735AD">
        <w:rPr>
          <w:rFonts w:ascii="Cambria" w:hAnsi="Cambria" w:cs="Cambria"/>
          <w:b/>
          <w:color w:val="333399"/>
          <w:sz w:val="44"/>
          <w:szCs w:val="44"/>
          <w:lang w:val="it-IT"/>
        </w:rPr>
        <w:t>Deliverable #</w:t>
      </w:r>
      <w:r>
        <w:rPr>
          <w:rFonts w:ascii="Cambria" w:hAnsi="Cambria" w:cs="Cambria"/>
          <w:b/>
          <w:color w:val="333399"/>
          <w:sz w:val="44"/>
          <w:szCs w:val="44"/>
          <w:lang w:val="it-IT"/>
        </w:rPr>
        <w:t>3</w:t>
      </w:r>
    </w:p>
    <w:p w14:paraId="4A94FA5D" w14:textId="77777777" w:rsidR="001735AD" w:rsidRPr="001735AD" w:rsidRDefault="001735AD" w:rsidP="001735AD">
      <w:pPr>
        <w:autoSpaceDE w:val="0"/>
        <w:autoSpaceDN w:val="0"/>
        <w:adjustRightInd w:val="0"/>
        <w:jc w:val="center"/>
        <w:rPr>
          <w:rFonts w:ascii="Cambria" w:hAnsi="Cambria" w:cs="Cambria"/>
          <w:b/>
          <w:color w:val="333399"/>
          <w:sz w:val="56"/>
          <w:szCs w:val="56"/>
          <w:lang w:val="it-IT"/>
        </w:rPr>
      </w:pPr>
    </w:p>
    <w:p w14:paraId="5055B134" w14:textId="69E8CFF0" w:rsidR="001735AD" w:rsidRPr="001735AD" w:rsidRDefault="001735AD" w:rsidP="001735AD">
      <w:pPr>
        <w:autoSpaceDE w:val="0"/>
        <w:autoSpaceDN w:val="0"/>
        <w:adjustRightInd w:val="0"/>
        <w:jc w:val="center"/>
        <w:rPr>
          <w:rFonts w:ascii="Cambria" w:hAnsi="Cambria" w:cs="Cambria"/>
          <w:b/>
          <w:color w:val="FF0000"/>
          <w:sz w:val="72"/>
          <w:szCs w:val="60"/>
          <w:lang w:val="it-IT"/>
        </w:rPr>
      </w:pPr>
      <w:proofErr w:type="spellStart"/>
      <w:r w:rsidRPr="001735AD">
        <w:rPr>
          <w:rFonts w:ascii="Cambria" w:hAnsi="Cambria" w:cs="Cambria"/>
          <w:b/>
          <w:color w:val="FF0000"/>
          <w:sz w:val="72"/>
          <w:szCs w:val="60"/>
          <w:lang w:val="it-IT"/>
        </w:rPr>
        <w:t>UniVASA</w:t>
      </w:r>
      <w:proofErr w:type="spellEnd"/>
      <w:r w:rsidR="00526AAC">
        <w:rPr>
          <w:rFonts w:ascii="Cambria" w:hAnsi="Cambria" w:cs="Cambria"/>
          <w:b/>
          <w:color w:val="FF0000"/>
          <w:sz w:val="72"/>
          <w:szCs w:val="60"/>
          <w:lang w:val="it-IT"/>
        </w:rPr>
        <w:t xml:space="preserve"> -</w:t>
      </w:r>
      <w:r w:rsidRPr="001735AD">
        <w:rPr>
          <w:rFonts w:ascii="Cambria" w:hAnsi="Cambria" w:cs="Cambria"/>
          <w:b/>
          <w:color w:val="FF0000"/>
          <w:sz w:val="72"/>
          <w:szCs w:val="60"/>
          <w:lang w:val="it-IT"/>
        </w:rPr>
        <w:t xml:space="preserve"> Gestione Elezioni Universitarie</w:t>
      </w:r>
    </w:p>
    <w:p w14:paraId="027BF58E" w14:textId="77777777" w:rsidR="001735AD" w:rsidRPr="001735AD" w:rsidRDefault="001735AD" w:rsidP="001735AD">
      <w:pPr>
        <w:autoSpaceDE w:val="0"/>
        <w:autoSpaceDN w:val="0"/>
        <w:adjustRightInd w:val="0"/>
        <w:jc w:val="center"/>
        <w:rPr>
          <w:rFonts w:ascii="Calibri" w:hAnsi="Calibri" w:cs="Calibri"/>
          <w:color w:val="333399"/>
          <w:sz w:val="56"/>
          <w:szCs w:val="56"/>
        </w:rPr>
      </w:pPr>
    </w:p>
    <w:tbl>
      <w:tblPr>
        <w:tblW w:w="0" w:type="auto"/>
        <w:tblLook w:val="01E0" w:firstRow="1" w:lastRow="1" w:firstColumn="1" w:lastColumn="1" w:noHBand="0" w:noVBand="0"/>
      </w:tblPr>
      <w:tblGrid>
        <w:gridCol w:w="2214"/>
        <w:gridCol w:w="6642"/>
      </w:tblGrid>
      <w:tr w:rsidR="001735AD" w:rsidRPr="001735AD" w14:paraId="60C81D98" w14:textId="77777777" w:rsidTr="003D5136">
        <w:tc>
          <w:tcPr>
            <w:tcW w:w="2214" w:type="dxa"/>
            <w:tcBorders>
              <w:top w:val="single" w:sz="4" w:space="0" w:color="auto"/>
              <w:left w:val="single" w:sz="4" w:space="0" w:color="auto"/>
              <w:bottom w:val="single" w:sz="4" w:space="0" w:color="auto"/>
              <w:right w:val="single" w:sz="4" w:space="0" w:color="auto"/>
            </w:tcBorders>
          </w:tcPr>
          <w:p w14:paraId="6887FE02"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14:paraId="44288020" w14:textId="75C0AE9A" w:rsidR="001735AD" w:rsidRPr="001735AD" w:rsidRDefault="001E3951" w:rsidP="001735AD">
            <w:pPr>
              <w:autoSpaceDE w:val="0"/>
              <w:autoSpaceDN w:val="0"/>
              <w:adjustRightInd w:val="0"/>
              <w:jc w:val="both"/>
              <w:rPr>
                <w:rFonts w:ascii="Calibri" w:hAnsi="Calibri" w:cs="Calibri"/>
                <w:color w:val="333399"/>
                <w:szCs w:val="20"/>
              </w:rPr>
            </w:pPr>
            <w:ins w:id="0" w:author="Martina Nolletti" w:date="2021-01-25T23:55:00Z">
              <w:r>
                <w:rPr>
                  <w:rFonts w:ascii="Calibri" w:hAnsi="Calibri" w:cs="Calibri"/>
                  <w:color w:val="333399"/>
                  <w:szCs w:val="20"/>
                </w:rPr>
                <w:t>10</w:t>
              </w:r>
            </w:ins>
            <w:r w:rsidR="001735AD" w:rsidRPr="001735AD">
              <w:rPr>
                <w:rFonts w:ascii="Calibri" w:hAnsi="Calibri" w:cs="Calibri"/>
                <w:color w:val="333399"/>
                <w:szCs w:val="20"/>
              </w:rPr>
              <w:t>/</w:t>
            </w:r>
            <w:ins w:id="1" w:author="Martina Nolletti" w:date="2021-01-25T23:55:00Z">
              <w:r>
                <w:rPr>
                  <w:rFonts w:ascii="Calibri" w:hAnsi="Calibri" w:cs="Calibri"/>
                  <w:color w:val="333399"/>
                  <w:szCs w:val="20"/>
                </w:rPr>
                <w:t>02</w:t>
              </w:r>
            </w:ins>
            <w:r w:rsidR="001735AD" w:rsidRPr="001735AD">
              <w:rPr>
                <w:rFonts w:ascii="Calibri" w:hAnsi="Calibri" w:cs="Calibri"/>
                <w:color w:val="333399"/>
                <w:szCs w:val="20"/>
              </w:rPr>
              <w:t>/2021</w:t>
            </w:r>
          </w:p>
        </w:tc>
      </w:tr>
      <w:tr w:rsidR="001735AD" w:rsidRPr="001735AD" w14:paraId="322309A3" w14:textId="77777777" w:rsidTr="003D5136">
        <w:tc>
          <w:tcPr>
            <w:tcW w:w="2214" w:type="dxa"/>
            <w:tcBorders>
              <w:top w:val="single" w:sz="4" w:space="0" w:color="auto"/>
              <w:left w:val="single" w:sz="4" w:space="0" w:color="auto"/>
              <w:bottom w:val="single" w:sz="4" w:space="0" w:color="auto"/>
              <w:right w:val="single" w:sz="4" w:space="0" w:color="auto"/>
            </w:tcBorders>
          </w:tcPr>
          <w:p w14:paraId="7824457A"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14:paraId="228A63CA" w14:textId="6D788172" w:rsidR="001735AD" w:rsidRPr="001735AD" w:rsidRDefault="001735AD" w:rsidP="001735AD">
            <w:pPr>
              <w:autoSpaceDE w:val="0"/>
              <w:autoSpaceDN w:val="0"/>
              <w:adjustRightInd w:val="0"/>
              <w:jc w:val="both"/>
              <w:rPr>
                <w:rFonts w:ascii="Calibri" w:hAnsi="Calibri" w:cs="Calibri"/>
                <w:color w:val="333399"/>
                <w:szCs w:val="20"/>
                <w:lang w:val="it-IT"/>
              </w:rPr>
            </w:pPr>
            <w:r w:rsidRPr="001735AD">
              <w:rPr>
                <w:rFonts w:ascii="Calibri" w:hAnsi="Calibri" w:cs="Calibri"/>
                <w:color w:val="333399"/>
                <w:szCs w:val="20"/>
                <w:lang w:val="it-IT"/>
              </w:rPr>
              <w:t>Deliverable – D</w:t>
            </w:r>
            <w:r>
              <w:rPr>
                <w:rFonts w:ascii="Calibri" w:hAnsi="Calibri" w:cs="Calibri"/>
                <w:color w:val="333399"/>
                <w:szCs w:val="20"/>
                <w:lang w:val="it-IT"/>
              </w:rPr>
              <w:t>3</w:t>
            </w:r>
          </w:p>
        </w:tc>
      </w:tr>
      <w:tr w:rsidR="001735AD" w:rsidRPr="001735AD" w14:paraId="0D1F90A7" w14:textId="77777777" w:rsidTr="003D5136">
        <w:tc>
          <w:tcPr>
            <w:tcW w:w="2214" w:type="dxa"/>
            <w:tcBorders>
              <w:top w:val="single" w:sz="4" w:space="0" w:color="auto"/>
              <w:left w:val="single" w:sz="4" w:space="0" w:color="auto"/>
              <w:bottom w:val="single" w:sz="4" w:space="0" w:color="auto"/>
              <w:right w:val="single" w:sz="4" w:space="0" w:color="auto"/>
            </w:tcBorders>
          </w:tcPr>
          <w:p w14:paraId="0535701C" w14:textId="77777777" w:rsidR="001735AD" w:rsidRPr="001735AD" w:rsidRDefault="001735AD" w:rsidP="001735AD">
            <w:pPr>
              <w:autoSpaceDE w:val="0"/>
              <w:autoSpaceDN w:val="0"/>
              <w:adjustRightInd w:val="0"/>
              <w:jc w:val="both"/>
              <w:rPr>
                <w:rFonts w:ascii="Calibri" w:hAnsi="Calibri" w:cs="Calibri"/>
                <w:b/>
                <w:color w:val="333399"/>
                <w:szCs w:val="20"/>
              </w:rPr>
            </w:pPr>
            <w:r w:rsidRPr="001735AD">
              <w:rPr>
                <w:rFonts w:ascii="Calibri" w:hAnsi="Calibri" w:cs="Calibri"/>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14:paraId="6E1A96FE" w14:textId="77777777" w:rsidR="001735AD" w:rsidRPr="001735AD" w:rsidRDefault="001735AD" w:rsidP="001735AD">
            <w:pPr>
              <w:autoSpaceDE w:val="0"/>
              <w:autoSpaceDN w:val="0"/>
              <w:adjustRightInd w:val="0"/>
              <w:jc w:val="both"/>
              <w:rPr>
                <w:rFonts w:ascii="Calibri" w:hAnsi="Calibri" w:cs="Calibri"/>
                <w:color w:val="333399"/>
                <w:szCs w:val="20"/>
              </w:rPr>
            </w:pPr>
            <w:r w:rsidRPr="001735AD">
              <w:rPr>
                <w:rFonts w:ascii="Calibri" w:hAnsi="Calibri" w:cs="Calibri"/>
                <w:color w:val="333399"/>
                <w:szCs w:val="20"/>
              </w:rPr>
              <w:t>Magic Bit 2.0</w:t>
            </w:r>
          </w:p>
        </w:tc>
      </w:tr>
    </w:tbl>
    <w:p w14:paraId="0EFD0C3F" w14:textId="77777777" w:rsidR="001735AD" w:rsidRPr="001735AD" w:rsidRDefault="001735AD" w:rsidP="001735AD">
      <w:pPr>
        <w:jc w:val="both"/>
        <w:rPr>
          <w:rFonts w:ascii="Calibri" w:hAnsi="Calibri" w:cs="Calibri"/>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740"/>
        <w:gridCol w:w="5326"/>
      </w:tblGrid>
      <w:tr w:rsidR="001735AD" w:rsidRPr="001735AD" w14:paraId="454D69DD" w14:textId="77777777" w:rsidTr="003D5136">
        <w:tc>
          <w:tcPr>
            <w:tcW w:w="8857" w:type="dxa"/>
            <w:gridSpan w:val="3"/>
          </w:tcPr>
          <w:p w14:paraId="1CCB7B7F" w14:textId="77777777" w:rsidR="001735AD" w:rsidRPr="001735AD" w:rsidRDefault="001735AD" w:rsidP="001735AD">
            <w:pPr>
              <w:autoSpaceDE w:val="0"/>
              <w:autoSpaceDN w:val="0"/>
              <w:adjustRightInd w:val="0"/>
              <w:jc w:val="center"/>
              <w:rPr>
                <w:rFonts w:ascii="Arial" w:hAnsi="Arial" w:cs="Arial"/>
                <w:color w:val="333399"/>
                <w:szCs w:val="20"/>
              </w:rPr>
            </w:pPr>
            <w:r w:rsidRPr="001735AD">
              <w:rPr>
                <w:rFonts w:ascii="Arial" w:hAnsi="Arial" w:cs="Arial"/>
                <w:b/>
                <w:color w:val="333399"/>
                <w:sz w:val="40"/>
                <w:szCs w:val="20"/>
              </w:rPr>
              <w:t>Team Members</w:t>
            </w:r>
          </w:p>
        </w:tc>
      </w:tr>
      <w:tr w:rsidR="001735AD" w:rsidRPr="001735AD" w14:paraId="72451A2E" w14:textId="77777777" w:rsidTr="003D5136">
        <w:tc>
          <w:tcPr>
            <w:tcW w:w="1791" w:type="dxa"/>
          </w:tcPr>
          <w:p w14:paraId="45E31C00"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Name &amp; Surname</w:t>
            </w:r>
          </w:p>
        </w:tc>
        <w:tc>
          <w:tcPr>
            <w:tcW w:w="1740" w:type="dxa"/>
          </w:tcPr>
          <w:p w14:paraId="34B6083D"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Matriculation Number</w:t>
            </w:r>
          </w:p>
        </w:tc>
        <w:tc>
          <w:tcPr>
            <w:tcW w:w="5326" w:type="dxa"/>
          </w:tcPr>
          <w:p w14:paraId="4666D6A4" w14:textId="77777777" w:rsidR="001735AD" w:rsidRPr="001735AD" w:rsidRDefault="001735AD" w:rsidP="001735AD">
            <w:pPr>
              <w:autoSpaceDE w:val="0"/>
              <w:autoSpaceDN w:val="0"/>
              <w:adjustRightInd w:val="0"/>
              <w:jc w:val="center"/>
              <w:rPr>
                <w:rFonts w:ascii="Arial" w:hAnsi="Arial" w:cs="Arial"/>
                <w:b/>
                <w:color w:val="333399"/>
                <w:szCs w:val="20"/>
              </w:rPr>
            </w:pPr>
            <w:r w:rsidRPr="001735AD">
              <w:rPr>
                <w:rFonts w:ascii="Arial" w:hAnsi="Arial" w:cs="Arial"/>
                <w:b/>
                <w:color w:val="333399"/>
                <w:szCs w:val="20"/>
              </w:rPr>
              <w:t>E-mail address</w:t>
            </w:r>
          </w:p>
        </w:tc>
      </w:tr>
      <w:tr w:rsidR="001735AD" w:rsidRPr="001735AD" w14:paraId="75A34F2E" w14:textId="77777777" w:rsidTr="003D5136">
        <w:tc>
          <w:tcPr>
            <w:tcW w:w="1791" w:type="dxa"/>
          </w:tcPr>
          <w:p w14:paraId="600A5749" w14:textId="77777777" w:rsidR="001735AD" w:rsidRPr="001735AD" w:rsidRDefault="001735AD" w:rsidP="001735AD">
            <w:pPr>
              <w:autoSpaceDE w:val="0"/>
              <w:autoSpaceDN w:val="0"/>
              <w:adjustRightInd w:val="0"/>
              <w:jc w:val="both"/>
              <w:rPr>
                <w:rFonts w:ascii="Arial" w:hAnsi="Arial" w:cs="Arial"/>
                <w:b/>
                <w:color w:val="333399"/>
                <w:sz w:val="28"/>
                <w:szCs w:val="28"/>
              </w:rPr>
            </w:pPr>
            <w:r w:rsidRPr="001735AD">
              <w:rPr>
                <w:rFonts w:ascii="Arial" w:hAnsi="Arial" w:cs="Arial"/>
                <w:color w:val="333399"/>
                <w:sz w:val="28"/>
                <w:szCs w:val="28"/>
              </w:rPr>
              <w:t xml:space="preserve">Martina </w:t>
            </w:r>
            <w:proofErr w:type="spellStart"/>
            <w:r w:rsidRPr="001735AD">
              <w:rPr>
                <w:rFonts w:ascii="Arial" w:hAnsi="Arial" w:cs="Arial"/>
                <w:color w:val="333399"/>
                <w:sz w:val="28"/>
                <w:szCs w:val="28"/>
              </w:rPr>
              <w:t>Nolletti</w:t>
            </w:r>
            <w:proofErr w:type="spellEnd"/>
          </w:p>
        </w:tc>
        <w:tc>
          <w:tcPr>
            <w:tcW w:w="1740" w:type="dxa"/>
          </w:tcPr>
          <w:p w14:paraId="07C38009"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261294</w:t>
            </w:r>
          </w:p>
        </w:tc>
        <w:tc>
          <w:tcPr>
            <w:tcW w:w="5326" w:type="dxa"/>
          </w:tcPr>
          <w:p w14:paraId="72139E0D" w14:textId="77777777" w:rsidR="001735AD" w:rsidRPr="001735AD" w:rsidRDefault="00084396" w:rsidP="001735AD">
            <w:pPr>
              <w:autoSpaceDE w:val="0"/>
              <w:autoSpaceDN w:val="0"/>
              <w:adjustRightInd w:val="0"/>
              <w:jc w:val="both"/>
              <w:rPr>
                <w:rFonts w:ascii="Arial" w:hAnsi="Arial" w:cs="Arial"/>
                <w:i/>
                <w:color w:val="333399"/>
                <w:sz w:val="28"/>
                <w:szCs w:val="28"/>
              </w:rPr>
            </w:pPr>
            <w:hyperlink r:id="rId9" w:history="1">
              <w:r w:rsidR="001735AD" w:rsidRPr="001735AD">
                <w:rPr>
                  <w:rFonts w:ascii="Arial" w:hAnsi="Arial" w:cs="Arial"/>
                  <w:i/>
                  <w:color w:val="0000FF"/>
                  <w:sz w:val="28"/>
                  <w:szCs w:val="28"/>
                  <w:u w:val="single"/>
                </w:rPr>
                <w:t>martina.nolletti@student.univaq.it</w:t>
              </w:r>
            </w:hyperlink>
          </w:p>
        </w:tc>
      </w:tr>
      <w:tr w:rsidR="001735AD" w:rsidRPr="001735AD" w14:paraId="437C9F4F" w14:textId="77777777" w:rsidTr="003D5136">
        <w:tc>
          <w:tcPr>
            <w:tcW w:w="1791" w:type="dxa"/>
          </w:tcPr>
          <w:p w14:paraId="15219EA9"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Enrico Simone </w:t>
            </w:r>
            <w:proofErr w:type="spellStart"/>
            <w:r w:rsidRPr="001735AD">
              <w:rPr>
                <w:rFonts w:ascii="Arial" w:hAnsi="Arial" w:cs="Arial"/>
                <w:color w:val="333399"/>
                <w:sz w:val="28"/>
                <w:szCs w:val="28"/>
              </w:rPr>
              <w:t>Adamelli</w:t>
            </w:r>
            <w:proofErr w:type="spellEnd"/>
          </w:p>
        </w:tc>
        <w:tc>
          <w:tcPr>
            <w:tcW w:w="1740" w:type="dxa"/>
          </w:tcPr>
          <w:p w14:paraId="45D0721D"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259328</w:t>
            </w:r>
          </w:p>
        </w:tc>
        <w:tc>
          <w:tcPr>
            <w:tcW w:w="5326" w:type="dxa"/>
          </w:tcPr>
          <w:p w14:paraId="68B6AFA1" w14:textId="77777777" w:rsidR="001735AD" w:rsidRPr="001735AD" w:rsidRDefault="00084396" w:rsidP="001735AD">
            <w:pPr>
              <w:autoSpaceDE w:val="0"/>
              <w:autoSpaceDN w:val="0"/>
              <w:adjustRightInd w:val="0"/>
              <w:jc w:val="both"/>
              <w:rPr>
                <w:rFonts w:ascii="Arial" w:hAnsi="Arial" w:cs="Arial"/>
                <w:i/>
                <w:color w:val="333399"/>
                <w:sz w:val="28"/>
                <w:szCs w:val="28"/>
              </w:rPr>
            </w:pPr>
            <w:hyperlink r:id="rId10" w:history="1">
              <w:r w:rsidR="001735AD" w:rsidRPr="001735AD">
                <w:rPr>
                  <w:rFonts w:ascii="Arial" w:hAnsi="Arial" w:cs="Arial"/>
                  <w:i/>
                  <w:color w:val="0000FF"/>
                  <w:sz w:val="28"/>
                  <w:szCs w:val="28"/>
                  <w:u w:val="single"/>
                </w:rPr>
                <w:t>enricosimone.adamelli@student.univaq.it</w:t>
              </w:r>
            </w:hyperlink>
          </w:p>
        </w:tc>
      </w:tr>
      <w:tr w:rsidR="001735AD" w:rsidRPr="001735AD" w14:paraId="412A64D6" w14:textId="77777777" w:rsidTr="003D5136">
        <w:tc>
          <w:tcPr>
            <w:tcW w:w="1791" w:type="dxa"/>
          </w:tcPr>
          <w:p w14:paraId="1EF88227"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 xml:space="preserve">Michele </w:t>
            </w:r>
            <w:proofErr w:type="spellStart"/>
            <w:r w:rsidRPr="001735AD">
              <w:rPr>
                <w:rFonts w:ascii="Arial" w:hAnsi="Arial" w:cs="Arial"/>
                <w:color w:val="333399"/>
                <w:sz w:val="28"/>
                <w:szCs w:val="28"/>
              </w:rPr>
              <w:t>Intrevado</w:t>
            </w:r>
            <w:proofErr w:type="spellEnd"/>
          </w:p>
        </w:tc>
        <w:tc>
          <w:tcPr>
            <w:tcW w:w="1740" w:type="dxa"/>
          </w:tcPr>
          <w:p w14:paraId="3EA5CD96"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260539</w:t>
            </w:r>
          </w:p>
        </w:tc>
        <w:tc>
          <w:tcPr>
            <w:tcW w:w="5326" w:type="dxa"/>
          </w:tcPr>
          <w:p w14:paraId="79CCCEE7" w14:textId="77777777" w:rsidR="001735AD" w:rsidRPr="001735AD" w:rsidRDefault="00084396" w:rsidP="001735AD">
            <w:pPr>
              <w:autoSpaceDE w:val="0"/>
              <w:autoSpaceDN w:val="0"/>
              <w:adjustRightInd w:val="0"/>
              <w:jc w:val="both"/>
              <w:rPr>
                <w:rFonts w:ascii="Arial" w:hAnsi="Arial" w:cs="Arial"/>
                <w:i/>
                <w:color w:val="333399"/>
                <w:sz w:val="28"/>
                <w:szCs w:val="28"/>
              </w:rPr>
            </w:pPr>
            <w:hyperlink r:id="rId11" w:history="1">
              <w:r w:rsidR="001735AD" w:rsidRPr="001735AD">
                <w:rPr>
                  <w:rFonts w:ascii="Arial" w:hAnsi="Arial" w:cs="Arial"/>
                  <w:i/>
                  <w:color w:val="0000FF"/>
                  <w:sz w:val="28"/>
                  <w:szCs w:val="28"/>
                  <w:u w:val="single"/>
                </w:rPr>
                <w:t>michele.intrevado@student.univaq.it</w:t>
              </w:r>
            </w:hyperlink>
          </w:p>
        </w:tc>
      </w:tr>
      <w:tr w:rsidR="001735AD" w:rsidRPr="001735AD" w14:paraId="1F3645F0" w14:textId="77777777" w:rsidTr="003D5136">
        <w:tc>
          <w:tcPr>
            <w:tcW w:w="1791" w:type="dxa"/>
          </w:tcPr>
          <w:p w14:paraId="126B3565" w14:textId="77777777" w:rsidR="001735AD" w:rsidRPr="001735AD" w:rsidRDefault="001735AD" w:rsidP="001735AD">
            <w:pPr>
              <w:autoSpaceDE w:val="0"/>
              <w:autoSpaceDN w:val="0"/>
              <w:adjustRightInd w:val="0"/>
              <w:jc w:val="both"/>
              <w:rPr>
                <w:rFonts w:ascii="Arial" w:hAnsi="Arial" w:cs="Arial"/>
                <w:color w:val="333399"/>
                <w:sz w:val="28"/>
                <w:szCs w:val="28"/>
              </w:rPr>
            </w:pPr>
            <w:r w:rsidRPr="001735AD">
              <w:rPr>
                <w:rFonts w:ascii="Arial" w:hAnsi="Arial" w:cs="Arial"/>
                <w:color w:val="333399"/>
                <w:sz w:val="28"/>
                <w:szCs w:val="28"/>
              </w:rPr>
              <w:t>Marco Chiavaroli</w:t>
            </w:r>
          </w:p>
        </w:tc>
        <w:tc>
          <w:tcPr>
            <w:tcW w:w="1740" w:type="dxa"/>
          </w:tcPr>
          <w:p w14:paraId="35EC1A64" w14:textId="77777777" w:rsidR="001735AD" w:rsidRPr="001735AD" w:rsidRDefault="001735AD" w:rsidP="001735AD">
            <w:pPr>
              <w:autoSpaceDE w:val="0"/>
              <w:autoSpaceDN w:val="0"/>
              <w:adjustRightInd w:val="0"/>
              <w:jc w:val="both"/>
              <w:rPr>
                <w:rFonts w:ascii="Arial" w:hAnsi="Arial" w:cs="Arial"/>
                <w:i/>
                <w:color w:val="333399"/>
                <w:sz w:val="28"/>
                <w:szCs w:val="28"/>
              </w:rPr>
            </w:pPr>
            <w:r w:rsidRPr="001735AD">
              <w:rPr>
                <w:rFonts w:ascii="Arial" w:hAnsi="Arial" w:cs="Arial"/>
                <w:i/>
                <w:color w:val="333399"/>
                <w:sz w:val="28"/>
                <w:szCs w:val="28"/>
              </w:rPr>
              <w:t>261767</w:t>
            </w:r>
          </w:p>
        </w:tc>
        <w:tc>
          <w:tcPr>
            <w:tcW w:w="5326" w:type="dxa"/>
          </w:tcPr>
          <w:p w14:paraId="3DBD38BB" w14:textId="77777777" w:rsidR="001735AD" w:rsidRPr="001735AD" w:rsidRDefault="00084396" w:rsidP="001735AD">
            <w:pPr>
              <w:autoSpaceDE w:val="0"/>
              <w:autoSpaceDN w:val="0"/>
              <w:adjustRightInd w:val="0"/>
              <w:jc w:val="both"/>
              <w:rPr>
                <w:rFonts w:ascii="Arial" w:hAnsi="Arial" w:cs="Arial"/>
                <w:i/>
                <w:color w:val="333399"/>
                <w:sz w:val="28"/>
                <w:szCs w:val="28"/>
              </w:rPr>
            </w:pPr>
            <w:hyperlink r:id="rId12" w:history="1">
              <w:r w:rsidR="001735AD" w:rsidRPr="001735AD">
                <w:rPr>
                  <w:rFonts w:ascii="Arial" w:hAnsi="Arial" w:cs="Arial"/>
                  <w:i/>
                  <w:color w:val="0000FF"/>
                  <w:sz w:val="28"/>
                  <w:szCs w:val="28"/>
                  <w:u w:val="single"/>
                </w:rPr>
                <w:t>marco.chiavaroli1@student.univaq.it</w:t>
              </w:r>
            </w:hyperlink>
          </w:p>
        </w:tc>
      </w:tr>
    </w:tbl>
    <w:p w14:paraId="0025C02A"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rPr>
      </w:pPr>
      <w:bookmarkStart w:id="2" w:name="_Toc63878151"/>
      <w:r w:rsidRPr="001735AD">
        <w:rPr>
          <w:rFonts w:ascii="Calibri" w:hAnsi="Calibri" w:cs="Calibri"/>
          <w:noProof/>
          <w:color w:val="17365D"/>
          <w:spacing w:val="5"/>
          <w:kern w:val="28"/>
          <w:sz w:val="52"/>
          <w:szCs w:val="52"/>
        </w:rPr>
        <w:lastRenderedPageBreak/>
        <w:t>Table of Contents of this deliverable</w:t>
      </w:r>
      <w:bookmarkEnd w:id="2"/>
    </w:p>
    <w:p w14:paraId="4349B2AC" w14:textId="77777777" w:rsidR="001735AD" w:rsidRPr="001735AD" w:rsidRDefault="001735AD" w:rsidP="001735AD">
      <w:pPr>
        <w:keepNext/>
        <w:keepLines/>
        <w:spacing w:before="240" w:line="259" w:lineRule="auto"/>
        <w:rPr>
          <w:rFonts w:ascii="Calibri Light" w:hAnsi="Calibri Light"/>
          <w:color w:val="2F5496"/>
          <w:sz w:val="36"/>
          <w:szCs w:val="36"/>
          <w:lang w:val="it-IT" w:eastAsia="it-IT"/>
        </w:rPr>
      </w:pPr>
      <w:r w:rsidRPr="001735AD">
        <w:rPr>
          <w:rFonts w:ascii="Calibri Light" w:hAnsi="Calibri Light"/>
          <w:color w:val="2F5496"/>
          <w:sz w:val="36"/>
          <w:szCs w:val="36"/>
          <w:lang w:val="it-IT" w:eastAsia="it-IT"/>
        </w:rPr>
        <w:t>Sommario</w:t>
      </w:r>
    </w:p>
    <w:p w14:paraId="41633910" w14:textId="76D87271" w:rsidR="00F11C3A" w:rsidRPr="00084396" w:rsidRDefault="001735AD">
      <w:pPr>
        <w:pStyle w:val="Sommario1"/>
        <w:rPr>
          <w:ins w:id="3" w:author="Marco Chiavaroli" w:date="2021-02-10T19:35:00Z"/>
          <w:rFonts w:cs="Times New Roman"/>
          <w:color w:val="auto"/>
          <w:lang w:val="it-IT"/>
        </w:rPr>
      </w:pPr>
      <w:r w:rsidRPr="001735AD">
        <w:fldChar w:fldCharType="begin"/>
      </w:r>
      <w:r w:rsidRPr="001735AD">
        <w:instrText xml:space="preserve"> TOC \o "1-3" \h \z \u </w:instrText>
      </w:r>
      <w:r w:rsidRPr="001735AD">
        <w:fldChar w:fldCharType="separate"/>
      </w:r>
      <w:ins w:id="4" w:author="Marco Chiavaroli" w:date="2021-02-10T19:35:00Z">
        <w:r w:rsidR="00F11C3A" w:rsidRPr="0009770F">
          <w:rPr>
            <w:rStyle w:val="Collegamentoipertestuale"/>
          </w:rPr>
          <w:fldChar w:fldCharType="begin"/>
        </w:r>
        <w:r w:rsidR="00F11C3A" w:rsidRPr="0009770F">
          <w:rPr>
            <w:rStyle w:val="Collegamentoipertestuale"/>
          </w:rPr>
          <w:instrText xml:space="preserve"> </w:instrText>
        </w:r>
        <w:r w:rsidR="00F11C3A">
          <w:instrText>HYPERLINK \l "_Toc63878151"</w:instrText>
        </w:r>
        <w:r w:rsidR="00F11C3A" w:rsidRPr="0009770F">
          <w:rPr>
            <w:rStyle w:val="Collegamentoipertestuale"/>
          </w:rPr>
          <w:instrText xml:space="preserve"> </w:instrText>
        </w:r>
        <w:r w:rsidR="00F11C3A" w:rsidRPr="0009770F">
          <w:rPr>
            <w:rStyle w:val="Collegamentoipertestuale"/>
          </w:rPr>
        </w:r>
        <w:r w:rsidR="00F11C3A" w:rsidRPr="0009770F">
          <w:rPr>
            <w:rStyle w:val="Collegamentoipertestuale"/>
          </w:rPr>
          <w:fldChar w:fldCharType="separate"/>
        </w:r>
        <w:r w:rsidR="00F11C3A" w:rsidRPr="0009770F">
          <w:rPr>
            <w:rStyle w:val="Collegamentoipertestuale"/>
            <w:rFonts w:cs="Calibri"/>
            <w:spacing w:val="5"/>
            <w:kern w:val="28"/>
          </w:rPr>
          <w:t>Table of Contents of this deliverable</w:t>
        </w:r>
        <w:r w:rsidR="00F11C3A">
          <w:rPr>
            <w:webHidden/>
          </w:rPr>
          <w:tab/>
        </w:r>
        <w:r w:rsidR="00F11C3A">
          <w:rPr>
            <w:webHidden/>
          </w:rPr>
          <w:fldChar w:fldCharType="begin"/>
        </w:r>
        <w:r w:rsidR="00F11C3A">
          <w:rPr>
            <w:webHidden/>
          </w:rPr>
          <w:instrText xml:space="preserve"> PAGEREF _Toc63878151 \h </w:instrText>
        </w:r>
        <w:r w:rsidR="00F11C3A">
          <w:rPr>
            <w:webHidden/>
          </w:rPr>
        </w:r>
      </w:ins>
      <w:r w:rsidR="00F11C3A">
        <w:rPr>
          <w:webHidden/>
        </w:rPr>
        <w:fldChar w:fldCharType="separate"/>
      </w:r>
      <w:ins w:id="5" w:author="Marco Chiavaroli" w:date="2021-02-10T19:35:00Z">
        <w:r w:rsidR="00F11C3A">
          <w:rPr>
            <w:webHidden/>
          </w:rPr>
          <w:t>2</w:t>
        </w:r>
        <w:r w:rsidR="00F11C3A">
          <w:rPr>
            <w:webHidden/>
          </w:rPr>
          <w:fldChar w:fldCharType="end"/>
        </w:r>
        <w:r w:rsidR="00F11C3A" w:rsidRPr="0009770F">
          <w:rPr>
            <w:rStyle w:val="Collegamentoipertestuale"/>
          </w:rPr>
          <w:fldChar w:fldCharType="end"/>
        </w:r>
      </w:ins>
    </w:p>
    <w:p w14:paraId="1690F361" w14:textId="67BB41D6" w:rsidR="00F11C3A" w:rsidRPr="00084396" w:rsidRDefault="00F11C3A">
      <w:pPr>
        <w:pStyle w:val="Sommario1"/>
        <w:rPr>
          <w:ins w:id="6" w:author="Marco Chiavaroli" w:date="2021-02-10T19:35:00Z"/>
          <w:rFonts w:cs="Times New Roman"/>
          <w:color w:val="auto"/>
          <w:lang w:val="it-IT"/>
        </w:rPr>
      </w:pPr>
      <w:ins w:id="7"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"_Toc63878152"</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rFonts w:cs="Calibri"/>
            <w:spacing w:val="5"/>
            <w:kern w:val="28"/>
            <w:lang w:val="it-IT"/>
          </w:rPr>
          <w:t>A. Stato dell’Arte</w:t>
        </w:r>
        <w:r>
          <w:rPr>
            <w:webHidden/>
          </w:rPr>
          <w:tab/>
        </w:r>
        <w:r>
          <w:rPr>
            <w:webHidden/>
          </w:rPr>
          <w:fldChar w:fldCharType="begin"/>
        </w:r>
        <w:r>
          <w:rPr>
            <w:webHidden/>
          </w:rPr>
          <w:instrText xml:space="preserve"> PAGEREF _Toc63878152 \h </w:instrText>
        </w:r>
        <w:r>
          <w:rPr>
            <w:webHidden/>
          </w:rPr>
        </w:r>
      </w:ins>
      <w:r>
        <w:rPr>
          <w:webHidden/>
        </w:rPr>
        <w:fldChar w:fldCharType="separate"/>
      </w:r>
      <w:ins w:id="8" w:author="Marco Chiavaroli" w:date="2021-02-10T19:35:00Z">
        <w:r>
          <w:rPr>
            <w:webHidden/>
          </w:rPr>
          <w:t>9</w:t>
        </w:r>
        <w:r>
          <w:rPr>
            <w:webHidden/>
          </w:rPr>
          <w:fldChar w:fldCharType="end"/>
        </w:r>
        <w:r w:rsidRPr="0009770F">
          <w:rPr>
            <w:rStyle w:val="Collegamentoipertestuale"/>
          </w:rPr>
          <w:fldChar w:fldCharType="end"/>
        </w:r>
      </w:ins>
    </w:p>
    <w:p w14:paraId="51D59E8A" w14:textId="47B0AF66" w:rsidR="00F11C3A" w:rsidRPr="00084396" w:rsidRDefault="00F11C3A">
      <w:pPr>
        <w:pStyle w:val="Sommario1"/>
        <w:rPr>
          <w:ins w:id="9" w:author="Marco Chiavaroli" w:date="2021-02-10T19:35:00Z"/>
          <w:rFonts w:cs="Times New Roman"/>
          <w:color w:val="auto"/>
          <w:lang w:val="it-IT"/>
        </w:rPr>
      </w:pPr>
      <w:ins w:id="10"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"_Toc63878153"</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rFonts w:cs="Calibri"/>
            <w:spacing w:val="5"/>
            <w:kern w:val="28"/>
            <w:lang w:val="it-IT"/>
          </w:rPr>
          <w:t>B. Raffinamento dei Requisiti</w:t>
        </w:r>
        <w:r>
          <w:rPr>
            <w:webHidden/>
          </w:rPr>
          <w:tab/>
        </w:r>
        <w:r>
          <w:rPr>
            <w:webHidden/>
          </w:rPr>
          <w:fldChar w:fldCharType="begin"/>
        </w:r>
        <w:r>
          <w:rPr>
            <w:webHidden/>
          </w:rPr>
          <w:instrText xml:space="preserve"> PAGEREF _Toc63878153 \h </w:instrText>
        </w:r>
        <w:r>
          <w:rPr>
            <w:webHidden/>
          </w:rPr>
        </w:r>
      </w:ins>
      <w:r>
        <w:rPr>
          <w:webHidden/>
        </w:rPr>
        <w:fldChar w:fldCharType="separate"/>
      </w:r>
      <w:ins w:id="11" w:author="Marco Chiavaroli" w:date="2021-02-10T19:35:00Z">
        <w:r>
          <w:rPr>
            <w:webHidden/>
          </w:rPr>
          <w:t>24</w:t>
        </w:r>
        <w:r>
          <w:rPr>
            <w:webHidden/>
          </w:rPr>
          <w:fldChar w:fldCharType="end"/>
        </w:r>
        <w:r w:rsidRPr="0009770F">
          <w:rPr>
            <w:rStyle w:val="Collegamentoipertestuale"/>
          </w:rPr>
          <w:fldChar w:fldCharType="end"/>
        </w:r>
      </w:ins>
    </w:p>
    <w:p w14:paraId="0B2FE6DB" w14:textId="596AED33" w:rsidR="00F11C3A" w:rsidRPr="00084396" w:rsidRDefault="00F11C3A">
      <w:pPr>
        <w:pStyle w:val="Sommario2"/>
        <w:tabs>
          <w:tab w:val="right" w:leader="dot" w:pos="8630"/>
        </w:tabs>
        <w:rPr>
          <w:ins w:id="12" w:author="Marco Chiavaroli" w:date="2021-02-10T19:35:00Z"/>
          <w:rFonts w:ascii="Calibri" w:hAnsi="Calibri"/>
          <w:noProof/>
          <w:sz w:val="22"/>
          <w:szCs w:val="22"/>
          <w:lang w:val="it-IT" w:eastAsia="it-IT"/>
        </w:rPr>
      </w:pPr>
      <w:ins w:id="13"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"_Toc63878154"</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B.1 Servizi (con prioritizzazione)</w:t>
        </w:r>
        <w:r>
          <w:rPr>
            <w:noProof/>
            <w:webHidden/>
          </w:rPr>
          <w:tab/>
        </w:r>
        <w:r>
          <w:rPr>
            <w:noProof/>
            <w:webHidden/>
          </w:rPr>
          <w:fldChar w:fldCharType="begin"/>
        </w:r>
        <w:r>
          <w:rPr>
            <w:noProof/>
            <w:webHidden/>
          </w:rPr>
          <w:instrText xml:space="preserve"> PAGEREF _Toc63878154 \h </w:instrText>
        </w:r>
        <w:r>
          <w:rPr>
            <w:noProof/>
            <w:webHidden/>
          </w:rPr>
        </w:r>
      </w:ins>
      <w:r>
        <w:rPr>
          <w:noProof/>
          <w:webHidden/>
        </w:rPr>
        <w:fldChar w:fldCharType="separate"/>
      </w:r>
      <w:ins w:id="14" w:author="Marco Chiavaroli" w:date="2021-02-10T19:35:00Z">
        <w:r>
          <w:rPr>
            <w:noProof/>
            <w:webHidden/>
          </w:rPr>
          <w:t>24</w:t>
        </w:r>
        <w:r>
          <w:rPr>
            <w:noProof/>
            <w:webHidden/>
          </w:rPr>
          <w:fldChar w:fldCharType="end"/>
        </w:r>
        <w:r w:rsidRPr="0009770F">
          <w:rPr>
            <w:rStyle w:val="Collegamentoipertestuale"/>
            <w:noProof/>
          </w:rPr>
          <w:fldChar w:fldCharType="end"/>
        </w:r>
      </w:ins>
    </w:p>
    <w:p w14:paraId="47B8276A" w14:textId="311B0432" w:rsidR="00F11C3A" w:rsidRPr="00084396" w:rsidRDefault="00F11C3A">
      <w:pPr>
        <w:pStyle w:val="Sommario2"/>
        <w:tabs>
          <w:tab w:val="right" w:leader="dot" w:pos="8630"/>
        </w:tabs>
        <w:rPr>
          <w:ins w:id="15" w:author="Marco Chiavaroli" w:date="2021-02-10T19:35:00Z"/>
          <w:rFonts w:ascii="Calibri" w:hAnsi="Calibri"/>
          <w:noProof/>
          <w:sz w:val="22"/>
          <w:szCs w:val="22"/>
          <w:lang w:val="it-IT" w:eastAsia="it-IT"/>
        </w:rPr>
      </w:pPr>
      <w:ins w:id="16"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"_Toc63878155"</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B.2 Requisiti non Funzionali</w:t>
        </w:r>
        <w:r>
          <w:rPr>
            <w:noProof/>
            <w:webHidden/>
          </w:rPr>
          <w:tab/>
        </w:r>
        <w:r>
          <w:rPr>
            <w:noProof/>
            <w:webHidden/>
          </w:rPr>
          <w:fldChar w:fldCharType="begin"/>
        </w:r>
        <w:r>
          <w:rPr>
            <w:noProof/>
            <w:webHidden/>
          </w:rPr>
          <w:instrText xml:space="preserve"> PAGEREF _Toc63878155 \h </w:instrText>
        </w:r>
        <w:r>
          <w:rPr>
            <w:noProof/>
            <w:webHidden/>
          </w:rPr>
        </w:r>
      </w:ins>
      <w:r>
        <w:rPr>
          <w:noProof/>
          <w:webHidden/>
        </w:rPr>
        <w:fldChar w:fldCharType="separate"/>
      </w:r>
      <w:ins w:id="17" w:author="Marco Chiavaroli" w:date="2021-02-10T19:35:00Z">
        <w:r>
          <w:rPr>
            <w:noProof/>
            <w:webHidden/>
          </w:rPr>
          <w:t>29</w:t>
        </w:r>
        <w:r>
          <w:rPr>
            <w:noProof/>
            <w:webHidden/>
          </w:rPr>
          <w:fldChar w:fldCharType="end"/>
        </w:r>
        <w:r w:rsidRPr="0009770F">
          <w:rPr>
            <w:rStyle w:val="Collegamentoipertestuale"/>
            <w:noProof/>
          </w:rPr>
          <w:fldChar w:fldCharType="end"/>
        </w:r>
      </w:ins>
    </w:p>
    <w:p w14:paraId="7ECCEEC3" w14:textId="1624C81D" w:rsidR="00F11C3A" w:rsidRPr="00084396" w:rsidRDefault="00F11C3A">
      <w:pPr>
        <w:pStyle w:val="Sommario2"/>
        <w:tabs>
          <w:tab w:val="right" w:leader="dot" w:pos="8630"/>
        </w:tabs>
        <w:rPr>
          <w:ins w:id="18" w:author="Marco Chiavaroli" w:date="2021-02-10T19:35:00Z"/>
          <w:rFonts w:ascii="Calibri" w:hAnsi="Calibri"/>
          <w:noProof/>
          <w:sz w:val="22"/>
          <w:szCs w:val="22"/>
          <w:lang w:val="it-IT" w:eastAsia="it-IT"/>
        </w:rPr>
      </w:pPr>
      <w:ins w:id="19"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"_Toc63878156"</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B.3 Scenari d’uso dettagliati</w:t>
        </w:r>
        <w:r>
          <w:rPr>
            <w:noProof/>
            <w:webHidden/>
          </w:rPr>
          <w:tab/>
        </w:r>
        <w:r>
          <w:rPr>
            <w:noProof/>
            <w:webHidden/>
          </w:rPr>
          <w:fldChar w:fldCharType="begin"/>
        </w:r>
        <w:r>
          <w:rPr>
            <w:noProof/>
            <w:webHidden/>
          </w:rPr>
          <w:instrText xml:space="preserve"> PAGEREF _Toc63878156 \h </w:instrText>
        </w:r>
        <w:r>
          <w:rPr>
            <w:noProof/>
            <w:webHidden/>
          </w:rPr>
        </w:r>
      </w:ins>
      <w:r>
        <w:rPr>
          <w:noProof/>
          <w:webHidden/>
        </w:rPr>
        <w:fldChar w:fldCharType="separate"/>
      </w:r>
      <w:ins w:id="20" w:author="Marco Chiavaroli" w:date="2021-02-10T19:35:00Z">
        <w:r>
          <w:rPr>
            <w:noProof/>
            <w:webHidden/>
          </w:rPr>
          <w:t>32</w:t>
        </w:r>
        <w:r>
          <w:rPr>
            <w:noProof/>
            <w:webHidden/>
          </w:rPr>
          <w:fldChar w:fldCharType="end"/>
        </w:r>
        <w:r w:rsidRPr="0009770F">
          <w:rPr>
            <w:rStyle w:val="Collegamentoipertestuale"/>
            <w:noProof/>
          </w:rPr>
          <w:fldChar w:fldCharType="end"/>
        </w:r>
      </w:ins>
    </w:p>
    <w:p w14:paraId="16F0A634" w14:textId="006B52C1" w:rsidR="00F11C3A" w:rsidRPr="00084396" w:rsidRDefault="00F11C3A">
      <w:pPr>
        <w:pStyle w:val="Sommario2"/>
        <w:tabs>
          <w:tab w:val="right" w:leader="dot" w:pos="8630"/>
        </w:tabs>
        <w:rPr>
          <w:ins w:id="21" w:author="Marco Chiavaroli" w:date="2021-02-10T19:35:00Z"/>
          <w:rFonts w:ascii="Calibri" w:hAnsi="Calibri"/>
          <w:noProof/>
          <w:sz w:val="22"/>
          <w:szCs w:val="22"/>
          <w:lang w:val="it-IT" w:eastAsia="it-IT"/>
        </w:rPr>
      </w:pPr>
      <w:ins w:id="22"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"_Toc63878157"</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en-GB"/>
          </w:rPr>
          <w:t>B.4 Excluded Requirements</w:t>
        </w:r>
        <w:r>
          <w:rPr>
            <w:noProof/>
            <w:webHidden/>
          </w:rPr>
          <w:tab/>
        </w:r>
        <w:r>
          <w:rPr>
            <w:noProof/>
            <w:webHidden/>
          </w:rPr>
          <w:fldChar w:fldCharType="begin"/>
        </w:r>
        <w:r>
          <w:rPr>
            <w:noProof/>
            <w:webHidden/>
          </w:rPr>
          <w:instrText xml:space="preserve"> PAGEREF _Toc63878157 \h </w:instrText>
        </w:r>
        <w:r>
          <w:rPr>
            <w:noProof/>
            <w:webHidden/>
          </w:rPr>
        </w:r>
      </w:ins>
      <w:r>
        <w:rPr>
          <w:noProof/>
          <w:webHidden/>
        </w:rPr>
        <w:fldChar w:fldCharType="separate"/>
      </w:r>
      <w:ins w:id="23" w:author="Marco Chiavaroli" w:date="2021-02-10T19:35:00Z">
        <w:r>
          <w:rPr>
            <w:noProof/>
            <w:webHidden/>
          </w:rPr>
          <w:t>43</w:t>
        </w:r>
        <w:r>
          <w:rPr>
            <w:noProof/>
            <w:webHidden/>
          </w:rPr>
          <w:fldChar w:fldCharType="end"/>
        </w:r>
        <w:r w:rsidRPr="0009770F">
          <w:rPr>
            <w:rStyle w:val="Collegamentoipertestuale"/>
            <w:noProof/>
          </w:rPr>
          <w:fldChar w:fldCharType="end"/>
        </w:r>
      </w:ins>
    </w:p>
    <w:p w14:paraId="2924DA01" w14:textId="576976CD" w:rsidR="00F11C3A" w:rsidRPr="00084396" w:rsidRDefault="00F11C3A">
      <w:pPr>
        <w:pStyle w:val="Sommario2"/>
        <w:tabs>
          <w:tab w:val="right" w:leader="dot" w:pos="8630"/>
        </w:tabs>
        <w:rPr>
          <w:ins w:id="24" w:author="Marco Chiavaroli" w:date="2021-02-10T19:35:00Z"/>
          <w:rFonts w:ascii="Calibri" w:hAnsi="Calibri"/>
          <w:noProof/>
          <w:sz w:val="22"/>
          <w:szCs w:val="22"/>
          <w:lang w:val="it-IT" w:eastAsia="it-IT"/>
        </w:rPr>
      </w:pPr>
      <w:ins w:id="25"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"_Toc63878158"</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B.5 Assunzioni</w:t>
        </w:r>
        <w:r>
          <w:rPr>
            <w:noProof/>
            <w:webHidden/>
          </w:rPr>
          <w:tab/>
        </w:r>
        <w:r>
          <w:rPr>
            <w:noProof/>
            <w:webHidden/>
          </w:rPr>
          <w:fldChar w:fldCharType="begin"/>
        </w:r>
        <w:r>
          <w:rPr>
            <w:noProof/>
            <w:webHidden/>
          </w:rPr>
          <w:instrText xml:space="preserve"> PAGEREF _Toc63878158 \h </w:instrText>
        </w:r>
        <w:r>
          <w:rPr>
            <w:noProof/>
            <w:webHidden/>
          </w:rPr>
        </w:r>
      </w:ins>
      <w:r>
        <w:rPr>
          <w:noProof/>
          <w:webHidden/>
        </w:rPr>
        <w:fldChar w:fldCharType="separate"/>
      </w:r>
      <w:ins w:id="26" w:author="Marco Chiavaroli" w:date="2021-02-10T19:35:00Z">
        <w:r>
          <w:rPr>
            <w:noProof/>
            <w:webHidden/>
          </w:rPr>
          <w:t>45</w:t>
        </w:r>
        <w:r>
          <w:rPr>
            <w:noProof/>
            <w:webHidden/>
          </w:rPr>
          <w:fldChar w:fldCharType="end"/>
        </w:r>
        <w:r w:rsidRPr="0009770F">
          <w:rPr>
            <w:rStyle w:val="Collegamentoipertestuale"/>
            <w:noProof/>
          </w:rPr>
          <w:fldChar w:fldCharType="end"/>
        </w:r>
      </w:ins>
    </w:p>
    <w:p w14:paraId="05CC2C49" w14:textId="564FEF85" w:rsidR="00F11C3A" w:rsidRPr="00084396" w:rsidRDefault="00F11C3A">
      <w:pPr>
        <w:pStyle w:val="Sommario2"/>
        <w:tabs>
          <w:tab w:val="right" w:leader="dot" w:pos="8630"/>
        </w:tabs>
        <w:rPr>
          <w:ins w:id="27" w:author="Marco Chiavaroli" w:date="2021-02-10T19:35:00Z"/>
          <w:rFonts w:ascii="Calibri" w:hAnsi="Calibri"/>
          <w:noProof/>
          <w:sz w:val="22"/>
          <w:szCs w:val="22"/>
          <w:lang w:val="it-IT" w:eastAsia="it-IT"/>
        </w:rPr>
      </w:pPr>
      <w:ins w:id="28"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"_Toc63878159"</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it-IT"/>
          </w:rPr>
          <w:t>B.6 Use Case Diagrams</w:t>
        </w:r>
        <w:r>
          <w:rPr>
            <w:noProof/>
            <w:webHidden/>
          </w:rPr>
          <w:tab/>
        </w:r>
        <w:r>
          <w:rPr>
            <w:noProof/>
            <w:webHidden/>
          </w:rPr>
          <w:fldChar w:fldCharType="begin"/>
        </w:r>
        <w:r>
          <w:rPr>
            <w:noProof/>
            <w:webHidden/>
          </w:rPr>
          <w:instrText xml:space="preserve"> PAGEREF _Toc63878159 \h </w:instrText>
        </w:r>
        <w:r>
          <w:rPr>
            <w:noProof/>
            <w:webHidden/>
          </w:rPr>
        </w:r>
      </w:ins>
      <w:r>
        <w:rPr>
          <w:noProof/>
          <w:webHidden/>
        </w:rPr>
        <w:fldChar w:fldCharType="separate"/>
      </w:r>
      <w:ins w:id="29" w:author="Marco Chiavaroli" w:date="2021-02-10T19:35:00Z">
        <w:r>
          <w:rPr>
            <w:noProof/>
            <w:webHidden/>
          </w:rPr>
          <w:t>47</w:t>
        </w:r>
        <w:r>
          <w:rPr>
            <w:noProof/>
            <w:webHidden/>
          </w:rPr>
          <w:fldChar w:fldCharType="end"/>
        </w:r>
        <w:r w:rsidRPr="0009770F">
          <w:rPr>
            <w:rStyle w:val="Collegamentoipertestuale"/>
            <w:noProof/>
          </w:rPr>
          <w:fldChar w:fldCharType="end"/>
        </w:r>
      </w:ins>
    </w:p>
    <w:p w14:paraId="04CBB0C8" w14:textId="101AC952" w:rsidR="00F11C3A" w:rsidRPr="00084396" w:rsidRDefault="00F11C3A">
      <w:pPr>
        <w:pStyle w:val="Sommario1"/>
        <w:rPr>
          <w:ins w:id="30" w:author="Marco Chiavaroli" w:date="2021-02-10T19:35:00Z"/>
          <w:rFonts w:cs="Times New Roman"/>
          <w:color w:val="auto"/>
          <w:lang w:val="it-IT"/>
        </w:rPr>
      </w:pPr>
      <w:ins w:id="31"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"_Toc63878160"</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rFonts w:cs="Calibri"/>
            <w:spacing w:val="5"/>
            <w:kern w:val="28"/>
          </w:rPr>
          <w:t>C. Architettura Software</w:t>
        </w:r>
        <w:r>
          <w:rPr>
            <w:webHidden/>
          </w:rPr>
          <w:tab/>
        </w:r>
        <w:r>
          <w:rPr>
            <w:webHidden/>
          </w:rPr>
          <w:fldChar w:fldCharType="begin"/>
        </w:r>
        <w:r>
          <w:rPr>
            <w:webHidden/>
          </w:rPr>
          <w:instrText xml:space="preserve"> PAGEREF _Toc63878160 \h </w:instrText>
        </w:r>
        <w:r>
          <w:rPr>
            <w:webHidden/>
          </w:rPr>
        </w:r>
      </w:ins>
      <w:r>
        <w:rPr>
          <w:webHidden/>
        </w:rPr>
        <w:fldChar w:fldCharType="separate"/>
      </w:r>
      <w:ins w:id="32" w:author="Marco Chiavaroli" w:date="2021-02-10T19:35:00Z">
        <w:r>
          <w:rPr>
            <w:webHidden/>
          </w:rPr>
          <w:t>55</w:t>
        </w:r>
        <w:r>
          <w:rPr>
            <w:webHidden/>
          </w:rPr>
          <w:fldChar w:fldCharType="end"/>
        </w:r>
        <w:r w:rsidRPr="0009770F">
          <w:rPr>
            <w:rStyle w:val="Collegamentoipertestuale"/>
          </w:rPr>
          <w:fldChar w:fldCharType="end"/>
        </w:r>
      </w:ins>
    </w:p>
    <w:p w14:paraId="1549AE58" w14:textId="7A84680A" w:rsidR="00F11C3A" w:rsidRPr="00084396" w:rsidRDefault="00F11C3A">
      <w:pPr>
        <w:pStyle w:val="Sommario2"/>
        <w:tabs>
          <w:tab w:val="right" w:leader="dot" w:pos="8630"/>
        </w:tabs>
        <w:rPr>
          <w:ins w:id="33" w:author="Marco Chiavaroli" w:date="2021-02-10T19:35:00Z"/>
          <w:rFonts w:ascii="Calibri" w:hAnsi="Calibri"/>
          <w:noProof/>
          <w:sz w:val="22"/>
          <w:szCs w:val="22"/>
          <w:lang w:val="it-IT" w:eastAsia="it-IT"/>
        </w:rPr>
      </w:pPr>
      <w:ins w:id="34"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"_Toc63878161"</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rPr>
          <w:t>C.1 The static view of the system: Component Diagram</w:t>
        </w:r>
        <w:r>
          <w:rPr>
            <w:noProof/>
            <w:webHidden/>
          </w:rPr>
          <w:tab/>
        </w:r>
        <w:r>
          <w:rPr>
            <w:noProof/>
            <w:webHidden/>
          </w:rPr>
          <w:fldChar w:fldCharType="begin"/>
        </w:r>
        <w:r>
          <w:rPr>
            <w:noProof/>
            <w:webHidden/>
          </w:rPr>
          <w:instrText xml:space="preserve"> PAGEREF _Toc63878161 \h </w:instrText>
        </w:r>
        <w:r>
          <w:rPr>
            <w:noProof/>
            <w:webHidden/>
          </w:rPr>
        </w:r>
      </w:ins>
      <w:r>
        <w:rPr>
          <w:noProof/>
          <w:webHidden/>
        </w:rPr>
        <w:fldChar w:fldCharType="separate"/>
      </w:r>
      <w:ins w:id="35" w:author="Marco Chiavaroli" w:date="2021-02-10T19:35:00Z">
        <w:r>
          <w:rPr>
            <w:noProof/>
            <w:webHidden/>
          </w:rPr>
          <w:t>55</w:t>
        </w:r>
        <w:r>
          <w:rPr>
            <w:noProof/>
            <w:webHidden/>
          </w:rPr>
          <w:fldChar w:fldCharType="end"/>
        </w:r>
        <w:r w:rsidRPr="0009770F">
          <w:rPr>
            <w:rStyle w:val="Collegamentoipertestuale"/>
            <w:noProof/>
          </w:rPr>
          <w:fldChar w:fldCharType="end"/>
        </w:r>
      </w:ins>
    </w:p>
    <w:p w14:paraId="46B21699" w14:textId="667FB93B" w:rsidR="00F11C3A" w:rsidRPr="00084396" w:rsidRDefault="00F11C3A">
      <w:pPr>
        <w:pStyle w:val="Sommario2"/>
        <w:tabs>
          <w:tab w:val="right" w:leader="dot" w:pos="8630"/>
        </w:tabs>
        <w:rPr>
          <w:ins w:id="36" w:author="Marco Chiavaroli" w:date="2021-02-10T19:35:00Z"/>
          <w:rFonts w:ascii="Calibri" w:hAnsi="Calibri"/>
          <w:noProof/>
          <w:sz w:val="22"/>
          <w:szCs w:val="22"/>
          <w:lang w:val="it-IT" w:eastAsia="it-IT"/>
        </w:rPr>
      </w:pPr>
      <w:ins w:id="37" w:author="Marco Chiavaroli" w:date="2021-02-10T19:35:00Z">
        <w:r w:rsidRPr="0009770F">
          <w:rPr>
            <w:rStyle w:val="Collegamentoipertestuale"/>
            <w:noProof/>
          </w:rPr>
          <w:fldChar w:fldCharType="begin"/>
        </w:r>
        <w:r w:rsidRPr="0009770F">
          <w:rPr>
            <w:rStyle w:val="Collegamentoipertestuale"/>
            <w:noProof/>
          </w:rPr>
          <w:instrText xml:space="preserve"> </w:instrText>
        </w:r>
        <w:r>
          <w:rPr>
            <w:noProof/>
          </w:rPr>
          <w:instrText>HYPERLINK \l "_Toc63878162"</w:instrText>
        </w:r>
        <w:r w:rsidRPr="0009770F">
          <w:rPr>
            <w:rStyle w:val="Collegamentoipertestuale"/>
            <w:noProof/>
          </w:rPr>
          <w:instrText xml:space="preserve"> </w:instrText>
        </w:r>
        <w:r w:rsidRPr="0009770F">
          <w:rPr>
            <w:rStyle w:val="Collegamentoipertestuale"/>
            <w:noProof/>
          </w:rPr>
        </w:r>
        <w:r w:rsidRPr="0009770F">
          <w:rPr>
            <w:rStyle w:val="Collegamentoipertestuale"/>
            <w:noProof/>
          </w:rPr>
          <w:fldChar w:fldCharType="separate"/>
        </w:r>
        <w:r w:rsidRPr="0009770F">
          <w:rPr>
            <w:rStyle w:val="Collegamentoipertestuale"/>
            <w:rFonts w:ascii="Calibri" w:hAnsi="Calibri" w:cs="Calibri"/>
            <w:b/>
            <w:bCs/>
            <w:i/>
            <w:iCs/>
            <w:noProof/>
            <w:spacing w:val="5"/>
            <w:kern w:val="28"/>
            <w:lang w:val="en-GB"/>
          </w:rPr>
          <w:t>C.2 The dynamic view of the software architecture: Sequence Diagram</w:t>
        </w:r>
        <w:r>
          <w:rPr>
            <w:noProof/>
            <w:webHidden/>
          </w:rPr>
          <w:tab/>
        </w:r>
        <w:r>
          <w:rPr>
            <w:noProof/>
            <w:webHidden/>
          </w:rPr>
          <w:fldChar w:fldCharType="begin"/>
        </w:r>
        <w:r>
          <w:rPr>
            <w:noProof/>
            <w:webHidden/>
          </w:rPr>
          <w:instrText xml:space="preserve"> PAGEREF _Toc63878162 \h </w:instrText>
        </w:r>
        <w:r>
          <w:rPr>
            <w:noProof/>
            <w:webHidden/>
          </w:rPr>
        </w:r>
      </w:ins>
      <w:r>
        <w:rPr>
          <w:noProof/>
          <w:webHidden/>
        </w:rPr>
        <w:fldChar w:fldCharType="separate"/>
      </w:r>
      <w:ins w:id="38" w:author="Marco Chiavaroli" w:date="2021-02-10T19:35:00Z">
        <w:r>
          <w:rPr>
            <w:noProof/>
            <w:webHidden/>
          </w:rPr>
          <w:t>58</w:t>
        </w:r>
        <w:r>
          <w:rPr>
            <w:noProof/>
            <w:webHidden/>
          </w:rPr>
          <w:fldChar w:fldCharType="end"/>
        </w:r>
        <w:r w:rsidRPr="0009770F">
          <w:rPr>
            <w:rStyle w:val="Collegamentoipertestuale"/>
            <w:noProof/>
          </w:rPr>
          <w:fldChar w:fldCharType="end"/>
        </w:r>
      </w:ins>
    </w:p>
    <w:p w14:paraId="3919C100" w14:textId="6D4640CC" w:rsidR="00F11C3A" w:rsidRPr="00084396" w:rsidRDefault="00F11C3A">
      <w:pPr>
        <w:pStyle w:val="Sommario1"/>
        <w:rPr>
          <w:ins w:id="39" w:author="Marco Chiavaroli" w:date="2021-02-10T19:35:00Z"/>
          <w:rFonts w:cs="Times New Roman"/>
          <w:color w:val="auto"/>
          <w:lang w:val="it-IT"/>
        </w:rPr>
      </w:pPr>
      <w:ins w:id="40"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"_Toc63878163"</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lang w:val="it-IT"/>
          </w:rPr>
          <w:t>D. Dati e loro modellazione</w:t>
        </w:r>
        <w:r>
          <w:rPr>
            <w:webHidden/>
          </w:rPr>
          <w:tab/>
        </w:r>
        <w:r>
          <w:rPr>
            <w:webHidden/>
          </w:rPr>
          <w:fldChar w:fldCharType="begin"/>
        </w:r>
        <w:r>
          <w:rPr>
            <w:webHidden/>
          </w:rPr>
          <w:instrText xml:space="preserve"> PAGEREF _Toc63878163 \h </w:instrText>
        </w:r>
        <w:r>
          <w:rPr>
            <w:webHidden/>
          </w:rPr>
        </w:r>
      </w:ins>
      <w:r>
        <w:rPr>
          <w:webHidden/>
        </w:rPr>
        <w:fldChar w:fldCharType="separate"/>
      </w:r>
      <w:ins w:id="41" w:author="Marco Chiavaroli" w:date="2021-02-10T19:35:00Z">
        <w:r>
          <w:rPr>
            <w:webHidden/>
          </w:rPr>
          <w:t>74</w:t>
        </w:r>
        <w:r>
          <w:rPr>
            <w:webHidden/>
          </w:rPr>
          <w:fldChar w:fldCharType="end"/>
        </w:r>
        <w:r w:rsidRPr="0009770F">
          <w:rPr>
            <w:rStyle w:val="Collegamentoipertestuale"/>
          </w:rPr>
          <w:fldChar w:fldCharType="end"/>
        </w:r>
      </w:ins>
    </w:p>
    <w:p w14:paraId="2C0DF98A" w14:textId="640313CB" w:rsidR="00F11C3A" w:rsidRPr="00084396" w:rsidRDefault="00F11C3A">
      <w:pPr>
        <w:pStyle w:val="Sommario1"/>
        <w:rPr>
          <w:ins w:id="42" w:author="Marco Chiavaroli" w:date="2021-02-10T19:35:00Z"/>
          <w:rFonts w:cs="Times New Roman"/>
          <w:color w:val="auto"/>
          <w:lang w:val="it-IT"/>
        </w:rPr>
      </w:pPr>
      <w:ins w:id="43"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"_Toc63878164"</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lang w:val="it-IT"/>
          </w:rPr>
          <w:t>E. Design Decisions</w:t>
        </w:r>
        <w:r>
          <w:rPr>
            <w:webHidden/>
          </w:rPr>
          <w:tab/>
        </w:r>
        <w:r>
          <w:rPr>
            <w:webHidden/>
          </w:rPr>
          <w:fldChar w:fldCharType="begin"/>
        </w:r>
        <w:r>
          <w:rPr>
            <w:webHidden/>
          </w:rPr>
          <w:instrText xml:space="preserve"> PAGEREF _Toc63878164 \h </w:instrText>
        </w:r>
        <w:r>
          <w:rPr>
            <w:webHidden/>
          </w:rPr>
        </w:r>
      </w:ins>
      <w:r>
        <w:rPr>
          <w:webHidden/>
        </w:rPr>
        <w:fldChar w:fldCharType="separate"/>
      </w:r>
      <w:ins w:id="44" w:author="Marco Chiavaroli" w:date="2021-02-10T19:35:00Z">
        <w:r>
          <w:rPr>
            <w:webHidden/>
          </w:rPr>
          <w:t>77</w:t>
        </w:r>
        <w:r>
          <w:rPr>
            <w:webHidden/>
          </w:rPr>
          <w:fldChar w:fldCharType="end"/>
        </w:r>
        <w:r w:rsidRPr="0009770F">
          <w:rPr>
            <w:rStyle w:val="Collegamentoipertestuale"/>
          </w:rPr>
          <w:fldChar w:fldCharType="end"/>
        </w:r>
      </w:ins>
    </w:p>
    <w:p w14:paraId="2F2AE31F" w14:textId="0915A5F7" w:rsidR="00F11C3A" w:rsidRPr="00084396" w:rsidRDefault="00F11C3A">
      <w:pPr>
        <w:pStyle w:val="Sommario1"/>
        <w:rPr>
          <w:ins w:id="45" w:author="Marco Chiavaroli" w:date="2021-02-10T19:35:00Z"/>
          <w:rFonts w:cs="Times New Roman"/>
          <w:color w:val="auto"/>
          <w:lang w:val="it-IT"/>
        </w:rPr>
      </w:pPr>
      <w:ins w:id="46"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"_Toc63878165"</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lang w:val="it-IT"/>
          </w:rPr>
          <w:t>F. Design di Basso Livello</w:t>
        </w:r>
        <w:r>
          <w:rPr>
            <w:webHidden/>
          </w:rPr>
          <w:tab/>
        </w:r>
        <w:r>
          <w:rPr>
            <w:webHidden/>
          </w:rPr>
          <w:fldChar w:fldCharType="begin"/>
        </w:r>
        <w:r>
          <w:rPr>
            <w:webHidden/>
          </w:rPr>
          <w:instrText xml:space="preserve"> PAGEREF _Toc63878165 \h </w:instrText>
        </w:r>
        <w:r>
          <w:rPr>
            <w:webHidden/>
          </w:rPr>
        </w:r>
      </w:ins>
      <w:r>
        <w:rPr>
          <w:webHidden/>
        </w:rPr>
        <w:fldChar w:fldCharType="separate"/>
      </w:r>
      <w:ins w:id="47" w:author="Marco Chiavaroli" w:date="2021-02-10T19:35:00Z">
        <w:r>
          <w:rPr>
            <w:webHidden/>
          </w:rPr>
          <w:t>81</w:t>
        </w:r>
        <w:r>
          <w:rPr>
            <w:webHidden/>
          </w:rPr>
          <w:fldChar w:fldCharType="end"/>
        </w:r>
        <w:r w:rsidRPr="0009770F">
          <w:rPr>
            <w:rStyle w:val="Collegamentoipertestuale"/>
          </w:rPr>
          <w:fldChar w:fldCharType="end"/>
        </w:r>
      </w:ins>
    </w:p>
    <w:p w14:paraId="1B57FAC0" w14:textId="2F66D111" w:rsidR="00F11C3A" w:rsidRPr="00084396" w:rsidRDefault="00F11C3A">
      <w:pPr>
        <w:pStyle w:val="Sommario1"/>
        <w:rPr>
          <w:ins w:id="48" w:author="Marco Chiavaroli" w:date="2021-02-10T19:35:00Z"/>
          <w:rFonts w:cs="Times New Roman"/>
          <w:color w:val="auto"/>
          <w:lang w:val="it-IT"/>
        </w:rPr>
      </w:pPr>
      <w:ins w:id="49"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"_Toc63878166"</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lang w:val="it-IT"/>
          </w:rPr>
          <w:t xml:space="preserve">G. </w:t>
        </w:r>
        <w:r w:rsidRPr="0009770F">
          <w:rPr>
            <w:rStyle w:val="Collegamentoipertestuale"/>
          </w:rPr>
          <w:t>Explain how the FRs and the NFRs are satisfied by design</w:t>
        </w:r>
        <w:r>
          <w:rPr>
            <w:webHidden/>
          </w:rPr>
          <w:tab/>
        </w:r>
        <w:r>
          <w:rPr>
            <w:webHidden/>
          </w:rPr>
          <w:fldChar w:fldCharType="begin"/>
        </w:r>
        <w:r>
          <w:rPr>
            <w:webHidden/>
          </w:rPr>
          <w:instrText xml:space="preserve"> PAGEREF _Toc63878166 \h </w:instrText>
        </w:r>
        <w:r>
          <w:rPr>
            <w:webHidden/>
          </w:rPr>
        </w:r>
      </w:ins>
      <w:r>
        <w:rPr>
          <w:webHidden/>
        </w:rPr>
        <w:fldChar w:fldCharType="separate"/>
      </w:r>
      <w:ins w:id="50" w:author="Marco Chiavaroli" w:date="2021-02-10T19:35:00Z">
        <w:r>
          <w:rPr>
            <w:webHidden/>
          </w:rPr>
          <w:t>83</w:t>
        </w:r>
        <w:r>
          <w:rPr>
            <w:webHidden/>
          </w:rPr>
          <w:fldChar w:fldCharType="end"/>
        </w:r>
        <w:r w:rsidRPr="0009770F">
          <w:rPr>
            <w:rStyle w:val="Collegamentoipertestuale"/>
          </w:rPr>
          <w:fldChar w:fldCharType="end"/>
        </w:r>
      </w:ins>
    </w:p>
    <w:p w14:paraId="193B4D1A" w14:textId="3F848400" w:rsidR="00F11C3A" w:rsidRPr="00084396" w:rsidRDefault="00F11C3A">
      <w:pPr>
        <w:pStyle w:val="Sommario1"/>
        <w:rPr>
          <w:ins w:id="51" w:author="Marco Chiavaroli" w:date="2021-02-10T19:35:00Z"/>
          <w:rFonts w:cs="Times New Roman"/>
          <w:color w:val="auto"/>
          <w:lang w:val="it-IT"/>
        </w:rPr>
      </w:pPr>
      <w:ins w:id="52"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"_Toc63878167"</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lang w:val="it-IT"/>
          </w:rPr>
          <w:t>H. Effort Recording</w:t>
        </w:r>
        <w:r>
          <w:rPr>
            <w:webHidden/>
          </w:rPr>
          <w:tab/>
        </w:r>
        <w:r>
          <w:rPr>
            <w:webHidden/>
          </w:rPr>
          <w:fldChar w:fldCharType="begin"/>
        </w:r>
        <w:r>
          <w:rPr>
            <w:webHidden/>
          </w:rPr>
          <w:instrText xml:space="preserve"> PAGEREF _Toc63878167 \h </w:instrText>
        </w:r>
        <w:r>
          <w:rPr>
            <w:webHidden/>
          </w:rPr>
        </w:r>
      </w:ins>
      <w:r>
        <w:rPr>
          <w:webHidden/>
        </w:rPr>
        <w:fldChar w:fldCharType="separate"/>
      </w:r>
      <w:ins w:id="53" w:author="Marco Chiavaroli" w:date="2021-02-10T19:35:00Z">
        <w:r>
          <w:rPr>
            <w:webHidden/>
          </w:rPr>
          <w:t>85</w:t>
        </w:r>
        <w:r>
          <w:rPr>
            <w:webHidden/>
          </w:rPr>
          <w:fldChar w:fldCharType="end"/>
        </w:r>
        <w:r w:rsidRPr="0009770F">
          <w:rPr>
            <w:rStyle w:val="Collegamentoipertestuale"/>
          </w:rPr>
          <w:fldChar w:fldCharType="end"/>
        </w:r>
      </w:ins>
    </w:p>
    <w:p w14:paraId="13099E83" w14:textId="325AF06B" w:rsidR="00F11C3A" w:rsidRPr="00084396" w:rsidRDefault="00F11C3A">
      <w:pPr>
        <w:pStyle w:val="Sommario1"/>
        <w:rPr>
          <w:ins w:id="54" w:author="Marco Chiavaroli" w:date="2021-02-10T19:35:00Z"/>
          <w:rFonts w:cs="Times New Roman"/>
          <w:color w:val="auto"/>
          <w:lang w:val="it-IT"/>
        </w:rPr>
      </w:pPr>
      <w:ins w:id="55" w:author="Marco Chiavaroli" w:date="2021-02-10T19:35:00Z">
        <w:r w:rsidRPr="0009770F">
          <w:rPr>
            <w:rStyle w:val="Collegamentoipertestuale"/>
          </w:rPr>
          <w:fldChar w:fldCharType="begin"/>
        </w:r>
        <w:r w:rsidRPr="0009770F">
          <w:rPr>
            <w:rStyle w:val="Collegamentoipertestuale"/>
          </w:rPr>
          <w:instrText xml:space="preserve"> </w:instrText>
        </w:r>
        <w:r>
          <w:instrText>HYPERLINK \l "_Toc63878168"</w:instrText>
        </w:r>
        <w:r w:rsidRPr="0009770F">
          <w:rPr>
            <w:rStyle w:val="Collegamentoipertestuale"/>
          </w:rPr>
          <w:instrText xml:space="preserve"> </w:instrText>
        </w:r>
        <w:r w:rsidRPr="0009770F">
          <w:rPr>
            <w:rStyle w:val="Collegamentoipertestuale"/>
          </w:rPr>
        </w:r>
        <w:r w:rsidRPr="0009770F">
          <w:rPr>
            <w:rStyle w:val="Collegamentoipertestuale"/>
          </w:rPr>
          <w:fldChar w:fldCharType="separate"/>
        </w:r>
        <w:r w:rsidRPr="0009770F">
          <w:rPr>
            <w:rStyle w:val="Collegamentoipertestuale"/>
          </w:rPr>
          <w:t>Appendix. Prototype</w:t>
        </w:r>
        <w:r>
          <w:rPr>
            <w:webHidden/>
          </w:rPr>
          <w:tab/>
        </w:r>
        <w:r>
          <w:rPr>
            <w:webHidden/>
          </w:rPr>
          <w:fldChar w:fldCharType="begin"/>
        </w:r>
        <w:r>
          <w:rPr>
            <w:webHidden/>
          </w:rPr>
          <w:instrText xml:space="preserve"> PAGEREF _Toc63878168 \h </w:instrText>
        </w:r>
        <w:r>
          <w:rPr>
            <w:webHidden/>
          </w:rPr>
        </w:r>
      </w:ins>
      <w:r>
        <w:rPr>
          <w:webHidden/>
        </w:rPr>
        <w:fldChar w:fldCharType="separate"/>
      </w:r>
      <w:ins w:id="56" w:author="Marco Chiavaroli" w:date="2021-02-10T19:35:00Z">
        <w:r>
          <w:rPr>
            <w:webHidden/>
          </w:rPr>
          <w:t>92</w:t>
        </w:r>
        <w:r>
          <w:rPr>
            <w:webHidden/>
          </w:rPr>
          <w:fldChar w:fldCharType="end"/>
        </w:r>
        <w:r w:rsidRPr="0009770F">
          <w:rPr>
            <w:rStyle w:val="Collegamentoipertestuale"/>
          </w:rPr>
          <w:fldChar w:fldCharType="end"/>
        </w:r>
      </w:ins>
    </w:p>
    <w:p w14:paraId="7D5838CA" w14:textId="79C8CD4C" w:rsidR="001735AD" w:rsidRPr="001735AD" w:rsidDel="00442324" w:rsidRDefault="00182448" w:rsidP="001735AD">
      <w:pPr>
        <w:tabs>
          <w:tab w:val="right" w:leader="dot" w:pos="8630"/>
        </w:tabs>
        <w:spacing w:after="100" w:line="259" w:lineRule="auto"/>
        <w:rPr>
          <w:del w:id="57" w:author="Marco Chiavaroli" w:date="2021-02-10T19:21:00Z"/>
          <w:rFonts w:ascii="Calibri" w:hAnsi="Calibri"/>
          <w:noProof/>
          <w:sz w:val="22"/>
          <w:szCs w:val="22"/>
          <w:lang w:val="it-IT" w:eastAsia="it-IT"/>
        </w:rPr>
      </w:pPr>
      <w:del w:id="58" w:author="Marco Chiavaroli" w:date="2021-02-10T19:21:00Z">
        <w:r w:rsidDel="00442324">
          <w:rPr>
            <w:noProof/>
          </w:rPr>
          <w:fldChar w:fldCharType="begin"/>
        </w:r>
        <w:r w:rsidDel="00442324">
          <w:rPr>
            <w:noProof/>
          </w:rPr>
          <w:delInstrText xml:space="preserve"> HYPERLINK \l "_Toc60592431" </w:delInstrText>
        </w:r>
        <w:r w:rsidDel="00442324">
          <w:rPr>
            <w:noProof/>
          </w:rPr>
          <w:fldChar w:fldCharType="separate"/>
        </w:r>
      </w:del>
      <w:ins w:id="59" w:author="Marco Chiavaroli" w:date="2021-02-10T19:35:00Z">
        <w:r w:rsidR="00F11C3A">
          <w:rPr>
            <w:b/>
            <w:bCs/>
            <w:noProof/>
            <w:lang w:val="it-IT"/>
          </w:rPr>
          <w:t>Errore. Riferimento a collegamento ipertestuale non valido.</w:t>
        </w:r>
      </w:ins>
      <w:del w:id="60" w:author="Marco Chiavaroli" w:date="2021-02-10T19:21:00Z">
        <w:r w:rsidR="001735AD" w:rsidRPr="001735AD" w:rsidDel="00442324">
          <w:rPr>
            <w:rFonts w:ascii="Calibri" w:hAnsi="Calibri" w:cs="Calibri"/>
            <w:noProof/>
            <w:color w:val="0000FF"/>
            <w:sz w:val="22"/>
            <w:szCs w:val="22"/>
            <w:u w:val="single"/>
            <w:lang w:val="en-GB" w:eastAsia="it-IT"/>
          </w:rPr>
          <w:delText>Table of Contents of this deliverable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_Toc60592431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2</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3C879079" w14:textId="6023E71B" w:rsidR="001735AD" w:rsidRPr="001735AD" w:rsidDel="00442324" w:rsidRDefault="00182448" w:rsidP="001735AD">
      <w:pPr>
        <w:tabs>
          <w:tab w:val="right" w:leader="dot" w:pos="8630"/>
        </w:tabs>
        <w:spacing w:after="100" w:line="259" w:lineRule="auto"/>
        <w:rPr>
          <w:del w:id="61" w:author="Marco Chiavaroli" w:date="2021-02-10T19:21:00Z"/>
          <w:rFonts w:ascii="Calibri" w:hAnsi="Calibri"/>
          <w:noProof/>
          <w:sz w:val="22"/>
          <w:szCs w:val="22"/>
          <w:lang w:val="it-IT" w:eastAsia="it-IT"/>
        </w:rPr>
      </w:pPr>
      <w:del w:id="62" w:author="Marco Chiavaroli" w:date="2021-02-10T19:21:00Z">
        <w:r w:rsidDel="00442324">
          <w:rPr>
            <w:noProof/>
          </w:rPr>
          <w:fldChar w:fldCharType="begin"/>
        </w:r>
        <w:r w:rsidDel="00442324">
          <w:rPr>
            <w:noProof/>
          </w:rPr>
          <w:delInstrText xml:space="preserve"> HYPERLINK \l "_Toc60592432" </w:delInstrText>
        </w:r>
        <w:r w:rsidDel="00442324">
          <w:rPr>
            <w:noProof/>
          </w:rPr>
          <w:fldChar w:fldCharType="separate"/>
        </w:r>
      </w:del>
      <w:ins w:id="63" w:author="Marco Chiavaroli" w:date="2021-02-10T19:35:00Z">
        <w:r w:rsidR="00F11C3A">
          <w:rPr>
            <w:b/>
            <w:bCs/>
            <w:noProof/>
            <w:lang w:val="it-IT"/>
          </w:rPr>
          <w:t>Errore. Riferimento a collegamento ipertestuale non valido.</w:t>
        </w:r>
      </w:ins>
      <w:del w:id="64" w:author="Marco Chiavaroli" w:date="2021-02-10T19:21:00Z">
        <w:r w:rsidR="001735AD" w:rsidRPr="001735AD" w:rsidDel="00442324">
          <w:rPr>
            <w:rFonts w:ascii="Calibri" w:hAnsi="Calibri" w:cs="Calibri"/>
            <w:noProof/>
            <w:color w:val="0000FF"/>
            <w:sz w:val="22"/>
            <w:szCs w:val="22"/>
            <w:u w:val="single"/>
            <w:lang w:val="en-GB" w:eastAsia="it-IT"/>
          </w:rPr>
          <w:delText>List of Challenging/Risky Requirements or Tasks</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_Toc60592432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3</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37BE4BCC" w14:textId="4D9FACD3" w:rsidR="001735AD" w:rsidRPr="001735AD" w:rsidDel="00442324" w:rsidRDefault="00182448" w:rsidP="001735AD">
      <w:pPr>
        <w:tabs>
          <w:tab w:val="right" w:leader="dot" w:pos="8630"/>
        </w:tabs>
        <w:spacing w:after="100" w:line="259" w:lineRule="auto"/>
        <w:rPr>
          <w:del w:id="65" w:author="Marco Chiavaroli" w:date="2021-02-10T19:21:00Z"/>
          <w:rFonts w:ascii="Calibri" w:hAnsi="Calibri"/>
          <w:noProof/>
          <w:sz w:val="22"/>
          <w:szCs w:val="22"/>
          <w:lang w:val="it-IT" w:eastAsia="it-IT"/>
        </w:rPr>
      </w:pPr>
      <w:del w:id="66" w:author="Marco Chiavaroli" w:date="2021-02-10T19:21:00Z">
        <w:r w:rsidDel="00442324">
          <w:rPr>
            <w:noProof/>
          </w:rPr>
          <w:fldChar w:fldCharType="begin"/>
        </w:r>
        <w:r w:rsidDel="00442324">
          <w:rPr>
            <w:noProof/>
          </w:rPr>
          <w:delInstrText xml:space="preserve"> HYPERLINK \l "_Toc60592433" </w:delInstrText>
        </w:r>
        <w:r w:rsidDel="00442324">
          <w:rPr>
            <w:noProof/>
          </w:rPr>
          <w:fldChar w:fldCharType="separate"/>
        </w:r>
      </w:del>
      <w:ins w:id="67" w:author="Marco Chiavaroli" w:date="2021-02-10T19:35:00Z">
        <w:r w:rsidR="00F11C3A">
          <w:rPr>
            <w:b/>
            <w:bCs/>
            <w:noProof/>
            <w:lang w:val="it-IT"/>
          </w:rPr>
          <w:t>Errore. Riferimento a collegamento ipertestuale non valido.</w:t>
        </w:r>
      </w:ins>
      <w:del w:id="68" w:author="Marco Chiavaroli" w:date="2021-02-10T19:21:00Z">
        <w:r w:rsidR="001735AD" w:rsidRPr="001735AD" w:rsidDel="00442324">
          <w:rPr>
            <w:rFonts w:ascii="Calibri" w:hAnsi="Calibri" w:cs="Calibri"/>
            <w:noProof/>
            <w:color w:val="0000FF"/>
            <w:sz w:val="22"/>
            <w:szCs w:val="22"/>
            <w:u w:val="single"/>
            <w:lang w:val="it-IT" w:eastAsia="it-IT"/>
          </w:rPr>
          <w:delText>A. Stato dell’Arte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_Toc60592433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7</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1A6EA2C9" w14:textId="3B82C22E" w:rsidR="001735AD" w:rsidRPr="001735AD" w:rsidDel="00442324" w:rsidRDefault="00182448" w:rsidP="001735AD">
      <w:pPr>
        <w:tabs>
          <w:tab w:val="right" w:leader="dot" w:pos="8630"/>
        </w:tabs>
        <w:spacing w:after="100" w:line="259" w:lineRule="auto"/>
        <w:rPr>
          <w:del w:id="69" w:author="Marco Chiavaroli" w:date="2021-02-10T19:21:00Z"/>
          <w:rFonts w:ascii="Calibri" w:hAnsi="Calibri"/>
          <w:noProof/>
          <w:sz w:val="22"/>
          <w:szCs w:val="22"/>
          <w:lang w:val="it-IT" w:eastAsia="it-IT"/>
        </w:rPr>
      </w:pPr>
      <w:del w:id="70" w:author="Marco Chiavaroli" w:date="2021-02-10T19:21:00Z">
        <w:r w:rsidDel="00442324">
          <w:rPr>
            <w:noProof/>
          </w:rPr>
          <w:fldChar w:fldCharType="begin"/>
        </w:r>
        <w:r w:rsidDel="00442324">
          <w:rPr>
            <w:noProof/>
          </w:rPr>
          <w:delInstrText xml:space="preserve"> HYPERLINK \l "_Toc60592434" </w:delInstrText>
        </w:r>
        <w:r w:rsidDel="00442324">
          <w:rPr>
            <w:noProof/>
          </w:rPr>
          <w:fldChar w:fldCharType="separate"/>
        </w:r>
      </w:del>
      <w:ins w:id="71" w:author="Marco Chiavaroli" w:date="2021-02-10T19:35:00Z">
        <w:r w:rsidR="00F11C3A">
          <w:rPr>
            <w:b/>
            <w:bCs/>
            <w:noProof/>
            <w:lang w:val="it-IT"/>
          </w:rPr>
          <w:t>Errore. Riferimento a collegamento ipertestuale non valido.</w:t>
        </w:r>
      </w:ins>
      <w:del w:id="72" w:author="Marco Chiavaroli" w:date="2021-02-10T19:21:00Z">
        <w:r w:rsidR="001735AD" w:rsidRPr="001735AD" w:rsidDel="00442324">
          <w:rPr>
            <w:rFonts w:ascii="Calibri" w:hAnsi="Calibri" w:cs="Calibri"/>
            <w:noProof/>
            <w:color w:val="0000FF"/>
            <w:sz w:val="22"/>
            <w:szCs w:val="22"/>
            <w:u w:val="single"/>
            <w:lang w:val="it-IT" w:eastAsia="it-IT"/>
          </w:rPr>
          <w:delText>B. Raffinamento dei Requisiti</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_Toc60592434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25</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2167AC0C" w14:textId="5FD9883C" w:rsidR="001735AD" w:rsidRPr="001735AD" w:rsidDel="00442324" w:rsidRDefault="00182448" w:rsidP="001735AD">
      <w:pPr>
        <w:tabs>
          <w:tab w:val="right" w:leader="dot" w:pos="8630"/>
        </w:tabs>
        <w:ind w:left="240"/>
        <w:rPr>
          <w:del w:id="73" w:author="Marco Chiavaroli" w:date="2021-02-10T19:21:00Z"/>
          <w:rFonts w:ascii="Calibri" w:hAnsi="Calibri"/>
          <w:noProof/>
          <w:sz w:val="22"/>
          <w:szCs w:val="22"/>
          <w:lang w:val="it-IT" w:eastAsia="it-IT"/>
        </w:rPr>
      </w:pPr>
      <w:del w:id="74" w:author="Marco Chiavaroli" w:date="2021-02-10T19:21:00Z">
        <w:r w:rsidDel="00442324">
          <w:rPr>
            <w:noProof/>
          </w:rPr>
          <w:fldChar w:fldCharType="begin"/>
        </w:r>
        <w:r w:rsidDel="00442324">
          <w:rPr>
            <w:noProof/>
          </w:rPr>
          <w:delInstrText xml:space="preserve"> HYPERLINK \l "_Toc60592435" </w:delInstrText>
        </w:r>
        <w:r w:rsidDel="00442324">
          <w:rPr>
            <w:noProof/>
          </w:rPr>
          <w:fldChar w:fldCharType="separate"/>
        </w:r>
      </w:del>
      <w:ins w:id="75" w:author="Marco Chiavaroli" w:date="2021-02-10T19:35:00Z">
        <w:r w:rsidR="00F11C3A">
          <w:rPr>
            <w:b/>
            <w:bCs/>
            <w:noProof/>
            <w:lang w:val="it-IT"/>
          </w:rPr>
          <w:t>Errore. Riferimento a collegamento ipertestuale non valido.</w:t>
        </w:r>
      </w:ins>
      <w:del w:id="76" w:author="Marco Chiavaroli" w:date="2021-02-10T19:21:00Z">
        <w:r w:rsidR="001735AD" w:rsidRPr="001735AD" w:rsidDel="00442324">
          <w:rPr>
            <w:rFonts w:ascii="Calibri" w:hAnsi="Calibri" w:cs="Calibri"/>
            <w:b/>
            <w:bCs/>
            <w:i/>
            <w:iCs/>
            <w:noProof/>
            <w:color w:val="0000FF"/>
            <w:u w:val="single"/>
            <w:lang w:val="it-IT"/>
          </w:rPr>
          <w:delText>B.1 Servizi (con prioritizzazione)</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_Toc60592435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25</w:delText>
        </w:r>
        <w:r w:rsidR="001735AD" w:rsidRPr="001735AD" w:rsidDel="00442324">
          <w:rPr>
            <w:noProof/>
            <w:webHidden/>
          </w:rPr>
          <w:fldChar w:fldCharType="end"/>
        </w:r>
        <w:r w:rsidDel="00442324">
          <w:rPr>
            <w:noProof/>
          </w:rPr>
          <w:fldChar w:fldCharType="end"/>
        </w:r>
      </w:del>
    </w:p>
    <w:p w14:paraId="21401696" w14:textId="034920DB" w:rsidR="001735AD" w:rsidRPr="001735AD" w:rsidDel="00442324" w:rsidRDefault="00182448" w:rsidP="001735AD">
      <w:pPr>
        <w:tabs>
          <w:tab w:val="right" w:leader="dot" w:pos="8630"/>
        </w:tabs>
        <w:ind w:left="240"/>
        <w:rPr>
          <w:del w:id="77" w:author="Marco Chiavaroli" w:date="2021-02-10T19:21:00Z"/>
          <w:rFonts w:ascii="Calibri" w:hAnsi="Calibri"/>
          <w:noProof/>
          <w:sz w:val="22"/>
          <w:szCs w:val="22"/>
          <w:lang w:val="it-IT" w:eastAsia="it-IT"/>
        </w:rPr>
      </w:pPr>
      <w:del w:id="78" w:author="Marco Chiavaroli" w:date="2021-02-10T19:21:00Z">
        <w:r w:rsidDel="00442324">
          <w:rPr>
            <w:noProof/>
          </w:rPr>
          <w:fldChar w:fldCharType="begin"/>
        </w:r>
        <w:r w:rsidDel="00442324">
          <w:rPr>
            <w:noProof/>
          </w:rPr>
          <w:delInstrText xml:space="preserve"> HYPERLINK \l "_Toc60592436" </w:delInstrText>
        </w:r>
        <w:r w:rsidDel="00442324">
          <w:rPr>
            <w:noProof/>
          </w:rPr>
          <w:fldChar w:fldCharType="separate"/>
        </w:r>
      </w:del>
      <w:ins w:id="79" w:author="Marco Chiavaroli" w:date="2021-02-10T19:35:00Z">
        <w:r w:rsidR="00F11C3A">
          <w:rPr>
            <w:b/>
            <w:bCs/>
            <w:noProof/>
            <w:lang w:val="it-IT"/>
          </w:rPr>
          <w:t>Errore. Riferimento a collegamento ipertestuale non valido.</w:t>
        </w:r>
      </w:ins>
      <w:del w:id="80" w:author="Marco Chiavaroli" w:date="2021-02-10T19:21:00Z">
        <w:r w:rsidR="001735AD" w:rsidRPr="001735AD" w:rsidDel="00442324">
          <w:rPr>
            <w:rFonts w:ascii="Calibri" w:hAnsi="Calibri" w:cs="Calibri"/>
            <w:b/>
            <w:bCs/>
            <w:i/>
            <w:iCs/>
            <w:noProof/>
            <w:color w:val="0000FF"/>
            <w:u w:val="single"/>
            <w:lang w:val="it-IT"/>
          </w:rPr>
          <w:delText>B.2 Requisiti non Funzionali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_Toc60592436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30</w:delText>
        </w:r>
        <w:r w:rsidR="001735AD" w:rsidRPr="001735AD" w:rsidDel="00442324">
          <w:rPr>
            <w:noProof/>
            <w:webHidden/>
          </w:rPr>
          <w:fldChar w:fldCharType="end"/>
        </w:r>
        <w:r w:rsidDel="00442324">
          <w:rPr>
            <w:noProof/>
          </w:rPr>
          <w:fldChar w:fldCharType="end"/>
        </w:r>
      </w:del>
    </w:p>
    <w:p w14:paraId="32AF443F" w14:textId="2E1D5369" w:rsidR="001735AD" w:rsidRPr="001735AD" w:rsidDel="00442324" w:rsidRDefault="00182448" w:rsidP="001735AD">
      <w:pPr>
        <w:tabs>
          <w:tab w:val="right" w:leader="dot" w:pos="8630"/>
        </w:tabs>
        <w:ind w:left="240"/>
        <w:rPr>
          <w:del w:id="81" w:author="Marco Chiavaroli" w:date="2021-02-10T19:21:00Z"/>
          <w:rFonts w:ascii="Calibri" w:hAnsi="Calibri"/>
          <w:noProof/>
          <w:sz w:val="22"/>
          <w:szCs w:val="22"/>
          <w:lang w:val="it-IT" w:eastAsia="it-IT"/>
        </w:rPr>
      </w:pPr>
      <w:del w:id="82" w:author="Marco Chiavaroli" w:date="2021-02-10T19:21:00Z">
        <w:r w:rsidDel="00442324">
          <w:rPr>
            <w:noProof/>
          </w:rPr>
          <w:fldChar w:fldCharType="begin"/>
        </w:r>
        <w:r w:rsidDel="00442324">
          <w:rPr>
            <w:noProof/>
          </w:rPr>
          <w:delInstrText xml:space="preserve"> HYPERLINK \l "_Toc60592437" </w:delInstrText>
        </w:r>
        <w:r w:rsidDel="00442324">
          <w:rPr>
            <w:noProof/>
          </w:rPr>
          <w:fldChar w:fldCharType="separate"/>
        </w:r>
      </w:del>
      <w:ins w:id="83" w:author="Marco Chiavaroli" w:date="2021-02-10T19:35:00Z">
        <w:r w:rsidR="00F11C3A">
          <w:rPr>
            <w:b/>
            <w:bCs/>
            <w:noProof/>
            <w:lang w:val="it-IT"/>
          </w:rPr>
          <w:t>Errore. Riferimento a collegamento ipertestuale non valido.</w:t>
        </w:r>
      </w:ins>
      <w:del w:id="84" w:author="Marco Chiavaroli" w:date="2021-02-10T19:21:00Z">
        <w:r w:rsidR="001735AD" w:rsidRPr="001735AD" w:rsidDel="00442324">
          <w:rPr>
            <w:rFonts w:ascii="Calibri" w:hAnsi="Calibri" w:cs="Calibri"/>
            <w:b/>
            <w:bCs/>
            <w:i/>
            <w:iCs/>
            <w:noProof/>
            <w:color w:val="0000FF"/>
            <w:u w:val="single"/>
            <w:lang w:val="it-IT"/>
          </w:rPr>
          <w:delText>B.3 Scenari d’uso dettagliati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_Toc60592437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32</w:delText>
        </w:r>
        <w:r w:rsidR="001735AD" w:rsidRPr="001735AD" w:rsidDel="00442324">
          <w:rPr>
            <w:noProof/>
            <w:webHidden/>
          </w:rPr>
          <w:fldChar w:fldCharType="end"/>
        </w:r>
        <w:r w:rsidDel="00442324">
          <w:rPr>
            <w:noProof/>
          </w:rPr>
          <w:fldChar w:fldCharType="end"/>
        </w:r>
      </w:del>
    </w:p>
    <w:p w14:paraId="08D9F0DE" w14:textId="781D2274" w:rsidR="001735AD" w:rsidRPr="001735AD" w:rsidDel="00442324" w:rsidRDefault="00182448" w:rsidP="001735AD">
      <w:pPr>
        <w:tabs>
          <w:tab w:val="right" w:leader="dot" w:pos="8630"/>
        </w:tabs>
        <w:ind w:left="240"/>
        <w:rPr>
          <w:del w:id="85" w:author="Marco Chiavaroli" w:date="2021-02-10T19:21:00Z"/>
          <w:rFonts w:ascii="Calibri" w:hAnsi="Calibri"/>
          <w:noProof/>
          <w:sz w:val="22"/>
          <w:szCs w:val="22"/>
          <w:lang w:val="it-IT" w:eastAsia="it-IT"/>
        </w:rPr>
      </w:pPr>
      <w:del w:id="86" w:author="Marco Chiavaroli" w:date="2021-02-10T19:21:00Z">
        <w:r w:rsidDel="00442324">
          <w:rPr>
            <w:noProof/>
          </w:rPr>
          <w:fldChar w:fldCharType="begin"/>
        </w:r>
        <w:r w:rsidDel="00442324">
          <w:rPr>
            <w:noProof/>
          </w:rPr>
          <w:delInstrText xml:space="preserve"> HYPERLINK \l "_Toc60592438" </w:delInstrText>
        </w:r>
        <w:r w:rsidDel="00442324">
          <w:rPr>
            <w:noProof/>
          </w:rPr>
          <w:fldChar w:fldCharType="separate"/>
        </w:r>
      </w:del>
      <w:ins w:id="87" w:author="Marco Chiavaroli" w:date="2021-02-10T19:35:00Z">
        <w:r w:rsidR="00F11C3A">
          <w:rPr>
            <w:b/>
            <w:bCs/>
            <w:noProof/>
            <w:lang w:val="it-IT"/>
          </w:rPr>
          <w:t>Errore. Riferimento a collegamento ipertestuale non valido.</w:t>
        </w:r>
      </w:ins>
      <w:del w:id="88" w:author="Marco Chiavaroli" w:date="2021-02-10T19:21:00Z">
        <w:r w:rsidR="001735AD" w:rsidRPr="001735AD" w:rsidDel="00442324">
          <w:rPr>
            <w:rFonts w:ascii="Calibri" w:hAnsi="Calibri" w:cs="Calibri"/>
            <w:b/>
            <w:bCs/>
            <w:i/>
            <w:iCs/>
            <w:noProof/>
            <w:color w:val="0000FF"/>
            <w:u w:val="single"/>
            <w:lang w:val="en-GB"/>
          </w:rPr>
          <w:delText>B.4 Excluded Requirements</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_Toc60592438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43</w:delText>
        </w:r>
        <w:r w:rsidR="001735AD" w:rsidRPr="001735AD" w:rsidDel="00442324">
          <w:rPr>
            <w:noProof/>
            <w:webHidden/>
          </w:rPr>
          <w:fldChar w:fldCharType="end"/>
        </w:r>
        <w:r w:rsidDel="00442324">
          <w:rPr>
            <w:noProof/>
          </w:rPr>
          <w:fldChar w:fldCharType="end"/>
        </w:r>
      </w:del>
    </w:p>
    <w:p w14:paraId="2BFA2F2B" w14:textId="2456486A" w:rsidR="001735AD" w:rsidRPr="001735AD" w:rsidDel="00442324" w:rsidRDefault="00182448" w:rsidP="001735AD">
      <w:pPr>
        <w:tabs>
          <w:tab w:val="right" w:leader="dot" w:pos="8630"/>
        </w:tabs>
        <w:ind w:left="240"/>
        <w:rPr>
          <w:del w:id="89" w:author="Marco Chiavaroli" w:date="2021-02-10T19:21:00Z"/>
          <w:rFonts w:ascii="Calibri" w:hAnsi="Calibri"/>
          <w:noProof/>
          <w:sz w:val="22"/>
          <w:szCs w:val="22"/>
          <w:lang w:val="it-IT" w:eastAsia="it-IT"/>
        </w:rPr>
      </w:pPr>
      <w:del w:id="90" w:author="Marco Chiavaroli" w:date="2021-02-10T19:21:00Z">
        <w:r w:rsidDel="00442324">
          <w:rPr>
            <w:noProof/>
          </w:rPr>
          <w:fldChar w:fldCharType="begin"/>
        </w:r>
        <w:r w:rsidDel="00442324">
          <w:rPr>
            <w:noProof/>
          </w:rPr>
          <w:delInstrText xml:space="preserve"> HYPERLINK \l "_Toc60592439" </w:delInstrText>
        </w:r>
        <w:r w:rsidDel="00442324">
          <w:rPr>
            <w:noProof/>
          </w:rPr>
          <w:fldChar w:fldCharType="separate"/>
        </w:r>
      </w:del>
      <w:ins w:id="91" w:author="Marco Chiavaroli" w:date="2021-02-10T19:35:00Z">
        <w:r w:rsidR="00F11C3A">
          <w:rPr>
            <w:b/>
            <w:bCs/>
            <w:noProof/>
            <w:lang w:val="it-IT"/>
          </w:rPr>
          <w:t>Errore. Riferimento a collegamento ipertestuale non valido.</w:t>
        </w:r>
      </w:ins>
      <w:del w:id="92" w:author="Marco Chiavaroli" w:date="2021-02-10T19:21:00Z">
        <w:r w:rsidR="001735AD" w:rsidRPr="001735AD" w:rsidDel="00442324">
          <w:rPr>
            <w:rFonts w:ascii="Calibri" w:hAnsi="Calibri" w:cs="Calibri"/>
            <w:b/>
            <w:bCs/>
            <w:i/>
            <w:iCs/>
            <w:noProof/>
            <w:color w:val="0000FF"/>
            <w:u w:val="single"/>
          </w:rPr>
          <w:delText>B.5 Assunzioni</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_Toc60592439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44</w:delText>
        </w:r>
        <w:r w:rsidR="001735AD" w:rsidRPr="001735AD" w:rsidDel="00442324">
          <w:rPr>
            <w:noProof/>
            <w:webHidden/>
          </w:rPr>
          <w:fldChar w:fldCharType="end"/>
        </w:r>
        <w:r w:rsidDel="00442324">
          <w:rPr>
            <w:noProof/>
          </w:rPr>
          <w:fldChar w:fldCharType="end"/>
        </w:r>
      </w:del>
    </w:p>
    <w:p w14:paraId="37F05924" w14:textId="26E3CF59" w:rsidR="001735AD" w:rsidRPr="001735AD" w:rsidDel="00442324" w:rsidRDefault="00182448" w:rsidP="001735AD">
      <w:pPr>
        <w:tabs>
          <w:tab w:val="right" w:leader="dot" w:pos="8630"/>
        </w:tabs>
        <w:ind w:left="240"/>
        <w:rPr>
          <w:del w:id="93" w:author="Marco Chiavaroli" w:date="2021-02-10T19:21:00Z"/>
          <w:rFonts w:ascii="Calibri" w:hAnsi="Calibri"/>
          <w:noProof/>
          <w:sz w:val="22"/>
          <w:szCs w:val="22"/>
          <w:lang w:val="it-IT" w:eastAsia="it-IT"/>
        </w:rPr>
      </w:pPr>
      <w:del w:id="94" w:author="Marco Chiavaroli" w:date="2021-02-10T19:21:00Z">
        <w:r w:rsidDel="00442324">
          <w:rPr>
            <w:noProof/>
          </w:rPr>
          <w:fldChar w:fldCharType="begin"/>
        </w:r>
        <w:r w:rsidDel="00442324">
          <w:rPr>
            <w:noProof/>
          </w:rPr>
          <w:delInstrText xml:space="preserve"> HYPERLINK \l "_Toc60592440" </w:delInstrText>
        </w:r>
        <w:r w:rsidDel="00442324">
          <w:rPr>
            <w:noProof/>
          </w:rPr>
          <w:fldChar w:fldCharType="separate"/>
        </w:r>
      </w:del>
      <w:ins w:id="95" w:author="Marco Chiavaroli" w:date="2021-02-10T19:35:00Z">
        <w:r w:rsidR="00F11C3A">
          <w:rPr>
            <w:b/>
            <w:bCs/>
            <w:noProof/>
            <w:lang w:val="it-IT"/>
          </w:rPr>
          <w:t>Errore. Riferimento a collegamento ipertestuale non valido.</w:t>
        </w:r>
      </w:ins>
      <w:del w:id="96" w:author="Marco Chiavaroli" w:date="2021-02-10T19:21:00Z">
        <w:r w:rsidR="001735AD" w:rsidRPr="001735AD" w:rsidDel="00442324">
          <w:rPr>
            <w:rFonts w:ascii="Calibri" w:hAnsi="Calibri" w:cs="Calibri"/>
            <w:b/>
            <w:bCs/>
            <w:i/>
            <w:iCs/>
            <w:noProof/>
            <w:color w:val="0000FF"/>
            <w:u w:val="single"/>
            <w:lang w:val="it-IT"/>
          </w:rPr>
          <w:delText>B.6 Use Case Diagrams</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_Toc60592440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47</w:delText>
        </w:r>
        <w:r w:rsidR="001735AD" w:rsidRPr="001735AD" w:rsidDel="00442324">
          <w:rPr>
            <w:noProof/>
            <w:webHidden/>
          </w:rPr>
          <w:fldChar w:fldCharType="end"/>
        </w:r>
        <w:r w:rsidDel="00442324">
          <w:rPr>
            <w:noProof/>
          </w:rPr>
          <w:fldChar w:fldCharType="end"/>
        </w:r>
      </w:del>
    </w:p>
    <w:p w14:paraId="1A988FB9" w14:textId="7E4DD8D6" w:rsidR="001735AD" w:rsidRPr="001735AD" w:rsidDel="00442324" w:rsidRDefault="00182448" w:rsidP="001735AD">
      <w:pPr>
        <w:tabs>
          <w:tab w:val="right" w:leader="dot" w:pos="8630"/>
        </w:tabs>
        <w:spacing w:after="100" w:line="259" w:lineRule="auto"/>
        <w:rPr>
          <w:del w:id="97" w:author="Marco Chiavaroli" w:date="2021-02-10T19:21:00Z"/>
          <w:rFonts w:ascii="Calibri" w:hAnsi="Calibri"/>
          <w:noProof/>
          <w:sz w:val="22"/>
          <w:szCs w:val="22"/>
          <w:lang w:val="it-IT" w:eastAsia="it-IT"/>
        </w:rPr>
      </w:pPr>
      <w:del w:id="98" w:author="Marco Chiavaroli" w:date="2021-02-10T19:21:00Z">
        <w:r w:rsidDel="00442324">
          <w:rPr>
            <w:noProof/>
          </w:rPr>
          <w:fldChar w:fldCharType="begin"/>
        </w:r>
        <w:r w:rsidDel="00442324">
          <w:rPr>
            <w:noProof/>
          </w:rPr>
          <w:delInstrText xml:space="preserve"> HYPERLINK \l "_Toc60592441" </w:delInstrText>
        </w:r>
        <w:r w:rsidDel="00442324">
          <w:rPr>
            <w:noProof/>
          </w:rPr>
          <w:fldChar w:fldCharType="separate"/>
        </w:r>
      </w:del>
      <w:ins w:id="99" w:author="Marco Chiavaroli" w:date="2021-02-10T19:35:00Z">
        <w:r w:rsidR="00F11C3A">
          <w:rPr>
            <w:b/>
            <w:bCs/>
            <w:noProof/>
            <w:lang w:val="it-IT"/>
          </w:rPr>
          <w:t>Errore. Riferimento a collegamento ipertestuale non valido.</w:t>
        </w:r>
      </w:ins>
      <w:del w:id="100" w:author="Marco Chiavaroli" w:date="2021-02-10T19:21:00Z">
        <w:r w:rsidR="001735AD" w:rsidRPr="001735AD" w:rsidDel="00442324">
          <w:rPr>
            <w:rFonts w:ascii="Calibri" w:hAnsi="Calibri" w:cs="Calibri"/>
            <w:noProof/>
            <w:color w:val="0000FF"/>
            <w:sz w:val="22"/>
            <w:szCs w:val="22"/>
            <w:u w:val="single"/>
            <w:lang w:val="en-GB" w:eastAsia="it-IT"/>
          </w:rPr>
          <w:delText>C. Architettura Software</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_Toc60592441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50</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69CE7748" w14:textId="771CF5B0" w:rsidR="001735AD" w:rsidRPr="001735AD" w:rsidDel="00442324" w:rsidRDefault="00182448" w:rsidP="001735AD">
      <w:pPr>
        <w:tabs>
          <w:tab w:val="right" w:leader="dot" w:pos="8630"/>
        </w:tabs>
        <w:ind w:left="240"/>
        <w:rPr>
          <w:del w:id="101" w:author="Marco Chiavaroli" w:date="2021-02-10T19:21:00Z"/>
          <w:rFonts w:ascii="Calibri" w:hAnsi="Calibri"/>
          <w:noProof/>
          <w:sz w:val="22"/>
          <w:szCs w:val="22"/>
          <w:lang w:val="it-IT" w:eastAsia="it-IT"/>
        </w:rPr>
      </w:pPr>
      <w:del w:id="102" w:author="Marco Chiavaroli" w:date="2021-02-10T19:21:00Z">
        <w:r w:rsidDel="00442324">
          <w:rPr>
            <w:noProof/>
          </w:rPr>
          <w:fldChar w:fldCharType="begin"/>
        </w:r>
        <w:r w:rsidDel="00442324">
          <w:rPr>
            <w:noProof/>
          </w:rPr>
          <w:delInstrText xml:space="preserve"> HYPERLINK \l "_Toc60592442" </w:delInstrText>
        </w:r>
        <w:r w:rsidDel="00442324">
          <w:rPr>
            <w:noProof/>
          </w:rPr>
          <w:fldChar w:fldCharType="separate"/>
        </w:r>
      </w:del>
      <w:ins w:id="103" w:author="Marco Chiavaroli" w:date="2021-02-10T19:35:00Z">
        <w:r w:rsidR="00F11C3A">
          <w:rPr>
            <w:b/>
            <w:bCs/>
            <w:noProof/>
            <w:lang w:val="it-IT"/>
          </w:rPr>
          <w:t>Errore. Riferimento a collegamento ipertestuale non valido.</w:t>
        </w:r>
      </w:ins>
      <w:del w:id="104" w:author="Marco Chiavaroli" w:date="2021-02-10T19:21:00Z">
        <w:r w:rsidR="001735AD" w:rsidRPr="001735AD" w:rsidDel="00442324">
          <w:rPr>
            <w:rFonts w:ascii="Calibri" w:hAnsi="Calibri" w:cs="Calibri"/>
            <w:b/>
            <w:bCs/>
            <w:i/>
            <w:iCs/>
            <w:noProof/>
            <w:color w:val="0000FF"/>
            <w:u w:val="single"/>
          </w:rPr>
          <w:delText>C.1The static view of the system: Component Diagram</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_Toc60592442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50</w:delText>
        </w:r>
        <w:r w:rsidR="001735AD" w:rsidRPr="001735AD" w:rsidDel="00442324">
          <w:rPr>
            <w:noProof/>
            <w:webHidden/>
          </w:rPr>
          <w:fldChar w:fldCharType="end"/>
        </w:r>
        <w:r w:rsidDel="00442324">
          <w:rPr>
            <w:noProof/>
          </w:rPr>
          <w:fldChar w:fldCharType="end"/>
        </w:r>
      </w:del>
    </w:p>
    <w:p w14:paraId="30C30582" w14:textId="032C092B" w:rsidR="001735AD" w:rsidRPr="001735AD" w:rsidDel="00442324" w:rsidRDefault="00182448" w:rsidP="001735AD">
      <w:pPr>
        <w:tabs>
          <w:tab w:val="right" w:leader="dot" w:pos="8630"/>
        </w:tabs>
        <w:ind w:left="240"/>
        <w:rPr>
          <w:del w:id="105" w:author="Marco Chiavaroli" w:date="2021-02-10T19:21:00Z"/>
          <w:rFonts w:ascii="Calibri" w:hAnsi="Calibri"/>
          <w:noProof/>
          <w:sz w:val="22"/>
          <w:szCs w:val="22"/>
          <w:lang w:val="it-IT" w:eastAsia="it-IT"/>
        </w:rPr>
      </w:pPr>
      <w:del w:id="106" w:author="Marco Chiavaroli" w:date="2021-02-10T19:21:00Z">
        <w:r w:rsidDel="00442324">
          <w:rPr>
            <w:noProof/>
          </w:rPr>
          <w:fldChar w:fldCharType="begin"/>
        </w:r>
        <w:r w:rsidDel="00442324">
          <w:rPr>
            <w:noProof/>
          </w:rPr>
          <w:delInstrText xml:space="preserve"> HYPERLINK \l "_Toc60592443" </w:delInstrText>
        </w:r>
        <w:r w:rsidDel="00442324">
          <w:rPr>
            <w:noProof/>
          </w:rPr>
          <w:fldChar w:fldCharType="separate"/>
        </w:r>
      </w:del>
      <w:ins w:id="107" w:author="Marco Chiavaroli" w:date="2021-02-10T19:35:00Z">
        <w:r w:rsidR="00F11C3A">
          <w:rPr>
            <w:b/>
            <w:bCs/>
            <w:noProof/>
            <w:lang w:val="it-IT"/>
          </w:rPr>
          <w:t>Errore. Riferimento a collegamento ipertestuale non valido.</w:t>
        </w:r>
      </w:ins>
      <w:del w:id="108" w:author="Marco Chiavaroli" w:date="2021-02-10T19:21:00Z">
        <w:r w:rsidR="001735AD" w:rsidRPr="001735AD" w:rsidDel="00442324">
          <w:rPr>
            <w:rFonts w:ascii="Calibri" w:hAnsi="Calibri" w:cs="Calibri"/>
            <w:b/>
            <w:bCs/>
            <w:i/>
            <w:iCs/>
            <w:noProof/>
            <w:color w:val="0000FF"/>
            <w:u w:val="single"/>
            <w:lang w:val="en-GB"/>
          </w:rPr>
          <w:delText>C.2 The dynamic view of the software architecture: Sequence Diagram</w:delText>
        </w:r>
        <w:r w:rsidR="001735AD" w:rsidRPr="001735AD" w:rsidDel="00442324">
          <w:rPr>
            <w:noProof/>
            <w:webHidden/>
          </w:rPr>
          <w:tab/>
        </w:r>
        <w:r w:rsidR="001735AD" w:rsidRPr="001735AD" w:rsidDel="00442324">
          <w:rPr>
            <w:noProof/>
            <w:webHidden/>
          </w:rPr>
          <w:fldChar w:fldCharType="begin"/>
        </w:r>
        <w:r w:rsidR="001735AD" w:rsidRPr="001735AD" w:rsidDel="00442324">
          <w:rPr>
            <w:noProof/>
            <w:webHidden/>
          </w:rPr>
          <w:delInstrText xml:space="preserve"> PAGEREF _Toc60592443 \h </w:delInstrText>
        </w:r>
        <w:r w:rsidR="001735AD" w:rsidRPr="001735AD" w:rsidDel="00442324">
          <w:rPr>
            <w:noProof/>
            <w:webHidden/>
          </w:rPr>
        </w:r>
        <w:r w:rsidR="001735AD" w:rsidRPr="001735AD" w:rsidDel="00442324">
          <w:rPr>
            <w:noProof/>
            <w:webHidden/>
          </w:rPr>
          <w:fldChar w:fldCharType="separate"/>
        </w:r>
        <w:r w:rsidR="001735AD" w:rsidRPr="001735AD" w:rsidDel="00442324">
          <w:rPr>
            <w:noProof/>
            <w:webHidden/>
          </w:rPr>
          <w:delText>53</w:delText>
        </w:r>
        <w:r w:rsidR="001735AD" w:rsidRPr="001735AD" w:rsidDel="00442324">
          <w:rPr>
            <w:noProof/>
            <w:webHidden/>
          </w:rPr>
          <w:fldChar w:fldCharType="end"/>
        </w:r>
        <w:r w:rsidDel="00442324">
          <w:rPr>
            <w:noProof/>
          </w:rPr>
          <w:fldChar w:fldCharType="end"/>
        </w:r>
      </w:del>
    </w:p>
    <w:p w14:paraId="44B72BD6" w14:textId="023C15EC" w:rsidR="001735AD" w:rsidRPr="001735AD" w:rsidDel="00442324" w:rsidRDefault="002E0E24" w:rsidP="001735AD">
      <w:pPr>
        <w:tabs>
          <w:tab w:val="right" w:leader="dot" w:pos="8630"/>
        </w:tabs>
        <w:spacing w:after="100" w:line="259" w:lineRule="auto"/>
        <w:rPr>
          <w:del w:id="109" w:author="Marco Chiavaroli" w:date="2021-02-10T19:21:00Z"/>
          <w:rFonts w:ascii="Calibri" w:hAnsi="Calibri"/>
          <w:noProof/>
          <w:sz w:val="22"/>
          <w:szCs w:val="22"/>
          <w:lang w:val="it-IT" w:eastAsia="it-IT"/>
        </w:rPr>
      </w:pPr>
      <w:del w:id="110" w:author="Marco Chiavaroli" w:date="2021-02-10T19:21:00Z">
        <w:r w:rsidDel="00442324">
          <w:rPr>
            <w:noProof/>
          </w:rPr>
          <w:fldChar w:fldCharType="begin"/>
        </w:r>
        <w:r w:rsidDel="00442324">
          <w:rPr>
            <w:noProof/>
          </w:rPr>
          <w:delInstrText xml:space="preserve"> HYPERLINK \l "_Toc60592444" </w:delInstrText>
        </w:r>
        <w:r w:rsidDel="00442324">
          <w:rPr>
            <w:noProof/>
          </w:rPr>
          <w:fldChar w:fldCharType="separate"/>
        </w:r>
      </w:del>
      <w:ins w:id="111" w:author="Marco Chiavaroli" w:date="2021-02-10T19:35:00Z">
        <w:r w:rsidR="00F11C3A">
          <w:rPr>
            <w:b/>
            <w:bCs/>
            <w:noProof/>
            <w:lang w:val="it-IT"/>
          </w:rPr>
          <w:t>Errore. Riferimento a collegamento ipertestuale non valido.</w:t>
        </w:r>
      </w:ins>
      <w:ins w:id="112" w:author="Martina Nolletti" w:date="2021-02-09T18:50:00Z">
        <w:del w:id="113" w:author="Marco Chiavaroli" w:date="2021-02-10T19:21:00Z">
          <w:r w:rsidR="00B3285F" w:rsidDel="00442324">
            <w:rPr>
              <w:rFonts w:ascii="Calibri" w:hAnsi="Calibri" w:cs="Calibri"/>
              <w:noProof/>
              <w:color w:val="0000FF"/>
              <w:sz w:val="22"/>
              <w:szCs w:val="22"/>
              <w:u w:val="single"/>
              <w:lang w:val="en-GB" w:eastAsia="it-IT"/>
            </w:rPr>
            <w:delText>E</w:delText>
          </w:r>
        </w:del>
      </w:ins>
      <w:del w:id="114" w:author="Marco Chiavaroli" w:date="2021-02-10T19:21:00Z">
        <w:r w:rsidR="001735AD" w:rsidRPr="001735AD" w:rsidDel="00442324">
          <w:rPr>
            <w:rFonts w:ascii="Calibri" w:hAnsi="Calibri" w:cs="Calibri"/>
            <w:noProof/>
            <w:color w:val="0000FF"/>
            <w:sz w:val="22"/>
            <w:szCs w:val="22"/>
            <w:u w:val="single"/>
            <w:lang w:val="en-GB" w:eastAsia="it-IT"/>
          </w:rPr>
          <w:delText>D. Design Decisions</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_Toc60592444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68</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421981E4" w14:textId="63A22B9A" w:rsidR="001735AD" w:rsidRPr="001735AD" w:rsidDel="00442324" w:rsidRDefault="002E0E24" w:rsidP="001735AD">
      <w:pPr>
        <w:tabs>
          <w:tab w:val="right" w:leader="dot" w:pos="8630"/>
        </w:tabs>
        <w:spacing w:after="100" w:line="259" w:lineRule="auto"/>
        <w:rPr>
          <w:del w:id="115" w:author="Marco Chiavaroli" w:date="2021-02-10T19:21:00Z"/>
          <w:rFonts w:ascii="Calibri" w:hAnsi="Calibri"/>
          <w:noProof/>
          <w:sz w:val="22"/>
          <w:szCs w:val="22"/>
          <w:lang w:val="it-IT" w:eastAsia="it-IT"/>
        </w:rPr>
      </w:pPr>
      <w:del w:id="116" w:author="Marco Chiavaroli" w:date="2021-02-10T19:21:00Z">
        <w:r w:rsidDel="00442324">
          <w:rPr>
            <w:noProof/>
          </w:rPr>
          <w:fldChar w:fldCharType="begin"/>
        </w:r>
        <w:r w:rsidDel="00442324">
          <w:rPr>
            <w:noProof/>
          </w:rPr>
          <w:delInstrText xml:space="preserve"> HYPERLINK \l "_Toc60592445" </w:delInstrText>
        </w:r>
        <w:r w:rsidDel="00442324">
          <w:rPr>
            <w:noProof/>
          </w:rPr>
          <w:fldChar w:fldCharType="separate"/>
        </w:r>
      </w:del>
      <w:ins w:id="117" w:author="Marco Chiavaroli" w:date="2021-02-10T19:35:00Z">
        <w:r w:rsidR="00F11C3A">
          <w:rPr>
            <w:b/>
            <w:bCs/>
            <w:noProof/>
            <w:lang w:val="it-IT"/>
          </w:rPr>
          <w:t>Errore. Riferimento a collegamento ipertestuale non valido.</w:t>
        </w:r>
      </w:ins>
      <w:ins w:id="118" w:author="Martina Nolletti" w:date="2021-02-09T18:50:00Z">
        <w:del w:id="119" w:author="Marco Chiavaroli" w:date="2021-02-10T19:21:00Z">
          <w:r w:rsidR="00B3285F" w:rsidDel="00442324">
            <w:rPr>
              <w:rFonts w:ascii="Calibri" w:hAnsi="Calibri" w:cs="Calibri"/>
              <w:noProof/>
              <w:color w:val="0000FF"/>
              <w:sz w:val="22"/>
              <w:szCs w:val="22"/>
              <w:u w:val="single"/>
              <w:lang w:val="en-GB" w:eastAsia="it-IT"/>
            </w:rPr>
            <w:delText>F</w:delText>
          </w:r>
        </w:del>
      </w:ins>
      <w:del w:id="120" w:author="Marco Chiavaroli" w:date="2021-02-10T19:21:00Z">
        <w:r w:rsidR="001735AD" w:rsidRPr="001735AD" w:rsidDel="00442324">
          <w:rPr>
            <w:rFonts w:ascii="Calibri" w:hAnsi="Calibri" w:cs="Calibri"/>
            <w:noProof/>
            <w:color w:val="0000FF"/>
            <w:sz w:val="22"/>
            <w:szCs w:val="22"/>
            <w:u w:val="single"/>
            <w:lang w:val="en-GB" w:eastAsia="it-IT"/>
          </w:rPr>
          <w:delText>E. Low Level Design</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_Toc60592445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78</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6798D6CD" w14:textId="59F978D5" w:rsidR="001735AD" w:rsidRPr="001735AD" w:rsidDel="00442324" w:rsidRDefault="00182448" w:rsidP="001735AD">
      <w:pPr>
        <w:tabs>
          <w:tab w:val="right" w:leader="dot" w:pos="8630"/>
        </w:tabs>
        <w:spacing w:after="100" w:line="259" w:lineRule="auto"/>
        <w:rPr>
          <w:del w:id="121" w:author="Marco Chiavaroli" w:date="2021-02-10T19:21:00Z"/>
          <w:rFonts w:ascii="Calibri" w:hAnsi="Calibri"/>
          <w:noProof/>
          <w:sz w:val="22"/>
          <w:szCs w:val="22"/>
          <w:lang w:val="it-IT" w:eastAsia="it-IT"/>
        </w:rPr>
      </w:pPr>
      <w:del w:id="122" w:author="Marco Chiavaroli" w:date="2021-02-10T19:21:00Z">
        <w:r w:rsidDel="00442324">
          <w:rPr>
            <w:noProof/>
          </w:rPr>
          <w:fldChar w:fldCharType="begin"/>
        </w:r>
        <w:r w:rsidDel="00442324">
          <w:rPr>
            <w:noProof/>
          </w:rPr>
          <w:delInstrText xml:space="preserve"> HYPERLINK \l "_Toc60592446" </w:delInstrText>
        </w:r>
        <w:r w:rsidDel="00442324">
          <w:rPr>
            <w:noProof/>
          </w:rPr>
          <w:fldChar w:fldCharType="separate"/>
        </w:r>
      </w:del>
      <w:ins w:id="123" w:author="Marco Chiavaroli" w:date="2021-02-10T19:35:00Z">
        <w:r w:rsidR="00F11C3A">
          <w:rPr>
            <w:b/>
            <w:bCs/>
            <w:noProof/>
            <w:lang w:val="it-IT"/>
          </w:rPr>
          <w:t>Errore. Riferimento a collegamento ipertestuale non valido.</w:t>
        </w:r>
      </w:ins>
      <w:del w:id="124" w:author="Marco Chiavaroli" w:date="2021-02-10T19:21:00Z">
        <w:r w:rsidR="001735AD" w:rsidRPr="001735AD" w:rsidDel="00442324">
          <w:rPr>
            <w:rFonts w:ascii="Calibri" w:hAnsi="Calibri" w:cs="Calibri"/>
            <w:noProof/>
            <w:color w:val="0000FF"/>
            <w:sz w:val="22"/>
            <w:szCs w:val="22"/>
            <w:u w:val="single"/>
            <w:lang w:val="it-IT" w:eastAsia="it-IT"/>
          </w:rPr>
          <w:delText>F. Effort Recording</w:delText>
        </w:r>
        <w:r w:rsidR="001735AD" w:rsidRPr="001735AD" w:rsidDel="00442324">
          <w:rPr>
            <w:rFonts w:ascii="Calibri" w:hAnsi="Calibri" w:cs="Calibri"/>
            <w:noProof/>
            <w:webHidden/>
            <w:color w:val="0070C0"/>
            <w:sz w:val="22"/>
            <w:szCs w:val="22"/>
            <w:lang w:val="en-GB" w:eastAsia="it-IT"/>
          </w:rPr>
          <w:tab/>
        </w:r>
        <w:r w:rsidR="001735AD" w:rsidRPr="001735AD" w:rsidDel="00442324">
          <w:rPr>
            <w:rFonts w:ascii="Calibri" w:hAnsi="Calibri" w:cs="Calibri"/>
            <w:noProof/>
            <w:webHidden/>
            <w:color w:val="0070C0"/>
            <w:sz w:val="22"/>
            <w:szCs w:val="22"/>
            <w:lang w:val="en-GB" w:eastAsia="it-IT"/>
          </w:rPr>
          <w:fldChar w:fldCharType="begin"/>
        </w:r>
        <w:r w:rsidR="001735AD" w:rsidRPr="001735AD" w:rsidDel="00442324">
          <w:rPr>
            <w:rFonts w:ascii="Calibri" w:hAnsi="Calibri" w:cs="Calibri"/>
            <w:noProof/>
            <w:webHidden/>
            <w:color w:val="0070C0"/>
            <w:sz w:val="22"/>
            <w:szCs w:val="22"/>
            <w:lang w:val="en-GB" w:eastAsia="it-IT"/>
          </w:rPr>
          <w:delInstrText xml:space="preserve"> PAGEREF _Toc60592446 \h </w:delInstrText>
        </w:r>
        <w:r w:rsidR="001735AD" w:rsidRPr="001735AD" w:rsidDel="00442324">
          <w:rPr>
            <w:rFonts w:ascii="Calibri" w:hAnsi="Calibri" w:cs="Calibri"/>
            <w:noProof/>
            <w:webHidden/>
            <w:color w:val="0070C0"/>
            <w:sz w:val="22"/>
            <w:szCs w:val="22"/>
            <w:lang w:val="en-GB" w:eastAsia="it-IT"/>
          </w:rPr>
        </w:r>
        <w:r w:rsidR="001735AD" w:rsidRPr="001735AD" w:rsidDel="00442324">
          <w:rPr>
            <w:rFonts w:ascii="Calibri" w:hAnsi="Calibri" w:cs="Calibri"/>
            <w:noProof/>
            <w:webHidden/>
            <w:color w:val="0070C0"/>
            <w:sz w:val="22"/>
            <w:szCs w:val="22"/>
            <w:lang w:val="en-GB" w:eastAsia="it-IT"/>
          </w:rPr>
          <w:fldChar w:fldCharType="separate"/>
        </w:r>
        <w:r w:rsidR="001735AD" w:rsidRPr="001735AD" w:rsidDel="00442324">
          <w:rPr>
            <w:rFonts w:ascii="Calibri" w:hAnsi="Calibri" w:cs="Calibri"/>
            <w:noProof/>
            <w:webHidden/>
            <w:color w:val="0070C0"/>
            <w:sz w:val="22"/>
            <w:szCs w:val="22"/>
            <w:lang w:val="en-GB" w:eastAsia="it-IT"/>
          </w:rPr>
          <w:delText>81</w:delText>
        </w:r>
        <w:r w:rsidR="001735AD" w:rsidRPr="001735AD" w:rsidDel="00442324">
          <w:rPr>
            <w:rFonts w:ascii="Calibri" w:hAnsi="Calibri" w:cs="Calibri"/>
            <w:noProof/>
            <w:webHidden/>
            <w:color w:val="0070C0"/>
            <w:sz w:val="22"/>
            <w:szCs w:val="22"/>
            <w:lang w:val="en-GB" w:eastAsia="it-IT"/>
          </w:rPr>
          <w:fldChar w:fldCharType="end"/>
        </w:r>
        <w:r w:rsidDel="00442324">
          <w:rPr>
            <w:rFonts w:ascii="Calibri" w:hAnsi="Calibri" w:cs="Calibri"/>
            <w:noProof/>
            <w:color w:val="0070C0"/>
            <w:sz w:val="22"/>
            <w:szCs w:val="22"/>
            <w:lang w:val="en-GB" w:eastAsia="it-IT"/>
          </w:rPr>
          <w:fldChar w:fldCharType="end"/>
        </w:r>
      </w:del>
    </w:p>
    <w:p w14:paraId="722ECE89" w14:textId="48CEF06D" w:rsidR="001735AD" w:rsidRPr="001735AD" w:rsidRDefault="001735AD" w:rsidP="00526AAC">
      <w:r w:rsidRPr="001735AD">
        <w:rPr>
          <w:rFonts w:ascii="Calibri" w:hAnsi="Calibri" w:cs="Calibri"/>
          <w:b/>
          <w:bCs/>
        </w:rPr>
        <w:fldChar w:fldCharType="end"/>
      </w:r>
      <w:r w:rsidRPr="001F2591">
        <w:rPr>
          <w:rFonts w:ascii="Calibri" w:hAnsi="Calibri" w:cs="Calibri"/>
          <w:b/>
          <w:bCs/>
          <w:kern w:val="32"/>
          <w:sz w:val="32"/>
          <w:szCs w:val="32"/>
          <w:lang w:val="en-GB"/>
        </w:rPr>
        <w:br w:type="page"/>
      </w:r>
      <w:r w:rsidRPr="001735AD">
        <w:rPr>
          <w:rFonts w:ascii="Calibri" w:hAnsi="Calibri" w:cs="Calibri"/>
          <w:b/>
          <w:bCs/>
          <w:kern w:val="32"/>
          <w:sz w:val="38"/>
          <w:szCs w:val="38"/>
          <w:lang w:val="en-GB"/>
        </w:rPr>
        <w:lastRenderedPageBreak/>
        <w:t>List of Challenging/Risky Requirements or Tasks</w:t>
      </w:r>
    </w:p>
    <w:p w14:paraId="08B65BCD" w14:textId="77777777" w:rsidR="001735AD" w:rsidRPr="001735AD" w:rsidRDefault="001735AD" w:rsidP="001735AD">
      <w:pPr>
        <w:pBdr>
          <w:bottom w:val="single" w:sz="8" w:space="4" w:color="4F81BD"/>
        </w:pBdr>
        <w:spacing w:after="300"/>
        <w:contextualSpacing/>
        <w:rPr>
          <w:rFonts w:ascii="Calibri" w:hAnsi="Calibri" w:cs="Calibri"/>
          <w:i/>
          <w:iCs/>
          <w:color w:val="808080"/>
          <w:spacing w:val="5"/>
          <w:kern w:val="28"/>
          <w:lang w:val="en-GB"/>
        </w:rPr>
      </w:pPr>
    </w:p>
    <w:tbl>
      <w:tblPr>
        <w:tblpPr w:leftFromText="180" w:rightFromText="180" w:vertAnchor="text" w:horzAnchor="margin" w:tblpXSpec="center" w:tblpY="136"/>
        <w:tblW w:w="6120" w:type="dxa"/>
        <w:tblLayout w:type="fixed"/>
        <w:tblCellMar>
          <w:left w:w="0" w:type="dxa"/>
          <w:right w:w="0" w:type="dxa"/>
        </w:tblCellMar>
        <w:tblLook w:val="04A0" w:firstRow="1" w:lastRow="0" w:firstColumn="1" w:lastColumn="0" w:noHBand="0" w:noVBand="1"/>
      </w:tblPr>
      <w:tblGrid>
        <w:gridCol w:w="3287"/>
        <w:gridCol w:w="1424"/>
        <w:gridCol w:w="1409"/>
      </w:tblGrid>
      <w:tr w:rsidR="001735AD" w:rsidRPr="001735AD" w14:paraId="770670AF" w14:textId="77777777" w:rsidTr="003D5136">
        <w:tc>
          <w:tcPr>
            <w:tcW w:w="3287" w:type="dxa"/>
            <w:tcBorders>
              <w:top w:val="single" w:sz="4" w:space="0" w:color="000001"/>
              <w:left w:val="single" w:sz="4" w:space="0" w:color="000001"/>
              <w:bottom w:val="single" w:sz="4" w:space="0" w:color="000001"/>
              <w:right w:val="single" w:sz="4" w:space="0" w:color="000001"/>
            </w:tcBorders>
            <w:hideMark/>
          </w:tcPr>
          <w:p w14:paraId="56EC8F07" w14:textId="70D2CBE4" w:rsidR="001735AD" w:rsidRPr="001735AD" w:rsidRDefault="001735AD" w:rsidP="001735AD">
            <w:pPr>
              <w:jc w:val="center"/>
              <w:rPr>
                <w:rFonts w:ascii="Calibri" w:hAnsi="Calibri" w:cs="Calibri"/>
                <w:b/>
                <w:bCs/>
              </w:rPr>
            </w:pPr>
            <w:r w:rsidRPr="001735AD">
              <w:rPr>
                <w:rFonts w:ascii="Calibri" w:hAnsi="Calibri" w:cs="Calibri"/>
                <w:b/>
                <w:bCs/>
              </w:rPr>
              <w:t>Challenging Task</w:t>
            </w:r>
            <w:r w:rsidRPr="001735AD">
              <w:rPr>
                <w:rFonts w:ascii="Calibri" w:hAnsi="Calibri" w:cs="Calibri"/>
                <w:b/>
                <w:bCs/>
              </w:rPr>
              <w:br/>
              <w:t xml:space="preserve">ID e </w:t>
            </w:r>
            <w:r w:rsidR="00711CE0" w:rsidRPr="001735AD">
              <w:rPr>
                <w:rFonts w:ascii="Calibri" w:hAnsi="Calibri" w:cs="Calibri"/>
                <w:b/>
                <w:bCs/>
              </w:rPr>
              <w:t>Nome</w:t>
            </w:r>
          </w:p>
        </w:tc>
        <w:tc>
          <w:tcPr>
            <w:tcW w:w="1424" w:type="dxa"/>
            <w:tcBorders>
              <w:top w:val="single" w:sz="4" w:space="0" w:color="000001"/>
              <w:left w:val="single" w:sz="4" w:space="0" w:color="000001"/>
              <w:bottom w:val="single" w:sz="4" w:space="0" w:color="000001"/>
              <w:right w:val="single" w:sz="4" w:space="0" w:color="000001"/>
            </w:tcBorders>
            <w:hideMark/>
          </w:tcPr>
          <w:p w14:paraId="4C37EB4A" w14:textId="77777777" w:rsidR="001735AD" w:rsidRPr="001735AD" w:rsidRDefault="001735AD" w:rsidP="001735AD">
            <w:pPr>
              <w:jc w:val="center"/>
              <w:rPr>
                <w:rFonts w:ascii="Calibri" w:hAnsi="Calibri" w:cs="Calibri"/>
                <w:b/>
                <w:bCs/>
              </w:rPr>
            </w:pPr>
            <w:r w:rsidRPr="001735AD">
              <w:rPr>
                <w:rFonts w:ascii="Calibri" w:hAnsi="Calibri" w:cs="Calibri"/>
                <w:b/>
                <w:bCs/>
              </w:rPr>
              <w:t>Date the task is identified</w:t>
            </w:r>
          </w:p>
        </w:tc>
        <w:tc>
          <w:tcPr>
            <w:tcW w:w="1409" w:type="dxa"/>
            <w:tcBorders>
              <w:top w:val="single" w:sz="4" w:space="0" w:color="000001"/>
              <w:left w:val="single" w:sz="4" w:space="0" w:color="000001"/>
              <w:bottom w:val="single" w:sz="4" w:space="0" w:color="000001"/>
              <w:right w:val="single" w:sz="4" w:space="0" w:color="000001"/>
            </w:tcBorders>
            <w:hideMark/>
          </w:tcPr>
          <w:p w14:paraId="184A575E" w14:textId="77777777" w:rsidR="001735AD" w:rsidRPr="001735AD" w:rsidRDefault="001735AD" w:rsidP="001735AD">
            <w:pPr>
              <w:jc w:val="center"/>
              <w:rPr>
                <w:rFonts w:ascii="Calibri" w:hAnsi="Calibri" w:cs="Calibri"/>
                <w:b/>
                <w:bCs/>
              </w:rPr>
            </w:pPr>
            <w:r w:rsidRPr="001735AD">
              <w:rPr>
                <w:rFonts w:ascii="Calibri" w:hAnsi="Calibri" w:cs="Calibri"/>
                <w:b/>
                <w:bCs/>
              </w:rPr>
              <w:t>Date the challenge is resolved</w:t>
            </w:r>
          </w:p>
        </w:tc>
      </w:tr>
      <w:tr w:rsidR="001735AD" w:rsidRPr="001735AD" w14:paraId="50890145" w14:textId="77777777" w:rsidTr="003D5136">
        <w:tc>
          <w:tcPr>
            <w:tcW w:w="3287" w:type="dxa"/>
            <w:tcBorders>
              <w:top w:val="single" w:sz="4" w:space="0" w:color="000001"/>
              <w:left w:val="single" w:sz="4" w:space="0" w:color="000001"/>
              <w:bottom w:val="single" w:sz="4" w:space="0" w:color="000001"/>
              <w:right w:val="single" w:sz="4" w:space="0" w:color="000001"/>
            </w:tcBorders>
          </w:tcPr>
          <w:p w14:paraId="4D1DEAFA" w14:textId="77777777" w:rsidR="001735AD" w:rsidRPr="001735AD" w:rsidRDefault="001735AD" w:rsidP="001735AD">
            <w:pPr>
              <w:rPr>
                <w:rFonts w:ascii="Calibri" w:hAnsi="Calibri" w:cs="Calibri"/>
                <w:lang w:val="it-IT"/>
              </w:rPr>
            </w:pPr>
            <w:r w:rsidRPr="001735AD">
              <w:rPr>
                <w:rFonts w:ascii="Calibri" w:hAnsi="Calibri" w:cs="Calibri"/>
                <w:lang w:val="it-IT"/>
              </w:rPr>
              <w:t>C1) Memorizzazione dei dati all’interno del Database</w:t>
            </w:r>
          </w:p>
          <w:p w14:paraId="0FCC46F9" w14:textId="77777777" w:rsidR="001735AD" w:rsidRPr="001735AD" w:rsidRDefault="001735AD" w:rsidP="001735AD">
            <w:pPr>
              <w:rPr>
                <w:rFonts w:ascii="Calibri" w:hAnsi="Calibri" w:cs="Calibri"/>
                <w:lang w:val="it-IT"/>
              </w:rPr>
            </w:pPr>
          </w:p>
        </w:tc>
        <w:tc>
          <w:tcPr>
            <w:tcW w:w="1424" w:type="dxa"/>
            <w:tcBorders>
              <w:top w:val="single" w:sz="4" w:space="0" w:color="000001"/>
              <w:left w:val="single" w:sz="4" w:space="0" w:color="000001"/>
              <w:bottom w:val="single" w:sz="4" w:space="0" w:color="000001"/>
              <w:right w:val="single" w:sz="4" w:space="0" w:color="000001"/>
            </w:tcBorders>
            <w:hideMark/>
          </w:tcPr>
          <w:p w14:paraId="2ACB833E"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tcPr>
          <w:p w14:paraId="5C76B19F" w14:textId="77777777" w:rsidR="001735AD" w:rsidRPr="001735AD" w:rsidRDefault="001735AD" w:rsidP="001735AD">
            <w:pPr>
              <w:rPr>
                <w:rFonts w:ascii="Calibri" w:hAnsi="Calibri" w:cs="Calibri"/>
              </w:rPr>
            </w:pPr>
            <w:r w:rsidRPr="001735AD">
              <w:rPr>
                <w:rFonts w:ascii="Calibri" w:hAnsi="Calibri" w:cs="Calibri"/>
              </w:rPr>
              <w:t>22/12/2020</w:t>
            </w:r>
          </w:p>
        </w:tc>
      </w:tr>
      <w:tr w:rsidR="001735AD" w:rsidRPr="001735AD" w14:paraId="5B27BC43" w14:textId="77777777" w:rsidTr="003D5136">
        <w:trPr>
          <w:trHeight w:val="589"/>
        </w:trPr>
        <w:tc>
          <w:tcPr>
            <w:tcW w:w="3287" w:type="dxa"/>
            <w:tcBorders>
              <w:top w:val="single" w:sz="4" w:space="0" w:color="000001"/>
              <w:left w:val="single" w:sz="4" w:space="0" w:color="000001"/>
              <w:bottom w:val="single" w:sz="4" w:space="0" w:color="000001"/>
              <w:right w:val="single" w:sz="4" w:space="0" w:color="000001"/>
            </w:tcBorders>
            <w:hideMark/>
          </w:tcPr>
          <w:p w14:paraId="33028C1C" w14:textId="77777777" w:rsidR="001735AD" w:rsidRPr="001735AD" w:rsidRDefault="001735AD" w:rsidP="001735AD">
            <w:pPr>
              <w:rPr>
                <w:rFonts w:ascii="Calibri" w:hAnsi="Calibri" w:cs="Calibri"/>
              </w:rPr>
            </w:pPr>
            <w:r w:rsidRPr="001735AD">
              <w:rPr>
                <w:rFonts w:ascii="Calibri" w:hAnsi="Calibri" w:cs="Calibri"/>
              </w:rPr>
              <w:t xml:space="preserve">C2) </w:t>
            </w:r>
            <w:proofErr w:type="spellStart"/>
            <w:r w:rsidRPr="001735AD">
              <w:rPr>
                <w:rFonts w:ascii="Calibri" w:hAnsi="Calibri" w:cs="Calibri"/>
              </w:rPr>
              <w:t>Sovraccarico</w:t>
            </w:r>
            <w:proofErr w:type="spellEnd"/>
            <w:r w:rsidRPr="001735AD">
              <w:rPr>
                <w:rFonts w:ascii="Calibri" w:hAnsi="Calibri" w:cs="Calibri"/>
              </w:rPr>
              <w:t xml:space="preserve"> del Database</w:t>
            </w:r>
          </w:p>
        </w:tc>
        <w:tc>
          <w:tcPr>
            <w:tcW w:w="1424" w:type="dxa"/>
            <w:tcBorders>
              <w:top w:val="single" w:sz="4" w:space="0" w:color="000001"/>
              <w:left w:val="single" w:sz="4" w:space="0" w:color="000001"/>
              <w:bottom w:val="single" w:sz="4" w:space="0" w:color="000001"/>
              <w:right w:val="single" w:sz="4" w:space="0" w:color="000001"/>
            </w:tcBorders>
            <w:hideMark/>
          </w:tcPr>
          <w:p w14:paraId="03C5D210" w14:textId="77777777" w:rsidR="001735AD" w:rsidRPr="001735AD" w:rsidRDefault="001735AD" w:rsidP="001735AD">
            <w:pPr>
              <w:rPr>
                <w:rFonts w:ascii="Calibri" w:hAnsi="Calibri" w:cs="Calibri"/>
              </w:rPr>
            </w:pPr>
            <w:r w:rsidRPr="001735AD">
              <w:rPr>
                <w:rFonts w:ascii="Calibri" w:hAnsi="Calibri" w:cs="Calibri"/>
              </w:rPr>
              <w:t>27/11/2020</w:t>
            </w:r>
          </w:p>
        </w:tc>
        <w:tc>
          <w:tcPr>
            <w:tcW w:w="1409" w:type="dxa"/>
            <w:tcBorders>
              <w:top w:val="single" w:sz="4" w:space="0" w:color="000001"/>
              <w:left w:val="single" w:sz="4" w:space="0" w:color="000001"/>
              <w:bottom w:val="single" w:sz="4" w:space="0" w:color="000001"/>
              <w:right w:val="single" w:sz="4" w:space="0" w:color="000001"/>
            </w:tcBorders>
            <w:hideMark/>
          </w:tcPr>
          <w:p w14:paraId="571852A7" w14:textId="77777777" w:rsidR="001735AD" w:rsidRPr="001735AD" w:rsidRDefault="001735AD" w:rsidP="001735AD">
            <w:pPr>
              <w:rPr>
                <w:rFonts w:ascii="Calibri" w:hAnsi="Calibri" w:cs="Calibri"/>
              </w:rPr>
            </w:pPr>
            <w:r w:rsidRPr="001735AD">
              <w:rPr>
                <w:rFonts w:ascii="Calibri" w:hAnsi="Calibri" w:cs="Calibri"/>
              </w:rPr>
              <w:t>21/12/2020</w:t>
            </w:r>
          </w:p>
        </w:tc>
      </w:tr>
      <w:tr w:rsidR="001735AD" w:rsidRPr="001735AD" w14:paraId="65783348" w14:textId="77777777" w:rsidTr="003D5136">
        <w:trPr>
          <w:trHeight w:val="753"/>
        </w:trPr>
        <w:tc>
          <w:tcPr>
            <w:tcW w:w="3287" w:type="dxa"/>
            <w:tcBorders>
              <w:top w:val="single" w:sz="4" w:space="0" w:color="000001"/>
              <w:left w:val="single" w:sz="4" w:space="0" w:color="000001"/>
              <w:bottom w:val="single" w:sz="4" w:space="0" w:color="000001"/>
              <w:right w:val="single" w:sz="4" w:space="0" w:color="000001"/>
            </w:tcBorders>
            <w:hideMark/>
          </w:tcPr>
          <w:p w14:paraId="1E6E5040" w14:textId="77777777" w:rsidR="001735AD" w:rsidRPr="001735AD" w:rsidRDefault="001735AD" w:rsidP="001735AD">
            <w:pPr>
              <w:rPr>
                <w:rFonts w:ascii="Calibri" w:hAnsi="Calibri" w:cs="Calibri"/>
                <w:lang w:val="it-IT"/>
              </w:rPr>
            </w:pPr>
            <w:r w:rsidRPr="001735AD">
              <w:rPr>
                <w:rFonts w:ascii="Calibri" w:hAnsi="Calibri" w:cs="Calibri"/>
                <w:lang w:val="it-IT"/>
              </w:rPr>
              <w:t>C3) Unicità e non modificabilità del voto</w:t>
            </w:r>
          </w:p>
        </w:tc>
        <w:tc>
          <w:tcPr>
            <w:tcW w:w="1424" w:type="dxa"/>
            <w:tcBorders>
              <w:top w:val="single" w:sz="4" w:space="0" w:color="000001"/>
              <w:left w:val="single" w:sz="4" w:space="0" w:color="000001"/>
              <w:bottom w:val="single" w:sz="4" w:space="0" w:color="000001"/>
              <w:right w:val="single" w:sz="4" w:space="0" w:color="000001"/>
            </w:tcBorders>
            <w:hideMark/>
          </w:tcPr>
          <w:p w14:paraId="09096F09"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000001"/>
              <w:left w:val="single" w:sz="4" w:space="0" w:color="000001"/>
              <w:bottom w:val="single" w:sz="4" w:space="0" w:color="auto"/>
              <w:right w:val="single" w:sz="4" w:space="0" w:color="000001"/>
            </w:tcBorders>
          </w:tcPr>
          <w:p w14:paraId="49F56032" w14:textId="77777777" w:rsidR="001735AD" w:rsidRPr="001735AD" w:rsidRDefault="001735AD" w:rsidP="001735AD">
            <w:pPr>
              <w:rPr>
                <w:rFonts w:ascii="Calibri" w:hAnsi="Calibri" w:cs="Calibri"/>
              </w:rPr>
            </w:pPr>
            <w:r w:rsidRPr="001735AD">
              <w:rPr>
                <w:rFonts w:ascii="Calibri" w:hAnsi="Calibri" w:cs="Calibri"/>
              </w:rPr>
              <w:t>23/12/2020</w:t>
            </w:r>
          </w:p>
        </w:tc>
      </w:tr>
      <w:tr w:rsidR="001735AD" w:rsidRPr="001735AD" w14:paraId="4D0D6E58"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4F54382F" w14:textId="77777777" w:rsidR="001735AD" w:rsidRPr="001735AD" w:rsidRDefault="001735AD" w:rsidP="001735AD">
            <w:pPr>
              <w:rPr>
                <w:rFonts w:ascii="Calibri" w:hAnsi="Calibri" w:cs="Calibri"/>
                <w:lang w:val="it-IT"/>
              </w:rPr>
            </w:pPr>
            <w:r w:rsidRPr="001735AD">
              <w:rPr>
                <w:rFonts w:ascii="Calibri" w:hAnsi="Calibri" w:cs="Calibri"/>
                <w:lang w:val="it-IT"/>
              </w:rPr>
              <w:t>C4) Segretezza della votazione                  online</w:t>
            </w:r>
          </w:p>
        </w:tc>
        <w:tc>
          <w:tcPr>
            <w:tcW w:w="1424" w:type="dxa"/>
            <w:tcBorders>
              <w:top w:val="nil"/>
              <w:left w:val="single" w:sz="4" w:space="0" w:color="000001"/>
              <w:bottom w:val="single" w:sz="4" w:space="0" w:color="auto"/>
              <w:right w:val="single" w:sz="4" w:space="0" w:color="auto"/>
            </w:tcBorders>
            <w:hideMark/>
          </w:tcPr>
          <w:p w14:paraId="6CFC338B"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22525ED9" w14:textId="77777777" w:rsidR="001735AD" w:rsidRPr="001735AD" w:rsidRDefault="001735AD" w:rsidP="001735AD">
            <w:pPr>
              <w:rPr>
                <w:rFonts w:ascii="Calibri" w:hAnsi="Calibri" w:cs="Calibri"/>
                <w:lang w:val="it-IT"/>
              </w:rPr>
            </w:pPr>
            <w:r w:rsidRPr="001735AD">
              <w:rPr>
                <w:rFonts w:ascii="Calibri" w:hAnsi="Calibri" w:cs="Calibri"/>
              </w:rPr>
              <w:t>23/12/2020</w:t>
            </w:r>
          </w:p>
        </w:tc>
      </w:tr>
      <w:tr w:rsidR="001735AD" w:rsidRPr="001735AD" w14:paraId="4D041F29" w14:textId="77777777" w:rsidTr="003D5136">
        <w:trPr>
          <w:trHeight w:val="753"/>
        </w:trPr>
        <w:tc>
          <w:tcPr>
            <w:tcW w:w="3287" w:type="dxa"/>
            <w:tcBorders>
              <w:top w:val="nil"/>
              <w:left w:val="single" w:sz="4" w:space="0" w:color="000001"/>
              <w:bottom w:val="single" w:sz="4" w:space="0" w:color="auto"/>
              <w:right w:val="single" w:sz="4" w:space="0" w:color="000001"/>
            </w:tcBorders>
            <w:hideMark/>
          </w:tcPr>
          <w:p w14:paraId="174EF2B3" w14:textId="77777777" w:rsidR="001735AD" w:rsidRPr="001735AD" w:rsidRDefault="001735AD" w:rsidP="001735AD">
            <w:pPr>
              <w:rPr>
                <w:rFonts w:ascii="Calibri" w:hAnsi="Calibri" w:cs="Calibri"/>
                <w:lang w:val="it-IT"/>
              </w:rPr>
            </w:pPr>
            <w:r w:rsidRPr="001735AD">
              <w:rPr>
                <w:rFonts w:ascii="Calibri" w:hAnsi="Calibri" w:cs="Calibri"/>
                <w:lang w:val="it-IT"/>
              </w:rPr>
              <w:t>C5) Segretezza della votazione in presenza</w:t>
            </w:r>
          </w:p>
        </w:tc>
        <w:tc>
          <w:tcPr>
            <w:tcW w:w="1424" w:type="dxa"/>
            <w:tcBorders>
              <w:top w:val="nil"/>
              <w:left w:val="single" w:sz="4" w:space="0" w:color="000001"/>
              <w:bottom w:val="single" w:sz="4" w:space="0" w:color="auto"/>
              <w:right w:val="single" w:sz="4" w:space="0" w:color="auto"/>
            </w:tcBorders>
            <w:hideMark/>
          </w:tcPr>
          <w:p w14:paraId="4AC17081" w14:textId="77777777" w:rsidR="001735AD" w:rsidRPr="001735AD" w:rsidRDefault="001735AD" w:rsidP="001735AD">
            <w:pPr>
              <w:rPr>
                <w:rFonts w:ascii="Calibri" w:hAnsi="Calibri" w:cs="Calibri"/>
              </w:rPr>
            </w:pPr>
            <w:r w:rsidRPr="001735AD">
              <w:rPr>
                <w:rFonts w:ascii="Calibri" w:hAnsi="Calibri" w:cs="Calibri"/>
              </w:rPr>
              <w:t>21/12/2020</w:t>
            </w:r>
          </w:p>
        </w:tc>
        <w:tc>
          <w:tcPr>
            <w:tcW w:w="1409" w:type="dxa"/>
            <w:tcBorders>
              <w:top w:val="single" w:sz="4" w:space="0" w:color="auto"/>
              <w:left w:val="single" w:sz="4" w:space="0" w:color="auto"/>
              <w:bottom w:val="single" w:sz="4" w:space="0" w:color="auto"/>
              <w:right w:val="single" w:sz="4" w:space="0" w:color="auto"/>
            </w:tcBorders>
          </w:tcPr>
          <w:p w14:paraId="7A05D688" w14:textId="77777777" w:rsidR="001735AD" w:rsidRPr="001735AD" w:rsidRDefault="001735AD" w:rsidP="001735AD">
            <w:pPr>
              <w:rPr>
                <w:rFonts w:ascii="Calibri" w:hAnsi="Calibri" w:cs="Calibri"/>
                <w:lang w:val="it-IT"/>
              </w:rPr>
            </w:pPr>
            <w:r w:rsidRPr="001735AD">
              <w:rPr>
                <w:rFonts w:ascii="Calibri" w:hAnsi="Calibri" w:cs="Calibri"/>
                <w:lang w:val="it-IT"/>
              </w:rPr>
              <w:t>22/12/2020</w:t>
            </w:r>
          </w:p>
        </w:tc>
      </w:tr>
      <w:tr w:rsidR="001735AD" w:rsidRPr="001735AD" w14:paraId="6671250B" w14:textId="77777777" w:rsidTr="003D5136">
        <w:trPr>
          <w:trHeight w:val="753"/>
        </w:trPr>
        <w:tc>
          <w:tcPr>
            <w:tcW w:w="3287" w:type="dxa"/>
            <w:tcBorders>
              <w:top w:val="single" w:sz="4" w:space="0" w:color="auto"/>
              <w:left w:val="single" w:sz="4" w:space="0" w:color="auto"/>
              <w:bottom w:val="single" w:sz="4" w:space="0" w:color="auto"/>
              <w:right w:val="single" w:sz="4" w:space="0" w:color="auto"/>
            </w:tcBorders>
            <w:hideMark/>
          </w:tcPr>
          <w:p w14:paraId="322C3632" w14:textId="77777777" w:rsidR="001735AD" w:rsidRPr="001735AD" w:rsidRDefault="001735AD" w:rsidP="001735AD">
            <w:pPr>
              <w:rPr>
                <w:rFonts w:ascii="Calibri" w:hAnsi="Calibri" w:cs="Calibri"/>
                <w:lang w:val="it-IT"/>
              </w:rPr>
            </w:pPr>
            <w:r w:rsidRPr="001735AD">
              <w:rPr>
                <w:rFonts w:ascii="Calibri" w:hAnsi="Calibri" w:cs="Calibri"/>
                <w:lang w:val="it-IT"/>
              </w:rPr>
              <w:t>C6) Anonimato del voto</w:t>
            </w:r>
          </w:p>
        </w:tc>
        <w:tc>
          <w:tcPr>
            <w:tcW w:w="1424" w:type="dxa"/>
            <w:tcBorders>
              <w:top w:val="single" w:sz="4" w:space="0" w:color="auto"/>
              <w:left w:val="single" w:sz="4" w:space="0" w:color="auto"/>
              <w:bottom w:val="single" w:sz="4" w:space="0" w:color="auto"/>
              <w:right w:val="single" w:sz="4" w:space="0" w:color="auto"/>
            </w:tcBorders>
            <w:hideMark/>
          </w:tcPr>
          <w:p w14:paraId="6527EEE2" w14:textId="77777777" w:rsidR="001735AD" w:rsidRPr="001735AD" w:rsidRDefault="001735AD" w:rsidP="001735AD">
            <w:pPr>
              <w:rPr>
                <w:rFonts w:ascii="Calibri" w:hAnsi="Calibri" w:cs="Calibri"/>
              </w:rPr>
            </w:pPr>
            <w:r w:rsidRPr="001735AD">
              <w:rPr>
                <w:rFonts w:ascii="Calibri" w:hAnsi="Calibri" w:cs="Calibri"/>
              </w:rPr>
              <w:t>22/12/2020</w:t>
            </w:r>
          </w:p>
        </w:tc>
        <w:tc>
          <w:tcPr>
            <w:tcW w:w="1409" w:type="dxa"/>
            <w:tcBorders>
              <w:top w:val="single" w:sz="4" w:space="0" w:color="auto"/>
              <w:left w:val="single" w:sz="4" w:space="0" w:color="auto"/>
              <w:bottom w:val="single" w:sz="4" w:space="0" w:color="auto"/>
              <w:right w:val="single" w:sz="4" w:space="0" w:color="auto"/>
            </w:tcBorders>
          </w:tcPr>
          <w:p w14:paraId="48044252" w14:textId="77777777" w:rsidR="001735AD" w:rsidRPr="001735AD" w:rsidRDefault="001735AD" w:rsidP="001735AD">
            <w:pPr>
              <w:rPr>
                <w:rFonts w:ascii="Calibri" w:hAnsi="Calibri" w:cs="Calibri"/>
                <w:lang w:val="it-IT"/>
              </w:rPr>
            </w:pPr>
            <w:r w:rsidRPr="001735AD">
              <w:rPr>
                <w:rFonts w:ascii="Calibri" w:hAnsi="Calibri" w:cs="Calibri"/>
              </w:rPr>
              <w:t>23/12/2020</w:t>
            </w:r>
          </w:p>
        </w:tc>
      </w:tr>
      <w:tr w:rsidR="0003605D" w:rsidRPr="00653BD2" w14:paraId="6F6E3BA7" w14:textId="77777777" w:rsidTr="003D5136">
        <w:trPr>
          <w:trHeight w:val="753"/>
          <w:ins w:id="125" w:author="Martina Nolletti" w:date="2021-02-07T09:55:00Z"/>
        </w:trPr>
        <w:tc>
          <w:tcPr>
            <w:tcW w:w="3287" w:type="dxa"/>
            <w:tcBorders>
              <w:top w:val="single" w:sz="4" w:space="0" w:color="auto"/>
              <w:left w:val="single" w:sz="4" w:space="0" w:color="auto"/>
              <w:bottom w:val="single" w:sz="4" w:space="0" w:color="auto"/>
              <w:right w:val="single" w:sz="4" w:space="0" w:color="auto"/>
            </w:tcBorders>
          </w:tcPr>
          <w:p w14:paraId="4EB15BF9" w14:textId="629FBD10" w:rsidR="0003605D" w:rsidRPr="001735AD" w:rsidRDefault="0003605D" w:rsidP="001735AD">
            <w:pPr>
              <w:rPr>
                <w:ins w:id="126" w:author="Martina Nolletti" w:date="2021-02-07T09:55:00Z"/>
                <w:rFonts w:ascii="Calibri" w:hAnsi="Calibri" w:cs="Calibri"/>
                <w:lang w:val="it-IT"/>
              </w:rPr>
            </w:pPr>
            <w:ins w:id="127" w:author="Martina Nolletti" w:date="2021-02-07T09:55:00Z">
              <w:r>
                <w:rPr>
                  <w:rFonts w:ascii="Calibri" w:hAnsi="Calibri" w:cs="Calibri"/>
                  <w:lang w:val="it-IT"/>
                </w:rPr>
                <w:t xml:space="preserve">C7) </w:t>
              </w:r>
            </w:ins>
            <w:ins w:id="128" w:author="Martina Nolletti" w:date="2021-02-07T10:00:00Z">
              <w:r w:rsidR="00653BD2">
                <w:rPr>
                  <w:rFonts w:ascii="Calibri" w:hAnsi="Calibri" w:cs="Calibri"/>
                  <w:lang w:val="it-IT"/>
                </w:rPr>
                <w:t>Implementazione Data</w:t>
              </w:r>
            </w:ins>
            <w:ins w:id="129" w:author="Martina Nolletti" w:date="2021-02-07T10:01:00Z">
              <w:r w:rsidR="00653BD2">
                <w:rPr>
                  <w:rFonts w:ascii="Calibri" w:hAnsi="Calibri" w:cs="Calibri"/>
                  <w:lang w:val="it-IT"/>
                </w:rPr>
                <w:t>base con modello E-R</w:t>
              </w:r>
            </w:ins>
          </w:p>
        </w:tc>
        <w:tc>
          <w:tcPr>
            <w:tcW w:w="1424" w:type="dxa"/>
            <w:tcBorders>
              <w:top w:val="single" w:sz="4" w:space="0" w:color="auto"/>
              <w:left w:val="single" w:sz="4" w:space="0" w:color="auto"/>
              <w:bottom w:val="single" w:sz="4" w:space="0" w:color="auto"/>
              <w:right w:val="single" w:sz="4" w:space="0" w:color="auto"/>
            </w:tcBorders>
          </w:tcPr>
          <w:p w14:paraId="0522393A" w14:textId="359EA92B" w:rsidR="0003605D" w:rsidRPr="00653BD2" w:rsidRDefault="00653BD2">
            <w:pPr>
              <w:rPr>
                <w:ins w:id="130" w:author="Martina Nolletti" w:date="2021-02-07T09:55:00Z"/>
                <w:rFonts w:ascii="Calibri" w:hAnsi="Calibri" w:cs="Calibri"/>
                <w:lang w:val="it-IT"/>
                <w:rPrChange w:id="131" w:author="Martina Nolletti" w:date="2021-02-07T10:01:00Z">
                  <w:rPr>
                    <w:ins w:id="132" w:author="Martina Nolletti" w:date="2021-02-07T09:55:00Z"/>
                    <w:rFonts w:ascii="Calibri" w:hAnsi="Calibri" w:cs="Calibri"/>
                  </w:rPr>
                </w:rPrChange>
              </w:rPr>
              <w:pPrChange w:id="133" w:author="Martina Nolletti" w:date="2021-02-07T10:01:00Z">
                <w:pPr>
                  <w:framePr w:hSpace="180" w:wrap="around" w:vAnchor="text" w:hAnchor="margin" w:xAlign="center" w:y="136"/>
                </w:pPr>
              </w:pPrChange>
            </w:pPr>
            <w:ins w:id="134" w:author="Martina Nolletti" w:date="2021-02-07T10:01:00Z">
              <w:r>
                <w:rPr>
                  <w:rFonts w:ascii="Calibri" w:hAnsi="Calibri" w:cs="Calibri"/>
                  <w:lang w:val="it-IT"/>
                </w:rPr>
                <w:t>21/01/2021</w:t>
              </w:r>
            </w:ins>
          </w:p>
        </w:tc>
        <w:tc>
          <w:tcPr>
            <w:tcW w:w="1409" w:type="dxa"/>
            <w:tcBorders>
              <w:top w:val="single" w:sz="4" w:space="0" w:color="auto"/>
              <w:left w:val="single" w:sz="4" w:space="0" w:color="auto"/>
              <w:bottom w:val="single" w:sz="4" w:space="0" w:color="auto"/>
              <w:right w:val="single" w:sz="4" w:space="0" w:color="auto"/>
            </w:tcBorders>
          </w:tcPr>
          <w:p w14:paraId="0CFA0A6A" w14:textId="7511810D" w:rsidR="0003605D" w:rsidRPr="00653BD2" w:rsidRDefault="000A38A5" w:rsidP="001735AD">
            <w:pPr>
              <w:rPr>
                <w:ins w:id="135" w:author="Martina Nolletti" w:date="2021-02-07T09:55:00Z"/>
                <w:rFonts w:ascii="Calibri" w:hAnsi="Calibri" w:cs="Calibri"/>
                <w:lang w:val="it-IT"/>
                <w:rPrChange w:id="136" w:author="Martina Nolletti" w:date="2021-02-07T10:01:00Z">
                  <w:rPr>
                    <w:ins w:id="137" w:author="Martina Nolletti" w:date="2021-02-07T09:55:00Z"/>
                    <w:rFonts w:ascii="Calibri" w:hAnsi="Calibri" w:cs="Calibri"/>
                  </w:rPr>
                </w:rPrChange>
              </w:rPr>
            </w:pPr>
            <w:ins w:id="138" w:author="Martina Nolletti" w:date="2021-02-08T18:43:00Z">
              <w:r>
                <w:rPr>
                  <w:rFonts w:ascii="Calibri" w:hAnsi="Calibri" w:cs="Calibri"/>
                  <w:lang w:val="it-IT"/>
                </w:rPr>
                <w:t>28/01/2021</w:t>
              </w:r>
            </w:ins>
          </w:p>
        </w:tc>
      </w:tr>
      <w:tr w:rsidR="00CB7D22" w:rsidRPr="0003605D" w14:paraId="02D1CEBC" w14:textId="77777777" w:rsidTr="003D5136">
        <w:trPr>
          <w:trHeight w:val="753"/>
          <w:ins w:id="139" w:author="Martina Nolletti" w:date="2021-02-07T09:54:00Z"/>
        </w:trPr>
        <w:tc>
          <w:tcPr>
            <w:tcW w:w="3287" w:type="dxa"/>
            <w:tcBorders>
              <w:top w:val="single" w:sz="4" w:space="0" w:color="auto"/>
              <w:left w:val="single" w:sz="4" w:space="0" w:color="auto"/>
              <w:bottom w:val="single" w:sz="4" w:space="0" w:color="auto"/>
              <w:right w:val="single" w:sz="4" w:space="0" w:color="auto"/>
            </w:tcBorders>
          </w:tcPr>
          <w:p w14:paraId="282CDB87" w14:textId="523CBD64" w:rsidR="00CB7D22" w:rsidRPr="0003605D" w:rsidRDefault="00CB7D22">
            <w:pPr>
              <w:rPr>
                <w:ins w:id="140" w:author="Martina Nolletti" w:date="2021-02-07T09:54:00Z"/>
                <w:rFonts w:ascii="Calibri" w:hAnsi="Calibri" w:cs="Calibri"/>
                <w:lang w:val="it-IT"/>
              </w:rPr>
              <w:pPrChange w:id="141" w:author="Martina Nolletti" w:date="2021-02-08T19:26:00Z">
                <w:pPr>
                  <w:framePr w:hSpace="180" w:wrap="around" w:vAnchor="text" w:hAnchor="margin" w:xAlign="center" w:y="136"/>
                </w:pPr>
              </w:pPrChange>
            </w:pPr>
            <w:ins w:id="142" w:author="Martina Nolletti" w:date="2021-02-08T19:26:00Z">
              <w:r>
                <w:rPr>
                  <w:rFonts w:ascii="Calibri" w:hAnsi="Calibri" w:cs="Calibri"/>
                  <w:lang w:val="it-IT"/>
                </w:rPr>
                <w:t>C8) Gestione e implementazione votazione online</w:t>
              </w:r>
            </w:ins>
          </w:p>
        </w:tc>
        <w:tc>
          <w:tcPr>
            <w:tcW w:w="1424" w:type="dxa"/>
            <w:tcBorders>
              <w:top w:val="single" w:sz="4" w:space="0" w:color="auto"/>
              <w:left w:val="single" w:sz="4" w:space="0" w:color="auto"/>
              <w:bottom w:val="single" w:sz="4" w:space="0" w:color="auto"/>
              <w:right w:val="single" w:sz="4" w:space="0" w:color="auto"/>
            </w:tcBorders>
          </w:tcPr>
          <w:p w14:paraId="5BEE8FBA" w14:textId="35274009" w:rsidR="00CB7D22" w:rsidRPr="0003605D" w:rsidRDefault="00CB7D22" w:rsidP="00CB7D22">
            <w:pPr>
              <w:rPr>
                <w:ins w:id="143" w:author="Martina Nolletti" w:date="2021-02-07T09:54:00Z"/>
                <w:rFonts w:ascii="Calibri" w:hAnsi="Calibri" w:cs="Calibri"/>
                <w:lang w:val="it-IT"/>
                <w:rPrChange w:id="144" w:author="Martina Nolletti" w:date="2021-02-07T09:55:00Z">
                  <w:rPr>
                    <w:ins w:id="145" w:author="Martina Nolletti" w:date="2021-02-07T09:54:00Z"/>
                    <w:rFonts w:ascii="Calibri" w:hAnsi="Calibri" w:cs="Calibri"/>
                  </w:rPr>
                </w:rPrChange>
              </w:rPr>
            </w:pPr>
            <w:ins w:id="146" w:author="Martina Nolletti" w:date="2021-02-08T19:26:00Z">
              <w:r>
                <w:rPr>
                  <w:rFonts w:ascii="Calibri" w:hAnsi="Calibri" w:cs="Calibri"/>
                  <w:lang w:val="it-IT"/>
                </w:rPr>
                <w:t>06/02/2021</w:t>
              </w:r>
            </w:ins>
          </w:p>
        </w:tc>
        <w:tc>
          <w:tcPr>
            <w:tcW w:w="1409" w:type="dxa"/>
            <w:tcBorders>
              <w:top w:val="single" w:sz="4" w:space="0" w:color="auto"/>
              <w:left w:val="single" w:sz="4" w:space="0" w:color="auto"/>
              <w:bottom w:val="single" w:sz="4" w:space="0" w:color="auto"/>
              <w:right w:val="single" w:sz="4" w:space="0" w:color="auto"/>
            </w:tcBorders>
          </w:tcPr>
          <w:p w14:paraId="6A0CA98F" w14:textId="7D78B1E6" w:rsidR="00CB7D22" w:rsidRPr="0003605D" w:rsidRDefault="00CB7D22" w:rsidP="00CB7D22">
            <w:pPr>
              <w:rPr>
                <w:ins w:id="147" w:author="Martina Nolletti" w:date="2021-02-07T09:54:00Z"/>
                <w:rFonts w:ascii="Calibri" w:hAnsi="Calibri" w:cs="Calibri"/>
                <w:lang w:val="it-IT"/>
                <w:rPrChange w:id="148" w:author="Martina Nolletti" w:date="2021-02-07T09:55:00Z">
                  <w:rPr>
                    <w:ins w:id="149" w:author="Martina Nolletti" w:date="2021-02-07T09:54:00Z"/>
                    <w:rFonts w:ascii="Calibri" w:hAnsi="Calibri" w:cs="Calibri"/>
                  </w:rPr>
                </w:rPrChange>
              </w:rPr>
            </w:pPr>
            <w:ins w:id="150" w:author="Martina Nolletti" w:date="2021-02-08T19:26:00Z">
              <w:r>
                <w:rPr>
                  <w:rFonts w:ascii="Calibri" w:hAnsi="Calibri" w:cs="Calibri"/>
                  <w:lang w:val="it-IT"/>
                </w:rPr>
                <w:t>08/02/2021</w:t>
              </w:r>
            </w:ins>
          </w:p>
        </w:tc>
      </w:tr>
    </w:tbl>
    <w:p w14:paraId="1DA70E5C" w14:textId="77777777" w:rsidR="001735AD" w:rsidRPr="001735AD" w:rsidRDefault="001735AD" w:rsidP="001735AD">
      <w:pPr>
        <w:rPr>
          <w:rFonts w:ascii="Calibri" w:hAnsi="Calibri" w:cs="Calibri"/>
          <w:lang w:val="it-IT"/>
        </w:rPr>
      </w:pPr>
    </w:p>
    <w:p w14:paraId="2CDEA076" w14:textId="77777777" w:rsidR="001735AD" w:rsidRPr="001735AD" w:rsidRDefault="001735AD" w:rsidP="001735AD">
      <w:pPr>
        <w:rPr>
          <w:rFonts w:ascii="Calibri" w:hAnsi="Calibri" w:cs="Calibri"/>
          <w:lang w:val="it-IT"/>
        </w:rPr>
      </w:pPr>
    </w:p>
    <w:p w14:paraId="73BE9BD1" w14:textId="77777777" w:rsidR="001735AD" w:rsidRPr="001735AD" w:rsidRDefault="001735AD" w:rsidP="001735AD">
      <w:pPr>
        <w:rPr>
          <w:rFonts w:ascii="Calibri" w:hAnsi="Calibri" w:cs="Calibri"/>
          <w:lang w:val="it-IT"/>
        </w:rPr>
      </w:pPr>
    </w:p>
    <w:p w14:paraId="726C8FAB" w14:textId="77777777" w:rsidR="001735AD" w:rsidRPr="001735AD" w:rsidRDefault="001735AD" w:rsidP="001735AD">
      <w:pPr>
        <w:rPr>
          <w:rFonts w:ascii="Calibri" w:hAnsi="Calibri" w:cs="Calibri"/>
          <w:lang w:val="it-IT"/>
        </w:rPr>
      </w:pPr>
    </w:p>
    <w:p w14:paraId="49D07EF1" w14:textId="77777777" w:rsidR="001735AD" w:rsidRPr="001735AD" w:rsidRDefault="001735AD" w:rsidP="001735AD">
      <w:pPr>
        <w:rPr>
          <w:rFonts w:ascii="Calibri" w:hAnsi="Calibri" w:cs="Calibri"/>
          <w:lang w:val="it-IT"/>
        </w:rPr>
      </w:pPr>
    </w:p>
    <w:p w14:paraId="5EA2CC13" w14:textId="77777777" w:rsidR="001735AD" w:rsidRPr="001735AD" w:rsidRDefault="001735AD" w:rsidP="001735AD">
      <w:pPr>
        <w:rPr>
          <w:rFonts w:ascii="Calibri" w:hAnsi="Calibri" w:cs="Calibri"/>
          <w:lang w:val="it-IT"/>
        </w:rPr>
      </w:pPr>
    </w:p>
    <w:p w14:paraId="267BDDA7" w14:textId="77777777" w:rsidR="001735AD" w:rsidRPr="001735AD" w:rsidRDefault="001735AD" w:rsidP="001735AD">
      <w:pPr>
        <w:rPr>
          <w:rFonts w:ascii="Calibri" w:hAnsi="Calibri" w:cs="Calibri"/>
          <w:lang w:val="it-IT"/>
        </w:rPr>
      </w:pPr>
    </w:p>
    <w:p w14:paraId="78F326F5" w14:textId="77777777" w:rsidR="001735AD" w:rsidRPr="001735AD" w:rsidRDefault="001735AD" w:rsidP="001735AD">
      <w:pPr>
        <w:rPr>
          <w:rFonts w:ascii="Calibri" w:hAnsi="Calibri" w:cs="Calibri"/>
          <w:lang w:val="it-IT"/>
        </w:rPr>
      </w:pPr>
    </w:p>
    <w:p w14:paraId="232A764C" w14:textId="77777777" w:rsidR="001735AD" w:rsidRPr="001735AD" w:rsidRDefault="001735AD" w:rsidP="001735AD">
      <w:pPr>
        <w:rPr>
          <w:rFonts w:ascii="Calibri" w:hAnsi="Calibri" w:cs="Calibri"/>
          <w:lang w:val="it-IT"/>
        </w:rPr>
      </w:pPr>
    </w:p>
    <w:p w14:paraId="2F090DAA" w14:textId="77777777" w:rsidR="001735AD" w:rsidRPr="001735AD" w:rsidRDefault="001735AD" w:rsidP="001735AD">
      <w:pPr>
        <w:rPr>
          <w:rFonts w:ascii="Calibri" w:hAnsi="Calibri" w:cs="Calibri"/>
          <w:lang w:val="it-IT"/>
        </w:rPr>
      </w:pPr>
    </w:p>
    <w:p w14:paraId="095DF440" w14:textId="77777777" w:rsidR="001735AD" w:rsidRPr="001735AD" w:rsidRDefault="001735AD" w:rsidP="001735AD">
      <w:pPr>
        <w:rPr>
          <w:rFonts w:ascii="Calibri" w:hAnsi="Calibri" w:cs="Calibri"/>
          <w:lang w:val="it-IT"/>
        </w:rPr>
      </w:pPr>
    </w:p>
    <w:p w14:paraId="746FE548" w14:textId="77777777" w:rsidR="001735AD" w:rsidRPr="001735AD" w:rsidRDefault="001735AD" w:rsidP="001735AD">
      <w:pPr>
        <w:rPr>
          <w:rFonts w:ascii="Calibri" w:hAnsi="Calibri" w:cs="Calibri"/>
          <w:lang w:val="it-IT"/>
        </w:rPr>
      </w:pPr>
    </w:p>
    <w:p w14:paraId="03BBF78B" w14:textId="77777777" w:rsidR="001735AD" w:rsidRPr="001735AD" w:rsidRDefault="001735AD" w:rsidP="001735AD">
      <w:pPr>
        <w:rPr>
          <w:rFonts w:ascii="Calibri" w:hAnsi="Calibri" w:cs="Calibri"/>
          <w:lang w:val="it-IT"/>
        </w:rPr>
      </w:pPr>
    </w:p>
    <w:p w14:paraId="5D1430B0" w14:textId="77777777" w:rsidR="001735AD" w:rsidRPr="001735AD" w:rsidRDefault="001735AD" w:rsidP="001735AD">
      <w:pPr>
        <w:rPr>
          <w:rFonts w:ascii="Calibri" w:hAnsi="Calibri" w:cs="Calibri"/>
          <w:lang w:val="it-IT"/>
        </w:rPr>
      </w:pPr>
    </w:p>
    <w:p w14:paraId="6A9CBBAF" w14:textId="77777777" w:rsidR="001735AD" w:rsidRPr="001735AD" w:rsidRDefault="001735AD" w:rsidP="001735AD">
      <w:pPr>
        <w:rPr>
          <w:rFonts w:ascii="Calibri" w:hAnsi="Calibri" w:cs="Calibri"/>
          <w:lang w:val="it-IT"/>
        </w:rPr>
      </w:pPr>
    </w:p>
    <w:p w14:paraId="19D90A0F" w14:textId="77777777" w:rsidR="001735AD" w:rsidRPr="001735AD" w:rsidRDefault="001735AD" w:rsidP="001735AD">
      <w:pPr>
        <w:ind w:left="360"/>
        <w:rPr>
          <w:rFonts w:ascii="Calibri" w:hAnsi="Calibri" w:cs="Calibri"/>
          <w:b/>
          <w:bCs/>
          <w:sz w:val="28"/>
          <w:szCs w:val="28"/>
          <w:lang w:val="it-IT"/>
        </w:rPr>
      </w:pPr>
    </w:p>
    <w:p w14:paraId="3663A0FD" w14:textId="77777777" w:rsidR="001735AD" w:rsidRPr="001735AD" w:rsidRDefault="001735AD" w:rsidP="001735AD">
      <w:pPr>
        <w:ind w:left="360"/>
        <w:rPr>
          <w:rFonts w:ascii="Calibri" w:hAnsi="Calibri" w:cs="Calibri"/>
          <w:b/>
          <w:bCs/>
          <w:sz w:val="28"/>
          <w:szCs w:val="28"/>
          <w:lang w:val="it-IT"/>
        </w:rPr>
      </w:pPr>
    </w:p>
    <w:p w14:paraId="2723E4F3" w14:textId="77777777" w:rsidR="001735AD" w:rsidRPr="001735AD" w:rsidRDefault="001735AD" w:rsidP="001735AD">
      <w:pPr>
        <w:ind w:left="360"/>
        <w:rPr>
          <w:rFonts w:ascii="Calibri" w:hAnsi="Calibri" w:cs="Calibri"/>
          <w:b/>
          <w:bCs/>
          <w:sz w:val="28"/>
          <w:szCs w:val="28"/>
          <w:lang w:val="it-IT"/>
        </w:rPr>
      </w:pPr>
    </w:p>
    <w:p w14:paraId="27130C5B" w14:textId="45F4B878" w:rsidR="001735AD" w:rsidRDefault="001735AD" w:rsidP="001735AD">
      <w:pPr>
        <w:rPr>
          <w:ins w:id="151" w:author="Martina Nolletti" w:date="2021-02-07T09:54:00Z"/>
          <w:rFonts w:ascii="Calibri" w:hAnsi="Calibri" w:cs="Calibri"/>
          <w:b/>
          <w:bCs/>
          <w:sz w:val="28"/>
          <w:szCs w:val="28"/>
          <w:lang w:val="it-IT"/>
        </w:rPr>
      </w:pPr>
    </w:p>
    <w:p w14:paraId="5855B9F2" w14:textId="6BCB6E66" w:rsidR="0003605D" w:rsidRDefault="0003605D" w:rsidP="001735AD">
      <w:pPr>
        <w:rPr>
          <w:ins w:id="152" w:author="Martina Nolletti" w:date="2021-02-07T09:54:00Z"/>
          <w:rFonts w:ascii="Calibri" w:hAnsi="Calibri" w:cs="Calibri"/>
          <w:b/>
          <w:bCs/>
          <w:sz w:val="28"/>
          <w:szCs w:val="28"/>
          <w:lang w:val="it-IT"/>
        </w:rPr>
      </w:pPr>
    </w:p>
    <w:p w14:paraId="76573810" w14:textId="0B0EA524" w:rsidR="0003605D" w:rsidRDefault="0003605D" w:rsidP="001735AD">
      <w:pPr>
        <w:rPr>
          <w:ins w:id="153" w:author="Martina Nolletti" w:date="2021-02-07T09:54:00Z"/>
          <w:rFonts w:ascii="Calibri" w:hAnsi="Calibri" w:cs="Calibri"/>
          <w:b/>
          <w:bCs/>
          <w:sz w:val="28"/>
          <w:szCs w:val="28"/>
          <w:lang w:val="it-IT"/>
        </w:rPr>
      </w:pPr>
    </w:p>
    <w:p w14:paraId="4BE21C23" w14:textId="3C5E3E2F" w:rsidR="0003605D" w:rsidRDefault="0003605D" w:rsidP="001735AD">
      <w:pPr>
        <w:rPr>
          <w:ins w:id="154" w:author="Martina Nolletti" w:date="2021-02-07T09:54:00Z"/>
          <w:rFonts w:ascii="Calibri" w:hAnsi="Calibri" w:cs="Calibri"/>
          <w:b/>
          <w:bCs/>
          <w:sz w:val="28"/>
          <w:szCs w:val="28"/>
          <w:lang w:val="it-IT"/>
        </w:rPr>
      </w:pPr>
    </w:p>
    <w:p w14:paraId="06847841" w14:textId="23060DA9" w:rsidR="0003605D" w:rsidRDefault="0003605D" w:rsidP="001735AD">
      <w:pPr>
        <w:rPr>
          <w:ins w:id="155" w:author="Martina Nolletti" w:date="2021-02-07T09:54:00Z"/>
          <w:rFonts w:ascii="Calibri" w:hAnsi="Calibri" w:cs="Calibri"/>
          <w:b/>
          <w:bCs/>
          <w:sz w:val="28"/>
          <w:szCs w:val="28"/>
          <w:lang w:val="it-IT"/>
        </w:rPr>
      </w:pPr>
    </w:p>
    <w:p w14:paraId="7640E51B" w14:textId="77777777" w:rsidR="0003605D" w:rsidRPr="001735AD" w:rsidRDefault="0003605D" w:rsidP="001735AD">
      <w:pPr>
        <w:rPr>
          <w:rFonts w:ascii="Calibri" w:hAnsi="Calibri" w:cs="Calibri"/>
          <w:b/>
          <w:bCs/>
          <w:sz w:val="28"/>
          <w:szCs w:val="28"/>
          <w:lang w:val="it-IT"/>
        </w:rPr>
      </w:pPr>
    </w:p>
    <w:p w14:paraId="20CDBCE0"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C1) Memorizzazione dei dati all’interno del Database</w:t>
      </w:r>
    </w:p>
    <w:p w14:paraId="0FD3B1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4750F45A" w14:textId="77777777" w:rsidR="001735AD" w:rsidRPr="001735AD" w:rsidRDefault="001735AD" w:rsidP="001735AD">
      <w:pPr>
        <w:rPr>
          <w:rFonts w:ascii="Calibri" w:hAnsi="Calibri" w:cs="Calibri"/>
          <w:u w:val="single"/>
          <w:lang w:val="it-IT"/>
        </w:rPr>
      </w:pPr>
      <w:r w:rsidRPr="001735AD">
        <w:rPr>
          <w:rFonts w:ascii="Calibri" w:hAnsi="Calibri" w:cs="Calibri"/>
          <w:lang w:val="it-IT"/>
        </w:rPr>
        <w:t>I dati che un utente invia al sistema (come l’espressione di una preferenza di voto, creazione di un evento, associazione di una turnazione, inserimento dei candidati, inserimento dei report, ecc.) devono essere memorizzati nel database.</w:t>
      </w:r>
    </w:p>
    <w:p w14:paraId="07BAFC43" w14:textId="77777777" w:rsidR="001735AD" w:rsidRPr="001735AD" w:rsidDel="00BF5ECE" w:rsidRDefault="001735AD" w:rsidP="001735AD">
      <w:pPr>
        <w:rPr>
          <w:del w:id="156" w:author="Martina Nolletti" w:date="2021-02-08T21:48:00Z"/>
          <w:rFonts w:ascii="Calibri" w:hAnsi="Calibri" w:cs="Calibri"/>
          <w:lang w:val="it-IT"/>
        </w:rPr>
      </w:pPr>
      <w:r w:rsidRPr="001735AD">
        <w:rPr>
          <w:rFonts w:ascii="Calibri" w:hAnsi="Calibri" w:cs="Calibri"/>
          <w:lang w:val="it-IT"/>
        </w:rPr>
        <w:t xml:space="preserve">Una cattiva gestione del database comporterebbe </w:t>
      </w:r>
      <w:proofErr w:type="gramStart"/>
      <w:r w:rsidRPr="001735AD">
        <w:rPr>
          <w:rFonts w:ascii="Calibri" w:hAnsi="Calibri" w:cs="Calibri"/>
          <w:lang w:val="it-IT"/>
        </w:rPr>
        <w:t>un’inevitabile malfunzionamento</w:t>
      </w:r>
      <w:proofErr w:type="gramEnd"/>
      <w:r w:rsidRPr="001735AD">
        <w:rPr>
          <w:rFonts w:ascii="Calibri" w:hAnsi="Calibri" w:cs="Calibri"/>
          <w:lang w:val="it-IT"/>
        </w:rPr>
        <w:t xml:space="preserve"> di tutto il sistema ed è quindi fondamentale verificare che la registrazione dei dati sia coerente e funzionale. </w:t>
      </w:r>
    </w:p>
    <w:p w14:paraId="2B6C4878" w14:textId="77777777" w:rsidR="001735AD" w:rsidRPr="001735AD" w:rsidRDefault="001735AD" w:rsidP="001735AD">
      <w:pPr>
        <w:rPr>
          <w:rFonts w:ascii="Calibri" w:hAnsi="Calibri" w:cs="Calibri"/>
          <w:u w:val="single"/>
          <w:lang w:val="it-IT"/>
        </w:rPr>
      </w:pPr>
    </w:p>
    <w:p w14:paraId="7424EA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47555CF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30DB511C" w14:textId="65CA584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1EAAC34A" w14:textId="0E299E17" w:rsidR="00B35C17" w:rsidRPr="001F2591" w:rsidRDefault="00B35C17" w:rsidP="00B35C17">
      <w:pPr>
        <w:rPr>
          <w:rFonts w:ascii="Calibri" w:hAnsi="Calibri" w:cs="Calibri"/>
          <w:lang w:val="it-IT"/>
        </w:rPr>
      </w:pPr>
      <w:r w:rsidRPr="001F2591">
        <w:rPr>
          <w:rFonts w:ascii="Calibri" w:hAnsi="Calibri" w:cs="Calibri"/>
          <w:lang w:val="it-IT"/>
        </w:rPr>
        <w:t>Mentre prende in considerazione come requisito funzionale (RF):</w:t>
      </w:r>
    </w:p>
    <w:p w14:paraId="6DA2895B" w14:textId="7C738462"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76AAA3E0" w14:textId="6DA9BCA9"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569220FB"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lastRenderedPageBreak/>
        <w:t>RF8: Conteggio automatico voti cartacei dati in presenza</w:t>
      </w:r>
    </w:p>
    <w:p w14:paraId="23B7A06C" w14:textId="189BB341" w:rsidR="00BA11A1" w:rsidRPr="00BA11A1" w:rsidRDefault="00BA11A1" w:rsidP="001F2591">
      <w:pPr>
        <w:numPr>
          <w:ilvl w:val="0"/>
          <w:numId w:val="85"/>
        </w:numPr>
        <w:rPr>
          <w:rFonts w:ascii="Calibri" w:hAnsi="Calibri" w:cs="Calibri"/>
          <w:b/>
          <w:bCs/>
          <w:lang w:val="it-IT"/>
        </w:rPr>
      </w:pPr>
      <w:r w:rsidRPr="001735AD">
        <w:rPr>
          <w:rFonts w:ascii="Calibri" w:hAnsi="Calibri" w:cs="Calibri"/>
          <w:b/>
          <w:bCs/>
          <w:lang w:val="it-IT"/>
        </w:rPr>
        <w:t>RF9: Report votazioni e statistiche orari più affollati</w:t>
      </w:r>
    </w:p>
    <w:p w14:paraId="68C3648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Mentre prende come riferimento per la funzionalità del sistema </w:t>
      </w:r>
      <w:proofErr w:type="spellStart"/>
      <w:r w:rsidRPr="001735AD">
        <w:rPr>
          <w:rFonts w:ascii="Calibri" w:hAnsi="Calibri" w:cs="Calibri"/>
          <w:lang w:val="it-IT"/>
        </w:rPr>
        <w:t>WeVote</w:t>
      </w:r>
      <w:proofErr w:type="spellEnd"/>
      <w:r w:rsidRPr="001735AD">
        <w:rPr>
          <w:rFonts w:ascii="Calibri" w:hAnsi="Calibri" w:cs="Calibri"/>
          <w:lang w:val="it-IT"/>
        </w:rPr>
        <w:t>, relativo allo stato dell’arte sez. A (SOTA):</w:t>
      </w:r>
    </w:p>
    <w:p w14:paraId="25F4A36A" w14:textId="37B849CA" w:rsidR="001735AD" w:rsidRPr="001735AD" w:rsidRDefault="001735AD" w:rsidP="001F2591">
      <w:pPr>
        <w:numPr>
          <w:ilvl w:val="0"/>
          <w:numId w:val="51"/>
        </w:numPr>
        <w:rPr>
          <w:rFonts w:ascii="Calibri" w:hAnsi="Calibri" w:cs="Calibri"/>
          <w:i/>
          <w:iCs/>
          <w:u w:val="single"/>
          <w:lang w:val="it-IT"/>
        </w:rPr>
      </w:pPr>
      <w:r w:rsidRPr="001735AD">
        <w:rPr>
          <w:rFonts w:ascii="Calibri" w:hAnsi="Calibri" w:cs="Calibri"/>
          <w:b/>
          <w:bCs/>
          <w:lang w:val="it-IT"/>
        </w:rPr>
        <w:t>SOTA</w:t>
      </w:r>
      <w:ins w:id="157" w:author="Martina Nolletti" w:date="2021-02-08T21:27:00Z">
        <w:r w:rsidR="00120FF4">
          <w:rPr>
            <w:rFonts w:ascii="Calibri" w:hAnsi="Calibri" w:cs="Calibri"/>
            <w:b/>
            <w:bCs/>
            <w:lang w:val="it-IT"/>
          </w:rPr>
          <w:t>6</w:t>
        </w:r>
      </w:ins>
      <w:del w:id="158" w:author="Martina Nolletti" w:date="2021-02-08T21:27:00Z">
        <w:r w:rsidRPr="001735AD" w:rsidDel="00120FF4">
          <w:rPr>
            <w:rFonts w:ascii="Calibri" w:hAnsi="Calibri" w:cs="Calibri"/>
            <w:b/>
            <w:bCs/>
            <w:lang w:val="it-IT"/>
          </w:rPr>
          <w:delText>8</w:delText>
        </w:r>
      </w:del>
      <w:r w:rsidRPr="001735AD">
        <w:rPr>
          <w:rFonts w:ascii="Calibri" w:hAnsi="Calibri" w:cs="Calibri"/>
          <w:b/>
          <w:bCs/>
          <w:lang w:val="it-IT"/>
        </w:rPr>
        <w:t xml:space="preserve"> : Custodia elettronica</w:t>
      </w:r>
    </w:p>
    <w:p w14:paraId="352DD77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3AB01F1D" w14:textId="77777777" w:rsidR="001735AD" w:rsidRPr="001735AD" w:rsidDel="00BF5ECE" w:rsidRDefault="001735AD" w:rsidP="001735AD">
      <w:pPr>
        <w:rPr>
          <w:del w:id="159" w:author="Martina Nolletti" w:date="2021-02-08T21:48:00Z"/>
          <w:rFonts w:ascii="Calibri" w:hAnsi="Calibri" w:cs="Calibri"/>
          <w:lang w:val="it-IT"/>
        </w:rPr>
      </w:pPr>
      <w:r w:rsidRPr="001735AD">
        <w:rPr>
          <w:rFonts w:ascii="Calibri" w:hAnsi="Calibri" w:cs="Calibri"/>
          <w:lang w:val="it-IT"/>
        </w:rPr>
        <w:t>Il nostro sistema dovrà avere una base di “backup” che contenga tutti i dati che vengono inseriti all’interno della piattaforma. La mancanza di quest’ultima comporterebbe malfunzionamenti del sistema e perdita dei dati stessi.</w:t>
      </w:r>
    </w:p>
    <w:p w14:paraId="11A6736E" w14:textId="77777777" w:rsidR="001735AD" w:rsidRPr="001735AD" w:rsidRDefault="001735AD" w:rsidP="001735AD">
      <w:pPr>
        <w:rPr>
          <w:rFonts w:ascii="Calibri" w:hAnsi="Calibri" w:cs="Calibri"/>
          <w:color w:val="FF0000"/>
          <w:lang w:val="it-IT"/>
        </w:rPr>
      </w:pPr>
    </w:p>
    <w:p w14:paraId="39A6F8E9"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 Come memorizzare i dati all’interno del Database?</w:t>
      </w:r>
    </w:p>
    <w:p w14:paraId="55A7D417" w14:textId="77777777" w:rsidR="001735AD" w:rsidRPr="001735AD" w:rsidRDefault="001735AD" w:rsidP="001735AD">
      <w:pPr>
        <w:rPr>
          <w:rFonts w:ascii="Calibri" w:hAnsi="Calibri" w:cs="Calibri"/>
          <w:u w:val="single"/>
          <w:lang w:val="it-IT"/>
        </w:rPr>
      </w:pPr>
    </w:p>
    <w:p w14:paraId="22806135"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t>C2) Sovraccarico del database</w:t>
      </w:r>
    </w:p>
    <w:p w14:paraId="321DE27B" w14:textId="77777777" w:rsidR="001735AD" w:rsidRPr="001735AD" w:rsidRDefault="001735AD" w:rsidP="001735AD">
      <w:pPr>
        <w:rPr>
          <w:rFonts w:ascii="Calibri" w:hAnsi="Calibri" w:cs="Calibri"/>
          <w:b/>
          <w:bCs/>
          <w:sz w:val="28"/>
          <w:szCs w:val="28"/>
        </w:rPr>
      </w:pPr>
      <w:r w:rsidRPr="001735AD">
        <w:rPr>
          <w:rFonts w:ascii="Calibri" w:hAnsi="Calibri" w:cs="Calibri"/>
          <w:i/>
          <w:iCs/>
          <w:u w:val="single"/>
          <w:lang w:val="it-IT"/>
        </w:rPr>
        <w:t>Descrizione:</w:t>
      </w:r>
    </w:p>
    <w:p w14:paraId="3F865350" w14:textId="77777777" w:rsidR="001735AD" w:rsidRPr="001735AD" w:rsidDel="00BF5ECE" w:rsidRDefault="001735AD" w:rsidP="001735AD">
      <w:pPr>
        <w:rPr>
          <w:del w:id="160" w:author="Martina Nolletti" w:date="2021-02-08T21:49:00Z"/>
          <w:rFonts w:ascii="Calibri" w:hAnsi="Calibri" w:cs="Calibri"/>
          <w:color w:val="4F81BD"/>
          <w:lang w:val="it-IT"/>
        </w:rPr>
      </w:pPr>
      <w:r w:rsidRPr="001735AD">
        <w:rPr>
          <w:rFonts w:ascii="Calibri" w:hAnsi="Calibri" w:cs="Calibri"/>
          <w:lang w:val="it-IT"/>
        </w:rPr>
        <w:t xml:space="preserve">Sul Database vengono registrati dati riferiti a eventi passati con i relativi risultati e le preferenze espresse dagli utenti, le turnazioni di ogni operatore di seggio e l’anagrafica di ogni singolo utente. A lungo tempo, la presenza di molte informazioni crea un sovraccarico del database che potrebbe compromettere </w:t>
      </w:r>
      <w:proofErr w:type="spellStart"/>
      <w:r w:rsidRPr="001735AD">
        <w:rPr>
          <w:rFonts w:ascii="Calibri" w:hAnsi="Calibri" w:cs="Calibri"/>
          <w:lang w:val="it-IT"/>
        </w:rPr>
        <w:t>l’experience</w:t>
      </w:r>
      <w:proofErr w:type="spellEnd"/>
      <w:r w:rsidRPr="001735AD">
        <w:rPr>
          <w:rFonts w:ascii="Calibri" w:hAnsi="Calibri" w:cs="Calibri"/>
          <w:lang w:val="it-IT"/>
        </w:rPr>
        <w:t xml:space="preserve"> dell’utente. </w:t>
      </w:r>
    </w:p>
    <w:p w14:paraId="1F36FA9B" w14:textId="77777777" w:rsidR="001735AD" w:rsidRPr="001735AD" w:rsidRDefault="001735AD" w:rsidP="001735AD">
      <w:pPr>
        <w:rPr>
          <w:rFonts w:ascii="Calibri" w:hAnsi="Calibri" w:cs="Calibri"/>
          <w:color w:val="4F81BD"/>
          <w:lang w:val="it-IT"/>
        </w:rPr>
      </w:pPr>
    </w:p>
    <w:p w14:paraId="1B38DE4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6FB43F0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70E3E030" w14:textId="5026A7BF"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RNF9: PREVENZIONE SOVRACCARICO DATABASE</w:t>
      </w:r>
    </w:p>
    <w:p w14:paraId="3566CCB6" w14:textId="1CCC5741" w:rsidR="00B35C17" w:rsidRPr="00F02207" w:rsidRDefault="00B35C17" w:rsidP="00B35C17">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i</w:t>
      </w:r>
      <w:r w:rsidRPr="00F02207">
        <w:rPr>
          <w:rFonts w:ascii="Calibri" w:hAnsi="Calibri" w:cs="Calibri"/>
          <w:lang w:val="it-IT"/>
        </w:rPr>
        <w:t xml:space="preserve"> funzional</w:t>
      </w:r>
      <w:r>
        <w:rPr>
          <w:rFonts w:ascii="Calibri" w:hAnsi="Calibri" w:cs="Calibri"/>
          <w:lang w:val="it-IT"/>
        </w:rPr>
        <w:t>i</w:t>
      </w:r>
      <w:r w:rsidRPr="00F02207">
        <w:rPr>
          <w:rFonts w:ascii="Calibri" w:hAnsi="Calibri" w:cs="Calibri"/>
          <w:lang w:val="it-IT"/>
        </w:rPr>
        <w:t xml:space="preserve"> (RF):</w:t>
      </w:r>
    </w:p>
    <w:p w14:paraId="75FE3C93" w14:textId="663C0C16"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28A8A007" w14:textId="3F081D8B" w:rsidR="00B35C17" w:rsidRDefault="00B35C17" w:rsidP="00B35C17">
      <w:pPr>
        <w:numPr>
          <w:ilvl w:val="0"/>
          <w:numId w:val="85"/>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11960B13" w14:textId="77777777" w:rsidR="00BA11A1" w:rsidRPr="001735AD" w:rsidRDefault="00BA11A1" w:rsidP="00BA11A1">
      <w:pPr>
        <w:numPr>
          <w:ilvl w:val="0"/>
          <w:numId w:val="85"/>
        </w:numPr>
        <w:rPr>
          <w:rFonts w:ascii="Calibri" w:hAnsi="Calibri" w:cs="Calibri"/>
          <w:b/>
          <w:bCs/>
          <w:lang w:val="it-IT"/>
        </w:rPr>
      </w:pPr>
      <w:r w:rsidRPr="001735AD">
        <w:rPr>
          <w:rFonts w:ascii="Calibri" w:hAnsi="Calibri" w:cs="Calibri"/>
          <w:b/>
          <w:bCs/>
          <w:lang w:val="it-IT"/>
        </w:rPr>
        <w:t>RF8: Conteggio automatico voti cartacei dati in presenza</w:t>
      </w:r>
    </w:p>
    <w:p w14:paraId="3562279A" w14:textId="1B19255D" w:rsidR="00BA11A1" w:rsidRPr="00BA11A1" w:rsidDel="008519AB" w:rsidRDefault="00BA11A1" w:rsidP="001F2591">
      <w:pPr>
        <w:numPr>
          <w:ilvl w:val="0"/>
          <w:numId w:val="85"/>
        </w:numPr>
        <w:rPr>
          <w:del w:id="161" w:author="Martina Nolletti" w:date="2021-02-08T21:08:00Z"/>
          <w:rFonts w:ascii="Calibri" w:hAnsi="Calibri" w:cs="Calibri"/>
          <w:b/>
          <w:bCs/>
          <w:lang w:val="it-IT"/>
        </w:rPr>
      </w:pPr>
      <w:r w:rsidRPr="001735AD">
        <w:rPr>
          <w:rFonts w:ascii="Calibri" w:hAnsi="Calibri" w:cs="Calibri"/>
          <w:b/>
          <w:bCs/>
          <w:lang w:val="it-IT"/>
        </w:rPr>
        <w:t>RF9: Report votazioni e statistiche orari più affollati</w:t>
      </w:r>
    </w:p>
    <w:p w14:paraId="711C850D" w14:textId="77777777" w:rsidR="001735AD" w:rsidRPr="008519AB" w:rsidRDefault="001735AD">
      <w:pPr>
        <w:numPr>
          <w:ilvl w:val="0"/>
          <w:numId w:val="85"/>
        </w:numPr>
        <w:rPr>
          <w:rFonts w:ascii="Calibri" w:hAnsi="Calibri" w:cs="Calibri"/>
          <w:b/>
          <w:bCs/>
          <w:lang w:val="it-IT"/>
        </w:rPr>
        <w:pPrChange w:id="162" w:author="Martina Nolletti" w:date="2021-02-08T21:08:00Z">
          <w:pPr/>
        </w:pPrChange>
      </w:pPr>
    </w:p>
    <w:p w14:paraId="6E29280D"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Soluzione: </w:t>
      </w:r>
    </w:p>
    <w:p w14:paraId="3BF25CF4" w14:textId="77777777" w:rsidR="001735AD" w:rsidRPr="001735AD" w:rsidRDefault="001735AD" w:rsidP="001735AD">
      <w:pPr>
        <w:rPr>
          <w:rFonts w:ascii="Calibri" w:hAnsi="Calibri" w:cs="Calibri"/>
          <w:lang w:val="it-IT"/>
        </w:rPr>
      </w:pPr>
      <w:r w:rsidRPr="001735AD">
        <w:rPr>
          <w:rFonts w:ascii="Calibri" w:hAnsi="Calibri" w:cs="Calibri"/>
          <w:lang w:val="it-IT"/>
        </w:rPr>
        <w:t>Sul Database vengono cancellati alcuni tipi di dato, in due modalità:</w:t>
      </w:r>
    </w:p>
    <w:p w14:paraId="5BE4DB93"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periodicamente, i voti espressi da un utente o eventi datati con i relativi risultati e turnazioni degli operatori;</w:t>
      </w:r>
    </w:p>
    <w:p w14:paraId="75C8758F"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istantaneamente, l'utente quando sceglie deliberatamente di cancellarsi dalla piattaforma.</w:t>
      </w:r>
    </w:p>
    <w:p w14:paraId="2652E304" w14:textId="6A5599AC" w:rsidR="001735AD" w:rsidRPr="001735AD" w:rsidRDefault="001735AD" w:rsidP="001735AD">
      <w:pPr>
        <w:rPr>
          <w:rFonts w:ascii="Calibri" w:hAnsi="Calibri" w:cs="Calibri"/>
          <w:lang w:val="it-IT"/>
        </w:rPr>
      </w:pPr>
      <w:r w:rsidRPr="001735AD">
        <w:rPr>
          <w:rFonts w:ascii="Calibri" w:hAnsi="Calibri" w:cs="Calibri"/>
          <w:lang w:val="it-IT"/>
        </w:rPr>
        <w:t>La cancellazione di un utente non comporta l'immediata cancellazione del suo voto, in quanto utile ai fini delle analisi statistiche delle elezioni. Il voto sarà cancellato insieme all'evento quando passerà il periodo di espirazione predefinito.</w:t>
      </w:r>
      <w:r w:rsidRPr="001735AD">
        <w:rPr>
          <w:rFonts w:ascii="Calibri" w:hAnsi="Calibri" w:cs="Calibri"/>
          <w:lang w:val="it-IT"/>
        </w:rPr>
        <w:br/>
        <w:t xml:space="preserve">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w:t>
      </w:r>
    </w:p>
    <w:p w14:paraId="54DBD1DD" w14:textId="60068EB8" w:rsidR="001735AD" w:rsidRPr="001735AD" w:rsidDel="00BF5ECE" w:rsidRDefault="001735AD" w:rsidP="001735AD">
      <w:pPr>
        <w:rPr>
          <w:del w:id="163" w:author="Martina Nolletti" w:date="2021-02-08T21:49:00Z"/>
          <w:rFonts w:ascii="Calibri" w:hAnsi="Calibri" w:cs="Calibri"/>
          <w:lang w:val="it-IT"/>
        </w:rPr>
      </w:pPr>
      <w:r w:rsidRPr="001735AD">
        <w:rPr>
          <w:rFonts w:ascii="Calibri" w:hAnsi="Calibri" w:cs="Calibri"/>
          <w:lang w:val="it-IT"/>
        </w:rPr>
        <w:t xml:space="preserve">Ai fini statistici, le informazioni importanti dell’evento e i risultati verranno registrati sinteticamente. Ogni </w:t>
      </w:r>
      <w:ins w:id="164" w:author="Martina Nolletti" w:date="2021-02-08T19:39:00Z">
        <w:r w:rsidR="00C6362E">
          <w:rPr>
            <w:rFonts w:ascii="Calibri" w:hAnsi="Calibri" w:cs="Calibri"/>
            <w:lang w:val="it-IT"/>
          </w:rPr>
          <w:t>cinque</w:t>
        </w:r>
      </w:ins>
      <w:del w:id="165" w:author="Martina Nolletti" w:date="2021-02-08T19:39:00Z">
        <w:r w:rsidRPr="001735AD" w:rsidDel="00C6362E">
          <w:rPr>
            <w:rFonts w:ascii="Calibri" w:hAnsi="Calibri" w:cs="Calibri"/>
            <w:lang w:val="it-IT"/>
          </w:rPr>
          <w:delText>10</w:delText>
        </w:r>
      </w:del>
      <w:r w:rsidRPr="001735AD">
        <w:rPr>
          <w:rFonts w:ascii="Calibri" w:hAnsi="Calibri" w:cs="Calibri"/>
          <w:lang w:val="it-IT"/>
        </w:rPr>
        <w:t xml:space="preserve"> anni il database verrà ripulito anche di questi ultimi.</w:t>
      </w:r>
      <w:del w:id="166" w:author="Martina Nolletti" w:date="2021-02-08T19:38:00Z">
        <w:r w:rsidRPr="001735AD" w:rsidDel="00BC710A">
          <w:rPr>
            <w:rFonts w:ascii="Calibri" w:hAnsi="Calibri" w:cs="Calibri"/>
            <w:lang w:val="it-IT"/>
          </w:rPr>
          <w:delText xml:space="preserve">  </w:delText>
        </w:r>
      </w:del>
    </w:p>
    <w:p w14:paraId="100EFB15" w14:textId="77777777" w:rsidR="001735AD" w:rsidRPr="001735AD" w:rsidRDefault="001735AD" w:rsidP="001735AD">
      <w:pPr>
        <w:rPr>
          <w:rFonts w:ascii="Calibri" w:hAnsi="Calibri" w:cs="Calibri"/>
          <w:color w:val="FF0000"/>
          <w:lang w:val="it-IT"/>
        </w:rPr>
      </w:pPr>
    </w:p>
    <w:p w14:paraId="29C30868"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D2) Come viene gestito il sovraccarico del Database?</w:t>
      </w:r>
    </w:p>
    <w:p w14:paraId="3A2644F7" w14:textId="50B20716" w:rsidR="001735AD" w:rsidRDefault="001735AD" w:rsidP="001735AD">
      <w:pPr>
        <w:rPr>
          <w:ins w:id="167" w:author="Martina Nolletti" w:date="2021-02-08T21:49:00Z"/>
          <w:rFonts w:ascii="Segoe UI" w:hAnsi="Segoe UI" w:cs="Segoe UI"/>
          <w:sz w:val="21"/>
          <w:szCs w:val="21"/>
          <w:lang w:val="it-IT" w:eastAsia="it-IT"/>
        </w:rPr>
      </w:pPr>
    </w:p>
    <w:p w14:paraId="58C6B720" w14:textId="5A6C2230" w:rsidR="00BF5ECE" w:rsidRDefault="00BF5ECE" w:rsidP="001735AD">
      <w:pPr>
        <w:rPr>
          <w:ins w:id="168" w:author="Martina Nolletti" w:date="2021-02-08T21:49:00Z"/>
          <w:rFonts w:ascii="Segoe UI" w:hAnsi="Segoe UI" w:cs="Segoe UI"/>
          <w:sz w:val="21"/>
          <w:szCs w:val="21"/>
          <w:lang w:val="it-IT" w:eastAsia="it-IT"/>
        </w:rPr>
      </w:pPr>
    </w:p>
    <w:p w14:paraId="016863EF" w14:textId="1CCE68CC" w:rsidR="00BF5ECE" w:rsidRDefault="00BF5ECE" w:rsidP="001735AD">
      <w:pPr>
        <w:rPr>
          <w:ins w:id="169" w:author="Martina Nolletti" w:date="2021-02-08T21:49:00Z"/>
          <w:rFonts w:ascii="Segoe UI" w:hAnsi="Segoe UI" w:cs="Segoe UI"/>
          <w:sz w:val="21"/>
          <w:szCs w:val="21"/>
          <w:lang w:val="it-IT" w:eastAsia="it-IT"/>
        </w:rPr>
      </w:pPr>
    </w:p>
    <w:p w14:paraId="35970A97" w14:textId="77777777" w:rsidR="00BF5ECE" w:rsidRPr="001735AD" w:rsidRDefault="00BF5ECE" w:rsidP="001735AD">
      <w:pPr>
        <w:rPr>
          <w:rFonts w:ascii="Segoe UI" w:hAnsi="Segoe UI" w:cs="Segoe UI"/>
          <w:sz w:val="21"/>
          <w:szCs w:val="21"/>
          <w:lang w:val="it-IT" w:eastAsia="it-IT"/>
        </w:rPr>
      </w:pPr>
    </w:p>
    <w:p w14:paraId="693080A2" w14:textId="77777777" w:rsidR="001735AD" w:rsidRPr="001735AD" w:rsidRDefault="001735AD" w:rsidP="001735AD">
      <w:pPr>
        <w:numPr>
          <w:ilvl w:val="0"/>
          <w:numId w:val="33"/>
        </w:numPr>
        <w:ind w:left="360"/>
        <w:rPr>
          <w:rFonts w:ascii="Segoe UI" w:hAnsi="Segoe UI" w:cs="Segoe UI"/>
          <w:sz w:val="21"/>
          <w:szCs w:val="21"/>
          <w:lang w:val="it-IT" w:eastAsia="it-IT"/>
        </w:rPr>
      </w:pPr>
      <w:r w:rsidRPr="001735AD">
        <w:rPr>
          <w:rFonts w:ascii="Calibri" w:hAnsi="Calibri" w:cs="Calibri"/>
          <w:b/>
          <w:bCs/>
          <w:sz w:val="28"/>
          <w:szCs w:val="28"/>
          <w:lang w:val="it-IT"/>
        </w:rPr>
        <w:lastRenderedPageBreak/>
        <w:t>C3) Unicità e non modificabilità del voto</w:t>
      </w:r>
    </w:p>
    <w:p w14:paraId="04C3BCF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6434273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preferenza espressa da un utente, relativa ad un determinato evento, deve essere unica. Il giorno della votazione, un utente si collegherà all’interno del sistema e, accedendo all’evento, potrà esprimere la sua preferenza, garantendo la sua identità (webcam, carta d’identità, patente). </w:t>
      </w:r>
    </w:p>
    <w:p w14:paraId="3FD155A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Successivamente, se l’utente si collegherà una seconda volta, non potrà votare per lo stesso evento, in quanto risulta aver già effettuato l’operazione.   </w:t>
      </w:r>
    </w:p>
    <w:p w14:paraId="5CCEC380" w14:textId="77777777" w:rsidR="001735AD" w:rsidRPr="001735AD" w:rsidDel="00BF5ECE" w:rsidRDefault="001735AD" w:rsidP="001735AD">
      <w:pPr>
        <w:rPr>
          <w:del w:id="170" w:author="Martina Nolletti" w:date="2021-02-08T21:49:00Z"/>
          <w:rFonts w:ascii="Calibri" w:hAnsi="Calibri" w:cs="Calibri"/>
          <w:lang w:val="it-IT"/>
        </w:rPr>
      </w:pPr>
      <w:proofErr w:type="gramStart"/>
      <w:r w:rsidRPr="001735AD">
        <w:rPr>
          <w:rFonts w:ascii="Calibri" w:hAnsi="Calibri" w:cs="Calibri"/>
          <w:lang w:val="it-IT"/>
        </w:rPr>
        <w:t>Inoltre</w:t>
      </w:r>
      <w:proofErr w:type="gramEnd"/>
      <w:r w:rsidRPr="001735AD">
        <w:rPr>
          <w:rFonts w:ascii="Calibri" w:hAnsi="Calibri" w:cs="Calibri"/>
          <w:lang w:val="it-IT"/>
        </w:rPr>
        <w:t xml:space="preserve"> non sarà possibile modificare il voto dopo aver inviato i dati al database.</w:t>
      </w:r>
    </w:p>
    <w:p w14:paraId="032EE051" w14:textId="77777777" w:rsidR="001735AD" w:rsidRPr="001735AD" w:rsidRDefault="001735AD" w:rsidP="001735AD">
      <w:pPr>
        <w:rPr>
          <w:rFonts w:ascii="Calibri" w:hAnsi="Calibri" w:cs="Calibri"/>
          <w:i/>
          <w:iCs/>
          <w:u w:val="single"/>
          <w:lang w:val="it-IT"/>
        </w:rPr>
      </w:pPr>
    </w:p>
    <w:p w14:paraId="38603C9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5F0183C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828B9F0" w14:textId="77777777" w:rsidR="001735AD" w:rsidRPr="001735AD" w:rsidRDefault="001735AD" w:rsidP="001735AD">
      <w:pPr>
        <w:numPr>
          <w:ilvl w:val="0"/>
          <w:numId w:val="50"/>
        </w:numPr>
        <w:rPr>
          <w:rFonts w:ascii="Calibri" w:hAnsi="Calibri" w:cs="Calibri"/>
          <w:b/>
          <w:bCs/>
          <w:lang w:val="it-IT"/>
        </w:rPr>
      </w:pPr>
      <w:r w:rsidRPr="001735AD">
        <w:rPr>
          <w:rFonts w:ascii="Calibri" w:hAnsi="Calibri" w:cs="Calibri"/>
          <w:b/>
          <w:bCs/>
          <w:lang w:val="it-IT"/>
        </w:rPr>
        <w:t>RNF2: SICUREZZA DEI DATI (UNICITA’, NON MODIFICABILITA’, PRIVACY)</w:t>
      </w:r>
    </w:p>
    <w:p w14:paraId="2D720DD2" w14:textId="7777777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 xml:space="preserve">le funzionalità dei sistemi </w:t>
      </w:r>
      <w:proofErr w:type="spellStart"/>
      <w:r w:rsidRPr="001735AD">
        <w:rPr>
          <w:rFonts w:ascii="Calibri" w:hAnsi="Calibri" w:cs="Calibri"/>
          <w:lang w:val="it-IT"/>
        </w:rPr>
        <w:t>WeVote</w:t>
      </w:r>
      <w:proofErr w:type="spellEnd"/>
      <w:r w:rsidRPr="001735AD">
        <w:rPr>
          <w:rFonts w:ascii="Calibri" w:hAnsi="Calibri" w:cs="Calibri"/>
          <w:lang w:val="it-IT"/>
        </w:rPr>
        <w:t xml:space="preserve"> </w:t>
      </w:r>
      <w:proofErr w:type="gramStart"/>
      <w:r w:rsidRPr="001735AD">
        <w:rPr>
          <w:rFonts w:ascii="Calibri" w:hAnsi="Calibri" w:cs="Calibri"/>
          <w:lang w:val="it-IT"/>
        </w:rPr>
        <w:t>e</w:t>
      </w:r>
      <w:proofErr w:type="gramEnd"/>
      <w:r w:rsidRPr="001735AD">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 relativi allo stato dell’arte sez. A (SOTA):</w:t>
      </w:r>
    </w:p>
    <w:p w14:paraId="0B88FEC5" w14:textId="33F38B92" w:rsid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ins w:id="171" w:author="Martina Nolletti" w:date="2021-02-08T21:27:00Z">
        <w:r w:rsidR="00120FF4">
          <w:rPr>
            <w:rFonts w:ascii="Calibri" w:hAnsi="Calibri" w:cs="Calibri"/>
            <w:b/>
            <w:bCs/>
            <w:lang w:val="it-IT"/>
          </w:rPr>
          <w:t>6</w:t>
        </w:r>
      </w:ins>
      <w:del w:id="172" w:author="Martina Nolletti" w:date="2021-02-08T21:27:00Z">
        <w:r w:rsidR="00BE0319" w:rsidDel="00120FF4">
          <w:rPr>
            <w:rFonts w:ascii="Calibri" w:hAnsi="Calibri" w:cs="Calibri"/>
            <w:b/>
            <w:bCs/>
            <w:lang w:val="it-IT"/>
          </w:rPr>
          <w:delText>8</w:delText>
        </w:r>
      </w:del>
      <w:r w:rsidRPr="001735AD">
        <w:rPr>
          <w:rFonts w:ascii="Calibri" w:hAnsi="Calibri" w:cs="Calibri"/>
          <w:b/>
          <w:bCs/>
          <w:lang w:val="it-IT"/>
        </w:rPr>
        <w:t xml:space="preserve"> :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4B5F048F" w14:textId="3E9A64CE" w:rsidR="0021395D" w:rsidRPr="001735AD" w:rsidRDefault="0021395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14</w:t>
      </w:r>
      <w:r w:rsidRPr="001735AD">
        <w:rPr>
          <w:rFonts w:ascii="Calibri" w:hAnsi="Calibri" w:cs="Calibri"/>
          <w:b/>
          <w:bCs/>
          <w:lang w:val="it-IT"/>
        </w:rPr>
        <w:t xml:space="preserve"> :</w:t>
      </w:r>
      <w:proofErr w:type="gramEnd"/>
      <w:r w:rsidRPr="001735AD">
        <w:rPr>
          <w:rFonts w:ascii="Calibri" w:hAnsi="Calibri" w:cs="Calibri"/>
          <w:b/>
          <w:bCs/>
          <w:lang w:val="it-IT"/>
        </w:rPr>
        <w:t xml:space="preserve">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p>
    <w:p w14:paraId="70E266D2" w14:textId="2637C440" w:rsidR="001735AD" w:rsidRPr="00711CE0" w:rsidDel="00BF5ECE" w:rsidRDefault="001735AD" w:rsidP="00711CE0">
      <w:pPr>
        <w:numPr>
          <w:ilvl w:val="0"/>
          <w:numId w:val="38"/>
        </w:numPr>
        <w:rPr>
          <w:del w:id="173" w:author="Martina Nolletti" w:date="2021-02-08T21:49:00Z"/>
          <w:rFonts w:ascii="Calibri" w:hAnsi="Calibri" w:cs="Calibri"/>
          <w:b/>
          <w:bCs/>
          <w:lang w:val="it-IT"/>
        </w:rPr>
      </w:pPr>
      <w:r w:rsidRPr="001735AD">
        <w:rPr>
          <w:rFonts w:ascii="Calibri" w:hAnsi="Calibri" w:cs="Calibri"/>
          <w:b/>
          <w:bCs/>
          <w:lang w:val="it-IT"/>
        </w:rPr>
        <w:t>SOTA</w:t>
      </w:r>
      <w:proofErr w:type="gramStart"/>
      <w:r w:rsidRPr="001735AD">
        <w:rPr>
          <w:rFonts w:ascii="Calibri" w:hAnsi="Calibri" w:cs="Calibri"/>
          <w:b/>
          <w:bCs/>
          <w:lang w:val="it-IT"/>
        </w:rPr>
        <w:t>2</w:t>
      </w:r>
      <w:r w:rsidR="00BE0319">
        <w:rPr>
          <w:rFonts w:ascii="Calibri" w:hAnsi="Calibri" w:cs="Calibri"/>
          <w:b/>
          <w:bCs/>
          <w:lang w:val="it-IT"/>
        </w:rPr>
        <w:t>2</w:t>
      </w:r>
      <w:r w:rsidRPr="001735AD">
        <w:rPr>
          <w:rFonts w:ascii="Calibri" w:hAnsi="Calibri" w:cs="Calibri"/>
          <w:b/>
          <w:bCs/>
          <w:lang w:val="it-IT"/>
        </w:rPr>
        <w:t xml:space="preserve"> :</w:t>
      </w:r>
      <w:proofErr w:type="gramEnd"/>
      <w:r w:rsidRPr="001735AD">
        <w:rPr>
          <w:rFonts w:ascii="Calibri" w:hAnsi="Calibri" w:cs="Calibri"/>
          <w:b/>
          <w:bCs/>
          <w:lang w:val="it-IT"/>
        </w:rPr>
        <w:t xml:space="preserve"> </w:t>
      </w:r>
      <w:r w:rsidR="004774EA" w:rsidRPr="001735AD">
        <w:rPr>
          <w:rFonts w:ascii="Calibri" w:hAnsi="Calibri" w:cs="Calibri"/>
          <w:b/>
          <w:bCs/>
          <w:lang w:val="it-IT"/>
        </w:rPr>
        <w:t>Autenticità e unicità</w:t>
      </w:r>
      <w:r w:rsidR="004774EA">
        <w:rPr>
          <w:rFonts w:ascii="Calibri" w:hAnsi="Calibri" w:cs="Calibri"/>
          <w:lang w:val="it-IT"/>
        </w:rPr>
        <w:t xml:space="preserve"> </w:t>
      </w:r>
      <w:r w:rsidRPr="001F2591">
        <w:rPr>
          <w:rFonts w:ascii="Calibri" w:hAnsi="Calibri" w:cs="Calibri"/>
          <w:b/>
          <w:bCs/>
          <w:lang w:val="it-IT"/>
        </w:rPr>
        <w:t>(</w:t>
      </w:r>
      <w:proofErr w:type="spellStart"/>
      <w:r w:rsidR="00BE0319" w:rsidRPr="001F2591">
        <w:rPr>
          <w:rFonts w:ascii="Calibri" w:hAnsi="Calibri" w:cs="Calibri"/>
          <w:b/>
          <w:bCs/>
          <w:lang w:val="it-IT"/>
        </w:rPr>
        <w:t>WeVote</w:t>
      </w:r>
      <w:proofErr w:type="spellEnd"/>
      <w:r w:rsidR="00BE0319"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p>
    <w:p w14:paraId="388F89CA" w14:textId="77777777" w:rsidR="001735AD" w:rsidRPr="00BF5ECE" w:rsidRDefault="001735AD">
      <w:pPr>
        <w:numPr>
          <w:ilvl w:val="0"/>
          <w:numId w:val="38"/>
        </w:numPr>
        <w:rPr>
          <w:rFonts w:ascii="Calibri" w:hAnsi="Calibri" w:cs="Calibri"/>
          <w:lang w:val="it-IT"/>
        </w:rPr>
        <w:pPrChange w:id="174" w:author="Martina Nolletti" w:date="2021-02-08T21:49:00Z">
          <w:pPr/>
        </w:pPrChange>
      </w:pPr>
    </w:p>
    <w:p w14:paraId="75A5DBD4"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6EF3EDC" w14:textId="44E360AA" w:rsidR="001735AD" w:rsidRPr="001735AD" w:rsidRDefault="001735AD" w:rsidP="001735AD">
      <w:pPr>
        <w:rPr>
          <w:rFonts w:ascii="Calibri" w:hAnsi="Calibri" w:cs="Calibri"/>
          <w:lang w:val="it-IT"/>
        </w:rPr>
      </w:pPr>
      <w:r w:rsidRPr="001735AD">
        <w:rPr>
          <w:rFonts w:ascii="Calibri" w:hAnsi="Calibri" w:cs="Calibri"/>
          <w:lang w:val="it-IT"/>
        </w:rPr>
        <w:t>Per garantire l’unicità del voto bisogna assicurarsi che quando un utente (nel caso della votazione online) effettua l’accesso all’interno del sistema, abbia associato un ID e che sia l’utente stesso, poco prima della votazione, a identificarsi attraverso una webcam e ad esprimere la sua preferenza di voto</w:t>
      </w:r>
      <w:r w:rsidR="002E42A0">
        <w:rPr>
          <w:rFonts w:ascii="Calibri" w:hAnsi="Calibri" w:cs="Calibri"/>
          <w:lang w:val="it-IT"/>
        </w:rPr>
        <w:t xml:space="preserve"> (</w:t>
      </w:r>
      <w:r w:rsidR="004442AA">
        <w:rPr>
          <w:rFonts w:ascii="Calibri" w:hAnsi="Calibri" w:cs="Calibri"/>
          <w:lang w:val="it-IT"/>
        </w:rPr>
        <w:t>ciò non ha implicazioni sulla segretezza del voto, ma il riconoscimento viene effettuato soltanto ai fini dell’autenticità</w:t>
      </w:r>
      <w:r w:rsidR="002E42A0">
        <w:rPr>
          <w:rFonts w:ascii="Calibri" w:hAnsi="Calibri" w:cs="Calibri"/>
          <w:lang w:val="it-IT"/>
        </w:rPr>
        <w:t>)</w:t>
      </w:r>
      <w:r w:rsidRPr="001735AD">
        <w:rPr>
          <w:rFonts w:ascii="Calibri" w:hAnsi="Calibri" w:cs="Calibri"/>
          <w:lang w:val="it-IT"/>
        </w:rPr>
        <w:t>. Nel momento in cui un utente con un ID accede all’evento ed esprime la sua preferenza, nel sistema verrà registrato che l’utente con quel determinato ID ha appena votato e si renderà “non disponibile” l’evento per votare una seconda volta.</w:t>
      </w:r>
    </w:p>
    <w:p w14:paraId="534B7F06" w14:textId="77777777" w:rsidR="001735AD" w:rsidRPr="001735AD" w:rsidDel="00BF5ECE" w:rsidRDefault="001735AD" w:rsidP="001735AD">
      <w:pPr>
        <w:rPr>
          <w:del w:id="175" w:author="Martina Nolletti" w:date="2021-02-08T21:49:00Z"/>
          <w:rFonts w:ascii="Calibri" w:hAnsi="Calibri" w:cs="Calibri"/>
          <w:lang w:val="it-IT"/>
        </w:rPr>
      </w:pPr>
      <w:r w:rsidRPr="001735AD">
        <w:rPr>
          <w:rFonts w:ascii="Calibri" w:hAnsi="Calibri" w:cs="Calibri"/>
          <w:lang w:val="it-IT"/>
        </w:rPr>
        <w:t>In questo modo ogni utente dovrà garantire la sua identità e potrà votare una solo volta per ogni evento. Rendendo “non disponibile” l’evento, non si permetterà all’utente di poter modificare la preferenza espressa, da lui stesso, in precedenza.</w:t>
      </w:r>
    </w:p>
    <w:p w14:paraId="1254E1D3" w14:textId="77777777" w:rsidR="001735AD" w:rsidRPr="001735AD" w:rsidRDefault="001735AD" w:rsidP="003A3265">
      <w:pPr>
        <w:rPr>
          <w:rFonts w:ascii="Calibri" w:hAnsi="Calibri" w:cs="Calibri"/>
          <w:lang w:val="it-IT"/>
        </w:rPr>
      </w:pPr>
    </w:p>
    <w:p w14:paraId="5D680A8E"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D3) Come viene garantita l’unicità e la non modificabilità del voto?</w:t>
      </w:r>
    </w:p>
    <w:p w14:paraId="7B69DE8C" w14:textId="77777777" w:rsidR="001735AD" w:rsidRPr="001735AD" w:rsidRDefault="001735AD" w:rsidP="001735AD">
      <w:pPr>
        <w:ind w:left="360"/>
        <w:rPr>
          <w:rFonts w:ascii="Calibri" w:hAnsi="Calibri" w:cs="Calibri"/>
          <w:lang w:val="it-IT"/>
        </w:rPr>
      </w:pPr>
    </w:p>
    <w:p w14:paraId="278B8F75" w14:textId="77777777" w:rsidR="001735AD" w:rsidRPr="001735AD" w:rsidRDefault="001735AD" w:rsidP="001735AD">
      <w:pPr>
        <w:numPr>
          <w:ilvl w:val="0"/>
          <w:numId w:val="33"/>
        </w:numPr>
        <w:ind w:left="360"/>
        <w:rPr>
          <w:rFonts w:ascii="Calibri" w:hAnsi="Calibri" w:cs="Calibri"/>
          <w:b/>
          <w:bCs/>
          <w:sz w:val="28"/>
          <w:szCs w:val="28"/>
        </w:rPr>
      </w:pPr>
      <w:r w:rsidRPr="001735AD">
        <w:rPr>
          <w:rFonts w:ascii="Calibri" w:hAnsi="Calibri" w:cs="Calibri"/>
          <w:b/>
          <w:bCs/>
          <w:sz w:val="28"/>
          <w:szCs w:val="28"/>
        </w:rPr>
        <w:t xml:space="preserve">C4) </w:t>
      </w:r>
      <w:proofErr w:type="spellStart"/>
      <w:r w:rsidRPr="001735AD">
        <w:rPr>
          <w:rFonts w:ascii="Calibri" w:hAnsi="Calibri" w:cs="Calibri"/>
          <w:b/>
          <w:bCs/>
          <w:sz w:val="28"/>
          <w:szCs w:val="28"/>
        </w:rPr>
        <w:t>Segretezza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della</w:t>
      </w:r>
      <w:proofErr w:type="spellEnd"/>
      <w:r w:rsidRPr="001735AD">
        <w:rPr>
          <w:rFonts w:ascii="Calibri" w:hAnsi="Calibri" w:cs="Calibri"/>
          <w:b/>
          <w:bCs/>
          <w:sz w:val="28"/>
          <w:szCs w:val="28"/>
        </w:rPr>
        <w:t xml:space="preserve"> </w:t>
      </w:r>
      <w:proofErr w:type="spellStart"/>
      <w:r w:rsidRPr="001735AD">
        <w:rPr>
          <w:rFonts w:ascii="Calibri" w:hAnsi="Calibri" w:cs="Calibri"/>
          <w:b/>
          <w:bCs/>
          <w:sz w:val="28"/>
          <w:szCs w:val="28"/>
        </w:rPr>
        <w:t>votazione</w:t>
      </w:r>
      <w:proofErr w:type="spellEnd"/>
      <w:r w:rsidRPr="001735AD">
        <w:rPr>
          <w:rFonts w:ascii="Calibri" w:hAnsi="Calibri" w:cs="Calibri"/>
          <w:b/>
          <w:bCs/>
          <w:sz w:val="28"/>
          <w:szCs w:val="28"/>
        </w:rPr>
        <w:t xml:space="preserve"> online</w:t>
      </w:r>
    </w:p>
    <w:p w14:paraId="300B32E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38AB9E22" w14:textId="77777777" w:rsidR="001735AD" w:rsidRPr="001735AD" w:rsidDel="00BF5ECE" w:rsidRDefault="001735AD" w:rsidP="001735AD">
      <w:pPr>
        <w:rPr>
          <w:del w:id="176" w:author="Martina Nolletti" w:date="2021-02-08T21:49:00Z"/>
          <w:rFonts w:ascii="Calibri" w:hAnsi="Calibri" w:cs="Calibri"/>
          <w:lang w:val="it-IT"/>
        </w:rPr>
      </w:pPr>
      <w:r w:rsidRPr="001735AD">
        <w:rPr>
          <w:rFonts w:ascii="Calibri" w:hAnsi="Calibri" w:cs="Calibri"/>
          <w:lang w:val="it-IT"/>
        </w:rPr>
        <w:t>Per quanto riguarda la segretezza della votazione online si deve garantire che la preferenza espressa da un utente non verrà mostrata a nessun altro utente.</w:t>
      </w:r>
    </w:p>
    <w:p w14:paraId="2ADE4144" w14:textId="77777777" w:rsidR="001735AD" w:rsidRPr="001735AD" w:rsidRDefault="001735AD" w:rsidP="001735AD">
      <w:pPr>
        <w:rPr>
          <w:rFonts w:ascii="Calibri" w:hAnsi="Calibri" w:cs="Calibri"/>
          <w:lang w:val="it-IT"/>
        </w:rPr>
      </w:pPr>
    </w:p>
    <w:p w14:paraId="2B7A890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16E865C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6C965E82" w14:textId="6D449485"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7B02B2E4" w14:textId="4B609806" w:rsidR="00B35C17" w:rsidRPr="001F2591" w:rsidRDefault="00B35C17" w:rsidP="001F259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B53AEF6" w14:textId="2B6BCA94" w:rsidR="00B35C17" w:rsidRDefault="00B35C17">
      <w:pPr>
        <w:numPr>
          <w:ilvl w:val="0"/>
          <w:numId w:val="32"/>
        </w:numPr>
        <w:rPr>
          <w:rFonts w:ascii="Calibri" w:hAnsi="Calibri" w:cs="Calibri"/>
          <w:b/>
          <w:bCs/>
          <w:lang w:val="it-IT"/>
        </w:rPr>
      </w:pPr>
      <w:r w:rsidRPr="001735AD">
        <w:rPr>
          <w:rFonts w:ascii="Calibri" w:hAnsi="Calibri" w:cs="Calibri"/>
          <w:b/>
          <w:bCs/>
          <w:lang w:val="it-IT"/>
        </w:rPr>
        <w:t>RF5: Votazione online</w:t>
      </w:r>
    </w:p>
    <w:p w14:paraId="08DC9151" w14:textId="6D73D20B" w:rsidR="00FC6ADA" w:rsidRDefault="00FC6ADA" w:rsidP="00FC6ADA">
      <w:pPr>
        <w:rPr>
          <w:rFonts w:ascii="Calibri" w:hAnsi="Calibri" w:cs="Calibri"/>
          <w:lang w:val="it-IT" w:eastAsia="en-GB"/>
        </w:rPr>
      </w:pPr>
      <w:r w:rsidRPr="001735AD">
        <w:rPr>
          <w:rFonts w:ascii="Calibri" w:hAnsi="Calibri" w:cs="Calibri"/>
          <w:lang w:val="it-IT" w:eastAsia="en-GB"/>
        </w:rPr>
        <w:lastRenderedPageBreak/>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 xml:space="preserve">i </w:t>
      </w:r>
      <w:r w:rsidRPr="001735AD">
        <w:rPr>
          <w:rFonts w:ascii="Calibri" w:hAnsi="Calibri" w:cs="Calibri"/>
          <w:lang w:val="it-IT" w:eastAsia="en-GB"/>
        </w:rPr>
        <w:t>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ed </w:t>
      </w:r>
      <w:proofErr w:type="spellStart"/>
      <w:r>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Pr>
          <w:rFonts w:ascii="Calibri" w:hAnsi="Calibri" w:cs="Calibri"/>
          <w:lang w:val="it-IT" w:eastAsia="en-GB"/>
        </w:rPr>
        <w:t>:</w:t>
      </w:r>
    </w:p>
    <w:p w14:paraId="614756DF" w14:textId="3630AE1F" w:rsidR="00FC6ADA" w:rsidRPr="001F2591" w:rsidRDefault="00FC6ADA" w:rsidP="001F2591">
      <w:pPr>
        <w:numPr>
          <w:ilvl w:val="0"/>
          <w:numId w:val="86"/>
        </w:numPr>
        <w:rPr>
          <w:rFonts w:ascii="Calibri" w:hAnsi="Calibri" w:cs="Calibri"/>
          <w:lang w:val="it-IT" w:eastAsia="en-GB"/>
        </w:rPr>
      </w:pPr>
      <w:r w:rsidRPr="001735AD">
        <w:rPr>
          <w:rFonts w:ascii="Calibri" w:hAnsi="Calibri" w:cs="Calibri"/>
          <w:b/>
          <w:bCs/>
          <w:lang w:val="it-IT"/>
        </w:rPr>
        <w:t>SOTA</w:t>
      </w:r>
      <w:proofErr w:type="gramStart"/>
      <w:r>
        <w:rPr>
          <w:rFonts w:ascii="Calibri" w:hAnsi="Calibri" w:cs="Calibri"/>
          <w:b/>
          <w:bCs/>
          <w:lang w:val="it-IT"/>
        </w:rPr>
        <w:t>22</w:t>
      </w:r>
      <w:r w:rsidRPr="001735AD">
        <w:rPr>
          <w:rFonts w:ascii="Calibri" w:hAnsi="Calibri" w:cs="Calibri"/>
          <w:b/>
          <w:bCs/>
          <w:lang w:val="it-IT"/>
        </w:rPr>
        <w:t xml:space="preserve"> :</w:t>
      </w:r>
      <w:proofErr w:type="gramEnd"/>
      <w:r w:rsidRPr="001735AD">
        <w:rPr>
          <w:rFonts w:ascii="Calibri" w:hAnsi="Calibri" w:cs="Calibri"/>
          <w:b/>
          <w:bCs/>
          <w:lang w:val="it-IT"/>
        </w:rPr>
        <w:t xml:space="preserve"> Autenticità e unicità</w:t>
      </w:r>
      <w:r w:rsidRPr="001735AD">
        <w:rPr>
          <w:rFonts w:ascii="Calibri" w:hAnsi="Calibri" w:cs="Calibri"/>
          <w:lang w:val="it-IT" w:eastAsia="en-GB"/>
        </w:rPr>
        <w:t>.</w:t>
      </w:r>
    </w:p>
    <w:p w14:paraId="5FB496CA" w14:textId="4E200797" w:rsidR="001735AD" w:rsidRPr="001735AD" w:rsidRDefault="001735AD" w:rsidP="001735AD">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sidR="005B7118">
        <w:rPr>
          <w:rFonts w:ascii="Calibri" w:hAnsi="Calibri" w:cs="Calibri"/>
          <w:lang w:val="it-IT"/>
        </w:rPr>
        <w:t xml:space="preserve">i sistemi </w:t>
      </w:r>
      <w:proofErr w:type="spellStart"/>
      <w:r w:rsidR="005B7118">
        <w:rPr>
          <w:rFonts w:ascii="Calibri" w:hAnsi="Calibri" w:cs="Calibri"/>
          <w:lang w:val="it-IT"/>
        </w:rPr>
        <w:t>WeVote</w:t>
      </w:r>
      <w:proofErr w:type="spellEnd"/>
      <w:r w:rsidR="005B7118">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sidR="005B7118">
        <w:rPr>
          <w:rFonts w:ascii="Calibri" w:hAnsi="Calibri" w:cs="Calibri"/>
          <w:lang w:val="it-IT"/>
        </w:rPr>
        <w:t xml:space="preserve"> </w:t>
      </w:r>
      <w:proofErr w:type="spellStart"/>
      <w:r w:rsidR="005B7118">
        <w:rPr>
          <w:rFonts w:ascii="Calibri" w:hAnsi="Calibri" w:cs="Calibri"/>
          <w:lang w:val="it-IT"/>
        </w:rPr>
        <w:t>SkyVote</w:t>
      </w:r>
      <w:proofErr w:type="spellEnd"/>
      <w:r w:rsidR="005B7118">
        <w:rPr>
          <w:rFonts w:ascii="Calibri" w:hAnsi="Calibri" w:cs="Calibri"/>
          <w:lang w:val="it-IT"/>
        </w:rPr>
        <w:t xml:space="preserve">, </w:t>
      </w:r>
      <w:proofErr w:type="spellStart"/>
      <w:r w:rsidR="005B7118">
        <w:rPr>
          <w:rFonts w:ascii="Calibri" w:hAnsi="Calibri" w:cs="Calibri"/>
          <w:lang w:val="it-IT"/>
        </w:rPr>
        <w:t>NemoVote</w:t>
      </w:r>
      <w:proofErr w:type="spellEnd"/>
      <w:r w:rsidR="005B7118">
        <w:rPr>
          <w:rFonts w:ascii="Calibri" w:hAnsi="Calibri" w:cs="Calibri"/>
          <w:lang w:val="it-IT"/>
        </w:rPr>
        <w:t xml:space="preserve"> e U-Vote </w:t>
      </w:r>
      <w:proofErr w:type="spellStart"/>
      <w:r w:rsidR="005B7118">
        <w:rPr>
          <w:rFonts w:ascii="Calibri" w:hAnsi="Calibri" w:cs="Calibri"/>
          <w:lang w:val="it-IT"/>
        </w:rPr>
        <w:t>Cineca</w:t>
      </w:r>
      <w:proofErr w:type="spellEnd"/>
      <w:r w:rsidR="005B7118">
        <w:rPr>
          <w:rFonts w:ascii="Calibri" w:hAnsi="Calibri" w:cs="Calibri"/>
          <w:lang w:val="it-IT"/>
        </w:rPr>
        <w:t>,</w:t>
      </w:r>
      <w:r w:rsidRPr="001735AD">
        <w:rPr>
          <w:rFonts w:ascii="Calibri" w:hAnsi="Calibri" w:cs="Calibri"/>
          <w:lang w:val="it-IT"/>
        </w:rPr>
        <w:t xml:space="preserve"> relativ</w:t>
      </w:r>
      <w:r w:rsidR="005B7118">
        <w:rPr>
          <w:rFonts w:ascii="Calibri" w:hAnsi="Calibri" w:cs="Calibri"/>
          <w:lang w:val="it-IT"/>
        </w:rPr>
        <w:t>a</w:t>
      </w:r>
      <w:r w:rsidRPr="001735AD">
        <w:rPr>
          <w:rFonts w:ascii="Calibri" w:hAnsi="Calibri" w:cs="Calibri"/>
          <w:lang w:val="it-IT"/>
        </w:rPr>
        <w:t xml:space="preserve"> allo stato dell’arte sez. A (SOTA):</w:t>
      </w:r>
    </w:p>
    <w:p w14:paraId="32CE7FA3" w14:textId="77777777" w:rsidR="00F90060" w:rsidRPr="001735AD" w:rsidDel="00BF5ECE" w:rsidRDefault="00F90060" w:rsidP="00F90060">
      <w:pPr>
        <w:numPr>
          <w:ilvl w:val="0"/>
          <w:numId w:val="38"/>
        </w:numPr>
        <w:rPr>
          <w:del w:id="177" w:author="Martina Nolletti" w:date="2021-02-08T21:49:00Z"/>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p>
    <w:p w14:paraId="41DBA5A3" w14:textId="77777777" w:rsidR="001735AD" w:rsidRPr="00BF5ECE" w:rsidRDefault="001735AD">
      <w:pPr>
        <w:numPr>
          <w:ilvl w:val="0"/>
          <w:numId w:val="38"/>
        </w:numPr>
        <w:rPr>
          <w:rFonts w:ascii="Calibri" w:hAnsi="Calibri" w:cs="Calibri"/>
          <w:lang w:val="it-IT"/>
        </w:rPr>
        <w:pPrChange w:id="178" w:author="Martina Nolletti" w:date="2021-02-08T21:49:00Z">
          <w:pPr/>
        </w:pPrChange>
      </w:pPr>
    </w:p>
    <w:p w14:paraId="226E3FD9"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94354E" w14:textId="52941569" w:rsidR="001735AD" w:rsidRPr="001735AD" w:rsidRDefault="001735AD" w:rsidP="001735AD">
      <w:pPr>
        <w:rPr>
          <w:rFonts w:ascii="Calibri" w:hAnsi="Calibri" w:cs="Calibri"/>
          <w:lang w:val="it-IT"/>
        </w:rPr>
      </w:pPr>
      <w:r w:rsidRPr="001735AD">
        <w:rPr>
          <w:rFonts w:ascii="Calibri" w:hAnsi="Calibri" w:cs="Calibri"/>
          <w:lang w:val="it-IT"/>
        </w:rPr>
        <w:t xml:space="preserve">Il voto di un utente viene </w:t>
      </w:r>
      <w:del w:id="179" w:author="Martina Nolletti" w:date="2021-02-08T19:40:00Z">
        <w:r w:rsidRPr="001735AD" w:rsidDel="00F501AF">
          <w:rPr>
            <w:rFonts w:ascii="Calibri" w:hAnsi="Calibri" w:cs="Calibri"/>
            <w:lang w:val="it-IT"/>
          </w:rPr>
          <w:delText xml:space="preserve">crittografato e </w:delText>
        </w:r>
      </w:del>
      <w:r w:rsidRPr="001735AD">
        <w:rPr>
          <w:rFonts w:ascii="Calibri" w:hAnsi="Calibri" w:cs="Calibri"/>
          <w:lang w:val="it-IT"/>
        </w:rPr>
        <w:t xml:space="preserve">registrato nel database </w:t>
      </w:r>
      <w:ins w:id="180" w:author="Martina Nolletti" w:date="2021-02-08T19:40:00Z">
        <w:r w:rsidR="001823F7">
          <w:rPr>
            <w:rFonts w:ascii="Calibri" w:hAnsi="Calibri" w:cs="Calibri"/>
            <w:lang w:val="it-IT"/>
          </w:rPr>
          <w:t>in modo che</w:t>
        </w:r>
      </w:ins>
      <w:del w:id="181" w:author="Martina Nolletti" w:date="2021-02-08T19:40:00Z">
        <w:r w:rsidRPr="001735AD" w:rsidDel="001823F7">
          <w:rPr>
            <w:rFonts w:ascii="Calibri" w:hAnsi="Calibri" w:cs="Calibri"/>
            <w:lang w:val="it-IT"/>
          </w:rPr>
          <w:delText>per far sì che</w:delText>
        </w:r>
      </w:del>
      <w:r w:rsidRPr="001735AD">
        <w:rPr>
          <w:rFonts w:ascii="Calibri" w:hAnsi="Calibri" w:cs="Calibri"/>
          <w:lang w:val="it-IT"/>
        </w:rPr>
        <w:t xml:space="preserve"> anche chi ha accesso a quest’ultimo non ha modo di risalire alla preferenza espressa dall’utente.</w:t>
      </w:r>
    </w:p>
    <w:p w14:paraId="22CDEA7F" w14:textId="77777777" w:rsidR="001735AD" w:rsidRPr="001735AD" w:rsidDel="00BF5ECE" w:rsidRDefault="001735AD" w:rsidP="001735AD">
      <w:pPr>
        <w:rPr>
          <w:del w:id="182" w:author="Martina Nolletti" w:date="2021-02-08T21:49:00Z"/>
          <w:rFonts w:ascii="Calibri" w:hAnsi="Calibri" w:cs="Calibri"/>
          <w:lang w:val="it-IT"/>
        </w:rPr>
      </w:pPr>
      <w:r w:rsidRPr="001735AD">
        <w:rPr>
          <w:rFonts w:ascii="Calibri" w:hAnsi="Calibri" w:cs="Calibri"/>
          <w:lang w:val="it-IT"/>
        </w:rPr>
        <w:t>Di conseguenza, la preferenza inviata verrà conteggiata per i fini della votazione ma non è possibile conoscerne la provenienza.</w:t>
      </w:r>
    </w:p>
    <w:p w14:paraId="50A9D909" w14:textId="77777777" w:rsidR="001735AD" w:rsidRPr="001735AD" w:rsidRDefault="001735AD" w:rsidP="001735AD">
      <w:pPr>
        <w:rPr>
          <w:rFonts w:ascii="Calibri" w:hAnsi="Calibri" w:cs="Calibri"/>
          <w:b/>
          <w:bCs/>
          <w:lang w:val="it-IT"/>
        </w:rPr>
      </w:pPr>
    </w:p>
    <w:p w14:paraId="1EF81260"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D4) Come viene garantita la segretezza del voto online?</w:t>
      </w:r>
    </w:p>
    <w:p w14:paraId="2DE5BA21" w14:textId="77777777" w:rsidR="001735AD" w:rsidRPr="001735AD" w:rsidRDefault="001735AD" w:rsidP="001735AD">
      <w:pPr>
        <w:rPr>
          <w:rFonts w:ascii="Calibri" w:hAnsi="Calibri" w:cs="Calibri"/>
          <w:b/>
          <w:bCs/>
          <w:lang w:val="it-IT"/>
        </w:rPr>
      </w:pPr>
    </w:p>
    <w:p w14:paraId="612241E1"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C5) Segretezza della votazione in presenza</w:t>
      </w:r>
    </w:p>
    <w:p w14:paraId="7A462FEC"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71A9731B" w14:textId="77777777" w:rsidR="001735AD" w:rsidRPr="001735AD" w:rsidDel="00BF5ECE" w:rsidRDefault="001735AD" w:rsidP="001735AD">
      <w:pPr>
        <w:rPr>
          <w:del w:id="183" w:author="Martina Nolletti" w:date="2021-02-08T21:49:00Z"/>
          <w:rFonts w:ascii="Calibri" w:hAnsi="Calibri" w:cs="Calibri"/>
          <w:lang w:val="it-IT"/>
        </w:rPr>
      </w:pPr>
      <w:r w:rsidRPr="001735AD">
        <w:rPr>
          <w:rFonts w:ascii="Calibri" w:hAnsi="Calibri" w:cs="Calibri"/>
          <w:lang w:val="it-IT"/>
        </w:rPr>
        <w:t>La segretezza della votazione in presenza è una parte critica del sistema in quanto la trasposizione del voto cartaceo in digitale potrebbe essere assegnata ad un operatore di seggio.</w:t>
      </w:r>
    </w:p>
    <w:p w14:paraId="0CB1D51D" w14:textId="77777777" w:rsidR="001735AD" w:rsidRPr="001735AD" w:rsidRDefault="001735AD" w:rsidP="001735AD">
      <w:pPr>
        <w:rPr>
          <w:rFonts w:ascii="Calibri" w:hAnsi="Calibri" w:cs="Calibri"/>
          <w:color w:val="FF0000"/>
          <w:lang w:val="it-IT"/>
        </w:rPr>
      </w:pPr>
    </w:p>
    <w:p w14:paraId="1D49683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242FE60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5C98E23A" w14:textId="4F754104" w:rsid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604C256C" w14:textId="7CE38924" w:rsidR="00BA11A1" w:rsidRPr="001F2591" w:rsidRDefault="00BA11A1">
      <w:pPr>
        <w:rPr>
          <w:rFonts w:ascii="Calibri" w:hAnsi="Calibri" w:cs="Calibri"/>
          <w:lang w:val="it-IT"/>
        </w:rPr>
      </w:pPr>
      <w:r w:rsidRPr="00F02207">
        <w:rPr>
          <w:rFonts w:ascii="Calibri" w:hAnsi="Calibri" w:cs="Calibri"/>
          <w:lang w:val="it-IT"/>
        </w:rPr>
        <w:t>Mentre prende in considerazione come requisit</w:t>
      </w:r>
      <w:r>
        <w:rPr>
          <w:rFonts w:ascii="Calibri" w:hAnsi="Calibri" w:cs="Calibri"/>
          <w:lang w:val="it-IT"/>
        </w:rPr>
        <w:t>o</w:t>
      </w:r>
      <w:r w:rsidRPr="00F02207">
        <w:rPr>
          <w:rFonts w:ascii="Calibri" w:hAnsi="Calibri" w:cs="Calibri"/>
          <w:lang w:val="it-IT"/>
        </w:rPr>
        <w:t xml:space="preserve"> funzional</w:t>
      </w:r>
      <w:r>
        <w:rPr>
          <w:rFonts w:ascii="Calibri" w:hAnsi="Calibri" w:cs="Calibri"/>
          <w:lang w:val="it-IT"/>
        </w:rPr>
        <w:t>e</w:t>
      </w:r>
      <w:r w:rsidRPr="00F02207">
        <w:rPr>
          <w:rFonts w:ascii="Calibri" w:hAnsi="Calibri" w:cs="Calibri"/>
          <w:lang w:val="it-IT"/>
        </w:rPr>
        <w:t xml:space="preserve"> (RF):</w:t>
      </w:r>
    </w:p>
    <w:p w14:paraId="321A5BEE" w14:textId="7B870F5C" w:rsidR="00BA11A1" w:rsidRPr="00BA11A1" w:rsidRDefault="00BA11A1">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7312863A" w14:textId="5CC21FF4" w:rsidR="00FC6ADA" w:rsidRDefault="00FC6ADA" w:rsidP="00FC6ADA">
      <w:pPr>
        <w:rPr>
          <w:rFonts w:ascii="Calibri" w:hAnsi="Calibri" w:cs="Calibri"/>
          <w:lang w:val="it-IT" w:eastAsia="en-GB"/>
        </w:rPr>
      </w:pPr>
      <w:r w:rsidRPr="001735AD">
        <w:rPr>
          <w:rFonts w:ascii="Calibri" w:hAnsi="Calibri" w:cs="Calibri"/>
          <w:lang w:val="it-IT" w:eastAsia="en-GB"/>
        </w:rPr>
        <w:t xml:space="preserve">È stato preso in considerazione </w:t>
      </w:r>
      <w:r>
        <w:rPr>
          <w:rFonts w:ascii="Calibri" w:hAnsi="Calibri" w:cs="Calibri"/>
          <w:lang w:val="it-IT" w:eastAsia="en-GB"/>
        </w:rPr>
        <w:t>la funzionalità</w:t>
      </w:r>
      <w:r w:rsidRPr="001735AD">
        <w:rPr>
          <w:rFonts w:ascii="Calibri" w:hAnsi="Calibri" w:cs="Calibri"/>
          <w:lang w:val="it-IT" w:eastAsia="en-GB"/>
        </w:rPr>
        <w:t xml:space="preserve"> de</w:t>
      </w:r>
      <w:r>
        <w:rPr>
          <w:rFonts w:ascii="Calibri" w:hAnsi="Calibri" w:cs="Calibri"/>
          <w:lang w:val="it-IT" w:eastAsia="en-GB"/>
        </w:rPr>
        <w:t>i</w:t>
      </w:r>
      <w:r w:rsidRPr="001735AD">
        <w:rPr>
          <w:rFonts w:ascii="Calibri" w:hAnsi="Calibri" w:cs="Calibri"/>
          <w:lang w:val="it-IT" w:eastAsia="en-GB"/>
        </w:rPr>
        <w:t xml:space="preserve"> sistem</w:t>
      </w:r>
      <w:r>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Pr>
          <w:rFonts w:ascii="Calibri" w:hAnsi="Calibri" w:cs="Calibri"/>
          <w:lang w:val="it-IT" w:eastAsia="en-GB"/>
        </w:rPr>
        <w:t xml:space="preserve"> </w:t>
      </w:r>
      <w:proofErr w:type="gramStart"/>
      <w:r>
        <w:rPr>
          <w:rFonts w:ascii="Calibri" w:hAnsi="Calibri" w:cs="Calibri"/>
          <w:lang w:val="it-IT" w:eastAsia="en-GB"/>
        </w:rPr>
        <w:t>e</w:t>
      </w:r>
      <w:proofErr w:type="gramEnd"/>
      <w:r>
        <w:rPr>
          <w:rFonts w:ascii="Calibri" w:hAnsi="Calibri" w:cs="Calibri"/>
          <w:lang w:val="it-IT" w:eastAsia="en-GB"/>
        </w:rPr>
        <w:t xml:space="preserve"> </w:t>
      </w:r>
      <w:proofErr w:type="spellStart"/>
      <w:r>
        <w:rPr>
          <w:rFonts w:ascii="Calibri" w:hAnsi="Calibri" w:cs="Calibri"/>
          <w:lang w:val="it-IT" w:eastAsia="en-GB"/>
        </w:rPr>
        <w:t>Eligo</w:t>
      </w:r>
      <w:proofErr w:type="spellEnd"/>
      <w:r w:rsidRPr="001735AD">
        <w:rPr>
          <w:rFonts w:ascii="Calibri" w:hAnsi="Calibri" w:cs="Calibri"/>
          <w:lang w:val="it-IT" w:eastAsia="en-GB"/>
        </w:rPr>
        <w:t>, dello stato dell’arte sez. A</w:t>
      </w:r>
      <w:r>
        <w:rPr>
          <w:rFonts w:ascii="Calibri" w:hAnsi="Calibri" w:cs="Calibri"/>
          <w:lang w:val="it-IT" w:eastAsia="en-GB"/>
        </w:rPr>
        <w:t xml:space="preserve">: </w:t>
      </w:r>
    </w:p>
    <w:p w14:paraId="3D5B4FD5" w14:textId="2E66E587" w:rsidR="00FC6ADA" w:rsidRPr="001F2591" w:rsidRDefault="00FC6ADA" w:rsidP="001F2591">
      <w:pPr>
        <w:numPr>
          <w:ilvl w:val="0"/>
          <w:numId w:val="38"/>
        </w:numPr>
        <w:rPr>
          <w:rFonts w:ascii="Calibri" w:hAnsi="Calibri" w:cs="Calibri"/>
          <w:lang w:val="it-IT" w:eastAsia="en-GB"/>
        </w:rPr>
      </w:pPr>
      <w:r w:rsidRPr="001735AD">
        <w:rPr>
          <w:rFonts w:ascii="Calibri" w:hAnsi="Calibri" w:cs="Calibri"/>
          <w:b/>
          <w:bCs/>
          <w:lang w:val="it-IT"/>
        </w:rPr>
        <w:t>SOTA</w:t>
      </w:r>
      <w:proofErr w:type="gramStart"/>
      <w:r>
        <w:rPr>
          <w:rFonts w:ascii="Calibri" w:hAnsi="Calibri" w:cs="Calibri"/>
          <w:b/>
          <w:bCs/>
          <w:lang w:val="it-IT"/>
        </w:rPr>
        <w:t>22</w:t>
      </w:r>
      <w:r w:rsidRPr="001735AD">
        <w:rPr>
          <w:rFonts w:ascii="Calibri" w:hAnsi="Calibri" w:cs="Calibri"/>
          <w:b/>
          <w:bCs/>
          <w:lang w:val="it-IT"/>
        </w:rPr>
        <w:t xml:space="preserve"> :</w:t>
      </w:r>
      <w:proofErr w:type="gramEnd"/>
      <w:r w:rsidRPr="001735AD">
        <w:rPr>
          <w:rFonts w:ascii="Calibri" w:hAnsi="Calibri" w:cs="Calibri"/>
          <w:b/>
          <w:bCs/>
          <w:lang w:val="it-IT"/>
        </w:rPr>
        <w:t xml:space="preserve"> Autenticità e unicità</w:t>
      </w:r>
      <w:r w:rsidRPr="001735AD">
        <w:rPr>
          <w:rFonts w:ascii="Calibri" w:hAnsi="Calibri" w:cs="Calibri"/>
          <w:lang w:val="it-IT" w:eastAsia="en-GB"/>
        </w:rPr>
        <w:t>.</w:t>
      </w:r>
    </w:p>
    <w:p w14:paraId="3FEF0EB1" w14:textId="47AFC668"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sidRPr="001735AD">
        <w:rPr>
          <w:rFonts w:ascii="Calibri" w:hAnsi="Calibri" w:cs="Calibri"/>
          <w:lang w:val="it-IT"/>
        </w:rPr>
        <w:t>la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4674192C" w14:textId="77777777" w:rsidR="004774EA" w:rsidRPr="001735AD" w:rsidDel="00BF5ECE" w:rsidRDefault="004774EA" w:rsidP="004774EA">
      <w:pPr>
        <w:numPr>
          <w:ilvl w:val="0"/>
          <w:numId w:val="38"/>
        </w:numPr>
        <w:rPr>
          <w:del w:id="184" w:author="Martina Nolletti" w:date="2021-02-08T21:49:00Z"/>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p>
    <w:p w14:paraId="27DD5AD9" w14:textId="77777777" w:rsidR="001735AD" w:rsidRPr="00BF5ECE" w:rsidRDefault="001735AD">
      <w:pPr>
        <w:numPr>
          <w:ilvl w:val="0"/>
          <w:numId w:val="38"/>
        </w:numPr>
        <w:rPr>
          <w:rFonts w:ascii="Calibri" w:hAnsi="Calibri" w:cs="Calibri"/>
          <w:u w:val="single"/>
          <w:lang w:val="it-IT"/>
        </w:rPr>
        <w:pPrChange w:id="185" w:author="Martina Nolletti" w:date="2021-02-08T21:49:00Z">
          <w:pPr/>
        </w:pPrChange>
      </w:pPr>
    </w:p>
    <w:p w14:paraId="71F2F38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10753A78" w14:textId="77777777" w:rsidR="001735AD" w:rsidRPr="001735AD" w:rsidDel="00BF5ECE" w:rsidRDefault="001735AD" w:rsidP="001735AD">
      <w:pPr>
        <w:rPr>
          <w:del w:id="186" w:author="Martina Nolletti" w:date="2021-02-08T21:49:00Z"/>
          <w:rFonts w:ascii="Calibri" w:hAnsi="Calibri" w:cs="Calibri"/>
          <w:lang w:val="it-IT"/>
        </w:rPr>
      </w:pPr>
      <w:r w:rsidRPr="001735AD">
        <w:rPr>
          <w:rFonts w:ascii="Calibri" w:hAnsi="Calibri" w:cs="Calibri"/>
          <w:lang w:val="it-IT"/>
        </w:rPr>
        <w:t xml:space="preserve">Per la gestione della segretezza bisogna permettere al votante stesso di inserire la propria scheda di voto all’interno dell’urna stessa, in modo da rispettare l’anonimato e la segretezza dei voti. </w:t>
      </w:r>
    </w:p>
    <w:p w14:paraId="7C50B886" w14:textId="77777777" w:rsidR="001735AD" w:rsidRPr="001735AD" w:rsidRDefault="001735AD" w:rsidP="001735AD">
      <w:pPr>
        <w:rPr>
          <w:rFonts w:ascii="Calibri" w:hAnsi="Calibri" w:cs="Calibri"/>
          <w:lang w:val="it-IT"/>
        </w:rPr>
      </w:pPr>
    </w:p>
    <w:p w14:paraId="3FC3EFF4"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D5) Come viene garantita la segretezza della votazione in presenza?</w:t>
      </w:r>
    </w:p>
    <w:p w14:paraId="5AD94678" w14:textId="77777777" w:rsidR="001735AD" w:rsidRPr="001735AD" w:rsidRDefault="001735AD" w:rsidP="001735AD">
      <w:pPr>
        <w:rPr>
          <w:rFonts w:ascii="Calibri" w:hAnsi="Calibri" w:cs="Calibri"/>
          <w:lang w:val="it-IT"/>
        </w:rPr>
      </w:pPr>
    </w:p>
    <w:p w14:paraId="5C7159D6" w14:textId="77777777" w:rsidR="001735AD" w:rsidRPr="001735AD" w:rsidRDefault="001735AD" w:rsidP="001735AD">
      <w:pPr>
        <w:numPr>
          <w:ilvl w:val="0"/>
          <w:numId w:val="33"/>
        </w:numPr>
        <w:ind w:left="360"/>
        <w:rPr>
          <w:rFonts w:ascii="Calibri" w:hAnsi="Calibri" w:cs="Calibri"/>
          <w:b/>
          <w:bCs/>
          <w:sz w:val="28"/>
          <w:szCs w:val="28"/>
          <w:lang w:val="it-IT"/>
        </w:rPr>
      </w:pPr>
      <w:r w:rsidRPr="001735AD">
        <w:rPr>
          <w:rFonts w:ascii="Calibri" w:hAnsi="Calibri" w:cs="Calibri"/>
          <w:b/>
          <w:bCs/>
          <w:sz w:val="28"/>
          <w:szCs w:val="28"/>
          <w:lang w:val="it-IT"/>
        </w:rPr>
        <w:t>C6) Anonimato del voto</w:t>
      </w:r>
    </w:p>
    <w:p w14:paraId="03904455"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Descrizione:</w:t>
      </w:r>
    </w:p>
    <w:p w14:paraId="509A1F55"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È molto importante garantire l’anonimato delle votazioni. Una volta che l’utente esprime la sua preferenza, da quest’ultima non sarà riconducibile l’utente stesso. </w:t>
      </w:r>
    </w:p>
    <w:p w14:paraId="43B0F165" w14:textId="77777777" w:rsidR="001735AD" w:rsidRPr="001735AD" w:rsidDel="00BF5ECE" w:rsidRDefault="001735AD" w:rsidP="001735AD">
      <w:pPr>
        <w:rPr>
          <w:del w:id="187" w:author="Martina Nolletti" w:date="2021-02-08T21:49:00Z"/>
          <w:rFonts w:ascii="Calibri" w:hAnsi="Calibri" w:cs="Calibri"/>
          <w:lang w:val="it-IT"/>
        </w:rPr>
      </w:pPr>
      <w:r w:rsidRPr="001735AD">
        <w:rPr>
          <w:rFonts w:ascii="Calibri" w:hAnsi="Calibri" w:cs="Calibri"/>
          <w:lang w:val="it-IT"/>
        </w:rPr>
        <w:t>Questa parte è molto importante per garantire la PRIVACY del votante.</w:t>
      </w:r>
    </w:p>
    <w:p w14:paraId="762990A5" w14:textId="77777777" w:rsidR="001735AD" w:rsidRPr="001735AD" w:rsidRDefault="001735AD" w:rsidP="001735AD">
      <w:pPr>
        <w:rPr>
          <w:rFonts w:ascii="Calibri" w:hAnsi="Calibri" w:cs="Calibri"/>
          <w:lang w:val="it-IT"/>
        </w:rPr>
      </w:pPr>
    </w:p>
    <w:p w14:paraId="339F0BCB"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Riferimento ai RF, RNF o alle funzionalità:</w:t>
      </w:r>
    </w:p>
    <w:p w14:paraId="77943C57"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il requisito non funzionale (RNF):</w:t>
      </w:r>
    </w:p>
    <w:p w14:paraId="0CDBCE65" w14:textId="77777777" w:rsidR="001735AD" w:rsidRPr="001735AD" w:rsidDel="000F2E26" w:rsidRDefault="001735AD" w:rsidP="001735AD">
      <w:pPr>
        <w:numPr>
          <w:ilvl w:val="0"/>
          <w:numId w:val="32"/>
        </w:numPr>
        <w:rPr>
          <w:del w:id="188" w:author="Martina Nolletti" w:date="2021-02-08T21:56:00Z"/>
          <w:rFonts w:ascii="Calibri" w:hAnsi="Calibri" w:cs="Calibri"/>
          <w:b/>
          <w:bCs/>
          <w:lang w:val="it-IT"/>
        </w:rPr>
      </w:pPr>
      <w:r w:rsidRPr="001735AD">
        <w:rPr>
          <w:rFonts w:ascii="Calibri" w:hAnsi="Calibri" w:cs="Calibri"/>
          <w:b/>
          <w:bCs/>
          <w:lang w:val="it-IT"/>
        </w:rPr>
        <w:t>RNF2: SICUREZZA DEI DATI (UNICITA’, NON MODIFICABILITA’, PRIVACY)</w:t>
      </w:r>
    </w:p>
    <w:p w14:paraId="78AA6D06" w14:textId="77777777" w:rsidR="005B79C5" w:rsidRPr="000F2E26" w:rsidRDefault="005B79C5">
      <w:pPr>
        <w:numPr>
          <w:ilvl w:val="0"/>
          <w:numId w:val="32"/>
        </w:numPr>
        <w:rPr>
          <w:rFonts w:ascii="Calibri" w:hAnsi="Calibri" w:cs="Calibri"/>
          <w:lang w:val="it-IT"/>
        </w:rPr>
        <w:pPrChange w:id="189" w:author="Martina Nolletti" w:date="2021-02-08T21:56:00Z">
          <w:pPr/>
        </w:pPrChange>
      </w:pPr>
    </w:p>
    <w:p w14:paraId="706D53C9" w14:textId="0E9802A7" w:rsidR="004774EA" w:rsidRPr="001735AD" w:rsidRDefault="004774EA" w:rsidP="001F2591">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18FEDC8" w14:textId="77777777" w:rsidR="004774EA" w:rsidRPr="001735AD" w:rsidDel="00BF5ECE" w:rsidRDefault="004774EA" w:rsidP="004774EA">
      <w:pPr>
        <w:numPr>
          <w:ilvl w:val="0"/>
          <w:numId w:val="38"/>
        </w:numPr>
        <w:rPr>
          <w:del w:id="190" w:author="Martina Nolletti" w:date="2021-02-08T21:49:00Z"/>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p>
    <w:p w14:paraId="5FE2C363" w14:textId="77777777" w:rsidR="005B79C5" w:rsidRPr="00BF5ECE" w:rsidRDefault="005B79C5">
      <w:pPr>
        <w:numPr>
          <w:ilvl w:val="0"/>
          <w:numId w:val="38"/>
        </w:numPr>
        <w:rPr>
          <w:rFonts w:ascii="Calibri" w:hAnsi="Calibri" w:cs="Calibri"/>
          <w:lang w:val="it-IT"/>
        </w:rPr>
        <w:pPrChange w:id="191" w:author="Martina Nolletti" w:date="2021-02-08T21:49:00Z">
          <w:pPr>
            <w:ind w:left="360"/>
          </w:pPr>
        </w:pPrChange>
      </w:pPr>
    </w:p>
    <w:p w14:paraId="180B09E8"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Soluzione:</w:t>
      </w:r>
    </w:p>
    <w:p w14:paraId="7A87CA2A" w14:textId="77777777" w:rsidR="001735AD" w:rsidRPr="001735AD" w:rsidDel="00BF5ECE" w:rsidRDefault="001735AD" w:rsidP="001735AD">
      <w:pPr>
        <w:rPr>
          <w:del w:id="192" w:author="Martina Nolletti" w:date="2021-02-08T21:49:00Z"/>
          <w:rFonts w:ascii="Calibri" w:hAnsi="Calibri" w:cs="Calibri"/>
          <w:lang w:val="it-IT"/>
        </w:rPr>
      </w:pPr>
      <w:r w:rsidRPr="001735AD">
        <w:rPr>
          <w:rFonts w:ascii="Calibri" w:hAnsi="Calibri"/>
          <w:lang w:val="it-IT"/>
        </w:rPr>
        <w:t>La nostra piattaforma avrà un sistema di disgiunzione Voto/Elettore fisica e logica con garante. Inoltre, i</w:t>
      </w:r>
      <w:r w:rsidRPr="001735AD">
        <w:rPr>
          <w:rFonts w:ascii="Calibri" w:hAnsi="Calibri" w:cs="Calibri"/>
          <w:lang w:val="it-IT"/>
        </w:rPr>
        <w:t>l sistema sarà dotato dei migliori protocolli di sicurezza e di crittografia, preservando, in questo modo, l’anonimato.</w:t>
      </w:r>
    </w:p>
    <w:p w14:paraId="4663B900" w14:textId="77777777" w:rsidR="001735AD" w:rsidRPr="001735AD" w:rsidRDefault="001735AD" w:rsidP="001735AD">
      <w:pPr>
        <w:rPr>
          <w:rFonts w:ascii="Calibri" w:hAnsi="Calibri" w:cs="Calibri"/>
          <w:b/>
          <w:bCs/>
          <w:lang w:val="it-IT"/>
        </w:rPr>
      </w:pPr>
    </w:p>
    <w:p w14:paraId="7ABD05B2" w14:textId="39E80BEC" w:rsidR="001735AD" w:rsidRDefault="001735AD" w:rsidP="001735AD">
      <w:pPr>
        <w:rPr>
          <w:rFonts w:ascii="Calibri" w:hAnsi="Calibri" w:cs="Calibri"/>
          <w:b/>
          <w:bCs/>
          <w:lang w:val="it-IT"/>
        </w:rPr>
      </w:pPr>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7B6CF43A" w14:textId="6FA22D5B" w:rsidR="00520FFC" w:rsidDel="0003605D" w:rsidRDefault="00520FFC" w:rsidP="001735AD">
      <w:pPr>
        <w:rPr>
          <w:del w:id="193" w:author="Martina Nolletti" w:date="2021-02-07T09:56:00Z"/>
          <w:rFonts w:ascii="Calibri" w:hAnsi="Calibri" w:cs="Calibri"/>
          <w:b/>
          <w:bCs/>
          <w:lang w:val="it-IT"/>
        </w:rPr>
      </w:pPr>
    </w:p>
    <w:p w14:paraId="40209A7E" w14:textId="3DD3B69B" w:rsidR="00EC7406" w:rsidDel="0003605D" w:rsidRDefault="00EC7406" w:rsidP="001735AD">
      <w:pPr>
        <w:rPr>
          <w:del w:id="194" w:author="Martina Nolletti" w:date="2021-02-07T09:56:00Z"/>
          <w:rFonts w:ascii="Calibri" w:hAnsi="Calibri" w:cs="Calibri"/>
          <w:b/>
          <w:bCs/>
          <w:lang w:val="it-IT"/>
        </w:rPr>
      </w:pPr>
    </w:p>
    <w:p w14:paraId="2169F80A" w14:textId="795D6328" w:rsidR="005E0F52" w:rsidRDefault="005E0F52" w:rsidP="001735AD">
      <w:pPr>
        <w:rPr>
          <w:b/>
          <w:bCs/>
          <w:color w:val="FF0000"/>
          <w:sz w:val="44"/>
          <w:szCs w:val="44"/>
          <w:u w:val="single"/>
          <w:lang w:val="it-IT"/>
        </w:rPr>
      </w:pPr>
    </w:p>
    <w:p w14:paraId="03233FBC" w14:textId="63F1CA8D" w:rsidR="0003605D" w:rsidRPr="001735AD" w:rsidRDefault="0003605D" w:rsidP="0003605D">
      <w:pPr>
        <w:numPr>
          <w:ilvl w:val="0"/>
          <w:numId w:val="33"/>
        </w:numPr>
        <w:ind w:left="360"/>
        <w:rPr>
          <w:ins w:id="195" w:author="Martina Nolletti" w:date="2021-02-07T09:56:00Z"/>
          <w:rFonts w:ascii="Calibri" w:hAnsi="Calibri" w:cs="Calibri"/>
          <w:b/>
          <w:bCs/>
          <w:sz w:val="28"/>
          <w:szCs w:val="28"/>
          <w:lang w:val="it-IT"/>
        </w:rPr>
      </w:pPr>
      <w:ins w:id="196" w:author="Martina Nolletti" w:date="2021-02-07T09:56:00Z">
        <w:r w:rsidRPr="001735AD">
          <w:rPr>
            <w:rFonts w:ascii="Calibri" w:hAnsi="Calibri" w:cs="Calibri"/>
            <w:b/>
            <w:bCs/>
            <w:sz w:val="28"/>
            <w:szCs w:val="28"/>
            <w:lang w:val="it-IT"/>
          </w:rPr>
          <w:t>C</w:t>
        </w:r>
        <w:r>
          <w:rPr>
            <w:rFonts w:ascii="Calibri" w:hAnsi="Calibri" w:cs="Calibri"/>
            <w:b/>
            <w:bCs/>
            <w:sz w:val="28"/>
            <w:szCs w:val="28"/>
            <w:lang w:val="it-IT"/>
          </w:rPr>
          <w:t>7</w:t>
        </w:r>
        <w:r w:rsidRPr="001735AD">
          <w:rPr>
            <w:rFonts w:ascii="Calibri" w:hAnsi="Calibri" w:cs="Calibri"/>
            <w:b/>
            <w:bCs/>
            <w:sz w:val="28"/>
            <w:szCs w:val="28"/>
            <w:lang w:val="it-IT"/>
          </w:rPr>
          <w:t xml:space="preserve">) </w:t>
        </w:r>
      </w:ins>
      <w:ins w:id="197" w:author="Martina Nolletti" w:date="2021-02-07T10:46:00Z">
        <w:r w:rsidR="00774E7F">
          <w:rPr>
            <w:rFonts w:ascii="Calibri" w:hAnsi="Calibri" w:cs="Calibri"/>
            <w:b/>
            <w:bCs/>
            <w:sz w:val="28"/>
            <w:szCs w:val="28"/>
            <w:lang w:val="it-IT"/>
          </w:rPr>
          <w:t>Implementazione Database con modello E-R</w:t>
        </w:r>
      </w:ins>
    </w:p>
    <w:p w14:paraId="7A50CFF5" w14:textId="77777777" w:rsidR="0003605D" w:rsidRPr="001735AD" w:rsidRDefault="0003605D" w:rsidP="0003605D">
      <w:pPr>
        <w:rPr>
          <w:ins w:id="198" w:author="Martina Nolletti" w:date="2021-02-07T09:56:00Z"/>
          <w:rFonts w:ascii="Calibri" w:hAnsi="Calibri" w:cs="Calibri"/>
          <w:i/>
          <w:iCs/>
          <w:u w:val="single"/>
          <w:lang w:val="it-IT"/>
        </w:rPr>
      </w:pPr>
      <w:ins w:id="199" w:author="Martina Nolletti" w:date="2021-02-07T09:56:00Z">
        <w:r w:rsidRPr="001735AD">
          <w:rPr>
            <w:rFonts w:ascii="Calibri" w:hAnsi="Calibri" w:cs="Calibri"/>
            <w:i/>
            <w:iCs/>
            <w:u w:val="single"/>
            <w:lang w:val="it-IT"/>
          </w:rPr>
          <w:t>Descrizione:</w:t>
        </w:r>
      </w:ins>
    </w:p>
    <w:p w14:paraId="74C892BF" w14:textId="387A698E" w:rsidR="008519AB" w:rsidRPr="00BF5ECE" w:rsidRDefault="00411430" w:rsidP="0003605D">
      <w:pPr>
        <w:rPr>
          <w:ins w:id="200" w:author="Martina Nolletti" w:date="2021-02-08T21:09:00Z"/>
          <w:rFonts w:ascii="Calibri" w:hAnsi="Calibri" w:cs="Calibri"/>
          <w:lang w:val="it-IT"/>
          <w:rPrChange w:id="201" w:author="Martina Nolletti" w:date="2021-02-08T21:50:00Z">
            <w:rPr>
              <w:ins w:id="202" w:author="Martina Nolletti" w:date="2021-02-08T21:09:00Z"/>
              <w:rFonts w:ascii="Calibri" w:hAnsi="Calibri" w:cs="Calibri"/>
              <w:i/>
              <w:iCs/>
              <w:u w:val="single"/>
              <w:lang w:val="it-IT"/>
            </w:rPr>
          </w:rPrChange>
        </w:rPr>
      </w:pPr>
      <w:ins w:id="203" w:author="Martina Nolletti" w:date="2021-02-08T19:14:00Z">
        <w:r>
          <w:rPr>
            <w:rFonts w:ascii="Calibri" w:hAnsi="Calibri" w:cs="Calibri"/>
            <w:lang w:val="it-IT"/>
          </w:rPr>
          <w:t>L</w:t>
        </w:r>
      </w:ins>
      <w:ins w:id="204" w:author="Martina Nolletti" w:date="2021-02-08T19:13:00Z">
        <w:r>
          <w:rPr>
            <w:rFonts w:ascii="Calibri" w:hAnsi="Calibri" w:cs="Calibri"/>
            <w:lang w:val="it-IT"/>
          </w:rPr>
          <w:t xml:space="preserve">’implementazione del </w:t>
        </w:r>
      </w:ins>
      <w:ins w:id="205" w:author="Martina Nolletti" w:date="2021-02-08T19:14:00Z">
        <w:r>
          <w:rPr>
            <w:rFonts w:ascii="Calibri" w:hAnsi="Calibri" w:cs="Calibri"/>
            <w:lang w:val="it-IT"/>
          </w:rPr>
          <w:t>database ha generato diverse difficoltà relativ</w:t>
        </w:r>
      </w:ins>
      <w:ins w:id="206" w:author="Martina Nolletti" w:date="2021-02-08T19:15:00Z">
        <w:r>
          <w:rPr>
            <w:rFonts w:ascii="Calibri" w:hAnsi="Calibri" w:cs="Calibri"/>
            <w:lang w:val="it-IT"/>
          </w:rPr>
          <w:t xml:space="preserve">amente alla complessità </w:t>
        </w:r>
      </w:ins>
      <w:ins w:id="207" w:author="Martina Nolletti" w:date="2021-02-08T19:16:00Z">
        <w:r>
          <w:rPr>
            <w:rFonts w:ascii="Calibri" w:hAnsi="Calibri" w:cs="Calibri"/>
            <w:lang w:val="it-IT"/>
          </w:rPr>
          <w:t xml:space="preserve">e dimensione </w:t>
        </w:r>
      </w:ins>
      <w:ins w:id="208" w:author="Martina Nolletti" w:date="2021-02-08T19:15:00Z">
        <w:r>
          <w:rPr>
            <w:rFonts w:ascii="Calibri" w:hAnsi="Calibri" w:cs="Calibri"/>
            <w:lang w:val="it-IT"/>
          </w:rPr>
          <w:t>iniziale</w:t>
        </w:r>
      </w:ins>
      <w:ins w:id="209" w:author="Martina Nolletti" w:date="2021-02-08T19:16:00Z">
        <w:r>
          <w:rPr>
            <w:rFonts w:ascii="Calibri" w:hAnsi="Calibri" w:cs="Calibri"/>
            <w:lang w:val="it-IT"/>
          </w:rPr>
          <w:t xml:space="preserve"> dello stesso che prevedeva più tipologie di utenti e più associazioni ridondanti tra di loro.</w:t>
        </w:r>
      </w:ins>
    </w:p>
    <w:p w14:paraId="01AC739E" w14:textId="47070E9E" w:rsidR="0003605D" w:rsidRPr="001735AD" w:rsidRDefault="0003605D" w:rsidP="0003605D">
      <w:pPr>
        <w:rPr>
          <w:ins w:id="210" w:author="Martina Nolletti" w:date="2021-02-07T09:56:00Z"/>
          <w:rFonts w:ascii="Calibri" w:hAnsi="Calibri" w:cs="Calibri"/>
          <w:i/>
          <w:iCs/>
          <w:u w:val="single"/>
          <w:lang w:val="it-IT"/>
        </w:rPr>
      </w:pPr>
      <w:ins w:id="211" w:author="Martina Nolletti" w:date="2021-02-07T09:56:00Z">
        <w:r w:rsidRPr="001735AD">
          <w:rPr>
            <w:rFonts w:ascii="Calibri" w:hAnsi="Calibri" w:cs="Calibri"/>
            <w:i/>
            <w:iCs/>
            <w:u w:val="single"/>
            <w:lang w:val="it-IT"/>
          </w:rPr>
          <w:t>Riferimento ai RF, RNF o alle funzionalità:</w:t>
        </w:r>
      </w:ins>
    </w:p>
    <w:p w14:paraId="4FDC2C5F" w14:textId="0D638868" w:rsidR="0003605D" w:rsidRPr="001735AD" w:rsidRDefault="0003605D" w:rsidP="0003605D">
      <w:pPr>
        <w:rPr>
          <w:ins w:id="212" w:author="Martina Nolletti" w:date="2021-02-07T09:56:00Z"/>
          <w:rFonts w:ascii="Calibri" w:hAnsi="Calibri" w:cs="Calibri"/>
          <w:lang w:val="it-IT"/>
        </w:rPr>
      </w:pPr>
      <w:ins w:id="213" w:author="Martina Nolletti" w:date="2021-02-07T09:56:00Z">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w:t>
        </w:r>
        <w:proofErr w:type="gramStart"/>
        <w:r w:rsidRPr="001735AD">
          <w:rPr>
            <w:rFonts w:ascii="Calibri" w:hAnsi="Calibri" w:cs="Calibri"/>
            <w:lang w:val="it-IT"/>
          </w:rPr>
          <w:t>il requisit</w:t>
        </w:r>
      </w:ins>
      <w:ins w:id="214" w:author="Martina Nolletti" w:date="2021-02-08T21:13:00Z">
        <w:r w:rsidR="00BE37A5">
          <w:rPr>
            <w:rFonts w:ascii="Calibri" w:hAnsi="Calibri" w:cs="Calibri"/>
            <w:lang w:val="it-IT"/>
          </w:rPr>
          <w:t>i</w:t>
        </w:r>
        <w:proofErr w:type="gramEnd"/>
        <w:r w:rsidR="00BE37A5">
          <w:rPr>
            <w:rFonts w:ascii="Calibri" w:hAnsi="Calibri" w:cs="Calibri"/>
            <w:lang w:val="it-IT"/>
          </w:rPr>
          <w:t xml:space="preserve"> funzionali e</w:t>
        </w:r>
      </w:ins>
      <w:ins w:id="215" w:author="Martina Nolletti" w:date="2021-02-07T09:56:00Z">
        <w:r w:rsidRPr="001735AD">
          <w:rPr>
            <w:rFonts w:ascii="Calibri" w:hAnsi="Calibri" w:cs="Calibri"/>
            <w:lang w:val="it-IT"/>
          </w:rPr>
          <w:t xml:space="preserve"> non funzional</w:t>
        </w:r>
      </w:ins>
      <w:ins w:id="216" w:author="Martina Nolletti" w:date="2021-02-08T21:13:00Z">
        <w:r w:rsidR="00BE37A5">
          <w:rPr>
            <w:rFonts w:ascii="Calibri" w:hAnsi="Calibri" w:cs="Calibri"/>
            <w:lang w:val="it-IT"/>
          </w:rPr>
          <w:t>i</w:t>
        </w:r>
      </w:ins>
      <w:ins w:id="217" w:author="Martina Nolletti" w:date="2021-02-07T09:56:00Z">
        <w:r w:rsidRPr="001735AD">
          <w:rPr>
            <w:rFonts w:ascii="Calibri" w:hAnsi="Calibri" w:cs="Calibri"/>
            <w:lang w:val="it-IT"/>
          </w:rPr>
          <w:t xml:space="preserve"> (</w:t>
        </w:r>
      </w:ins>
      <w:ins w:id="218" w:author="Martina Nolletti" w:date="2021-02-08T21:13:00Z">
        <w:r w:rsidR="00BE37A5">
          <w:rPr>
            <w:rFonts w:ascii="Calibri" w:hAnsi="Calibri" w:cs="Calibri"/>
            <w:lang w:val="it-IT"/>
          </w:rPr>
          <w:t xml:space="preserve">RF, </w:t>
        </w:r>
      </w:ins>
      <w:ins w:id="219" w:author="Martina Nolletti" w:date="2021-02-07T09:56:00Z">
        <w:r w:rsidRPr="001735AD">
          <w:rPr>
            <w:rFonts w:ascii="Calibri" w:hAnsi="Calibri" w:cs="Calibri"/>
            <w:lang w:val="it-IT"/>
          </w:rPr>
          <w:t>RNF):</w:t>
        </w:r>
      </w:ins>
    </w:p>
    <w:p w14:paraId="6A208D63" w14:textId="77777777" w:rsidR="00BE37A5" w:rsidRPr="00922D9A" w:rsidRDefault="00BE37A5" w:rsidP="00BE37A5">
      <w:pPr>
        <w:numPr>
          <w:ilvl w:val="0"/>
          <w:numId w:val="32"/>
        </w:numPr>
        <w:rPr>
          <w:ins w:id="220" w:author="Martina Nolletti" w:date="2021-02-08T21:12:00Z"/>
          <w:lang w:val="it-IT"/>
        </w:rPr>
      </w:pPr>
      <w:ins w:id="221" w:author="Martina Nolletti" w:date="2021-02-08T21:12:00Z">
        <w:r w:rsidRPr="001735AD">
          <w:rPr>
            <w:rFonts w:ascii="Calibri" w:hAnsi="Calibri" w:cs="Calibri"/>
            <w:b/>
            <w:bCs/>
            <w:lang w:val="it-IT"/>
          </w:rPr>
          <w:t>RF2: Creazione evento con associati giorni e orari di apertura del seggio</w:t>
        </w:r>
      </w:ins>
    </w:p>
    <w:p w14:paraId="7DDD0D97" w14:textId="77777777" w:rsidR="00BE37A5" w:rsidRPr="00922D9A" w:rsidRDefault="00BE37A5" w:rsidP="00BE37A5">
      <w:pPr>
        <w:numPr>
          <w:ilvl w:val="0"/>
          <w:numId w:val="32"/>
        </w:numPr>
        <w:rPr>
          <w:ins w:id="222" w:author="Martina Nolletti" w:date="2021-02-08T21:12:00Z"/>
          <w:rFonts w:ascii="Calibri" w:hAnsi="Calibri" w:cs="Calibri"/>
          <w:lang w:val="it-IT"/>
        </w:rPr>
      </w:pPr>
      <w:ins w:id="223" w:author="Martina Nolletti" w:date="2021-02-08T21:12:00Z">
        <w:r w:rsidRPr="001735AD">
          <w:rPr>
            <w:rFonts w:ascii="Calibri" w:hAnsi="Calibri" w:cs="Calibri"/>
            <w:b/>
            <w:bCs/>
            <w:lang w:val="it-IT"/>
          </w:rPr>
          <w:t>RF3: Creazione e gestione delle turnazioni degli operatori di seggio</w:t>
        </w:r>
      </w:ins>
    </w:p>
    <w:p w14:paraId="245F5903" w14:textId="77777777" w:rsidR="00BE37A5" w:rsidRPr="001735AD" w:rsidRDefault="00BE37A5" w:rsidP="00BE37A5">
      <w:pPr>
        <w:numPr>
          <w:ilvl w:val="0"/>
          <w:numId w:val="32"/>
        </w:numPr>
        <w:rPr>
          <w:ins w:id="224" w:author="Martina Nolletti" w:date="2021-02-08T21:12:00Z"/>
          <w:rFonts w:ascii="Calibri" w:hAnsi="Calibri" w:cs="Calibri"/>
          <w:b/>
          <w:bCs/>
          <w:lang w:val="it-IT"/>
        </w:rPr>
      </w:pPr>
      <w:ins w:id="225" w:author="Martina Nolletti" w:date="2021-02-08T21:12:00Z">
        <w:r w:rsidRPr="001735AD">
          <w:rPr>
            <w:rFonts w:ascii="Calibri" w:hAnsi="Calibri" w:cs="Calibri"/>
            <w:b/>
            <w:bCs/>
            <w:lang w:val="it-IT"/>
          </w:rPr>
          <w:t>RF4: Prenotazione ingresso al seggio</w:t>
        </w:r>
      </w:ins>
    </w:p>
    <w:p w14:paraId="78E68501" w14:textId="77777777" w:rsidR="00BE37A5" w:rsidRPr="001735AD" w:rsidRDefault="00BE37A5" w:rsidP="00BE37A5">
      <w:pPr>
        <w:numPr>
          <w:ilvl w:val="0"/>
          <w:numId w:val="32"/>
        </w:numPr>
        <w:rPr>
          <w:ins w:id="226" w:author="Martina Nolletti" w:date="2021-02-08T21:12:00Z"/>
          <w:rFonts w:ascii="Calibri" w:hAnsi="Calibri" w:cs="Calibri"/>
          <w:b/>
          <w:bCs/>
          <w:lang w:val="it-IT"/>
        </w:rPr>
      </w:pPr>
      <w:ins w:id="227" w:author="Martina Nolletti" w:date="2021-02-08T21:12:00Z">
        <w:r w:rsidRPr="001735AD">
          <w:rPr>
            <w:rFonts w:ascii="Calibri" w:hAnsi="Calibri" w:cs="Calibri"/>
            <w:b/>
            <w:bCs/>
            <w:lang w:val="it-IT"/>
          </w:rPr>
          <w:t>RF5: Votazione online</w:t>
        </w:r>
      </w:ins>
    </w:p>
    <w:p w14:paraId="3E896B0E" w14:textId="77777777" w:rsidR="00BE37A5" w:rsidRDefault="00BE37A5" w:rsidP="00BE37A5">
      <w:pPr>
        <w:numPr>
          <w:ilvl w:val="0"/>
          <w:numId w:val="32"/>
        </w:numPr>
        <w:rPr>
          <w:ins w:id="228" w:author="Martina Nolletti" w:date="2021-02-08T21:12:00Z"/>
          <w:rFonts w:ascii="Calibri" w:hAnsi="Calibri" w:cs="Calibri"/>
          <w:b/>
          <w:bCs/>
          <w:lang w:val="it-IT"/>
        </w:rPr>
      </w:pPr>
      <w:ins w:id="229" w:author="Martina Nolletti" w:date="2021-02-08T21:12: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38DCBCF2" w14:textId="77777777" w:rsidR="00BE37A5" w:rsidRPr="00922D9A" w:rsidRDefault="00BE37A5" w:rsidP="00BE37A5">
      <w:pPr>
        <w:numPr>
          <w:ilvl w:val="0"/>
          <w:numId w:val="32"/>
        </w:numPr>
        <w:rPr>
          <w:ins w:id="230" w:author="Martina Nolletti" w:date="2021-02-08T21:12:00Z"/>
          <w:rFonts w:ascii="Calibri" w:hAnsi="Calibri" w:cs="Calibri"/>
          <w:b/>
          <w:bCs/>
          <w:lang w:val="it-IT"/>
        </w:rPr>
      </w:pPr>
      <w:ins w:id="231" w:author="Martina Nolletti" w:date="2021-02-08T21:12:00Z">
        <w:r w:rsidRPr="001735AD">
          <w:rPr>
            <w:rFonts w:ascii="Calibri" w:hAnsi="Calibri" w:cs="Calibri"/>
            <w:b/>
            <w:bCs/>
            <w:lang w:val="it-IT"/>
          </w:rPr>
          <w:t>RF8: Conteggio automatico voti cartacei dati in presenza</w:t>
        </w:r>
      </w:ins>
    </w:p>
    <w:p w14:paraId="074966FC" w14:textId="7415CA0B" w:rsidR="00BE37A5" w:rsidRDefault="00BE37A5" w:rsidP="00BE37A5">
      <w:pPr>
        <w:numPr>
          <w:ilvl w:val="0"/>
          <w:numId w:val="32"/>
        </w:numPr>
        <w:rPr>
          <w:ins w:id="232" w:author="Martina Nolletti" w:date="2021-02-08T21:26:00Z"/>
          <w:rFonts w:ascii="Calibri" w:hAnsi="Calibri" w:cs="Calibri"/>
          <w:b/>
          <w:bCs/>
          <w:lang w:val="it-IT"/>
        </w:rPr>
      </w:pPr>
      <w:ins w:id="233" w:author="Martina Nolletti" w:date="2021-02-08T21:12:00Z">
        <w:r w:rsidRPr="001735AD">
          <w:rPr>
            <w:rFonts w:ascii="Calibri" w:hAnsi="Calibri" w:cs="Calibri"/>
            <w:b/>
            <w:bCs/>
            <w:lang w:val="it-IT"/>
          </w:rPr>
          <w:t>RF9: Report votazioni e statistiche orari più affollati</w:t>
        </w:r>
      </w:ins>
    </w:p>
    <w:p w14:paraId="0923AE13" w14:textId="77777777" w:rsidR="006F7F5A" w:rsidRPr="001735AD" w:rsidRDefault="006F7F5A" w:rsidP="006F7F5A">
      <w:pPr>
        <w:numPr>
          <w:ilvl w:val="0"/>
          <w:numId w:val="32"/>
        </w:numPr>
        <w:rPr>
          <w:ins w:id="234" w:author="Martina Nolletti" w:date="2021-02-08T21:26:00Z"/>
          <w:rFonts w:ascii="Calibri" w:hAnsi="Calibri" w:cs="Calibri"/>
          <w:b/>
          <w:bCs/>
          <w:lang w:val="it-IT"/>
        </w:rPr>
      </w:pPr>
      <w:ins w:id="235" w:author="Martina Nolletti" w:date="2021-02-08T21:26:00Z">
        <w:r w:rsidRPr="001735AD">
          <w:rPr>
            <w:rFonts w:ascii="Calibri" w:hAnsi="Calibri" w:cs="Calibri"/>
            <w:b/>
            <w:bCs/>
            <w:lang w:val="it-IT"/>
          </w:rPr>
          <w:t>RNF1: SEGRETEZZA DEL VOTO</w:t>
        </w:r>
      </w:ins>
    </w:p>
    <w:p w14:paraId="38D9C202" w14:textId="77777777" w:rsidR="006F7F5A" w:rsidRPr="001735AD" w:rsidRDefault="006F7F5A" w:rsidP="006F7F5A">
      <w:pPr>
        <w:numPr>
          <w:ilvl w:val="0"/>
          <w:numId w:val="32"/>
        </w:numPr>
        <w:rPr>
          <w:ins w:id="236" w:author="Martina Nolletti" w:date="2021-02-08T21:26:00Z"/>
          <w:rFonts w:ascii="Calibri" w:hAnsi="Calibri" w:cs="Calibri"/>
          <w:b/>
          <w:bCs/>
          <w:lang w:val="it-IT"/>
        </w:rPr>
      </w:pPr>
      <w:ins w:id="237" w:author="Martina Nolletti" w:date="2021-02-08T21:26:00Z">
        <w:r w:rsidRPr="001735AD">
          <w:rPr>
            <w:rFonts w:ascii="Calibri" w:hAnsi="Calibri" w:cs="Calibri"/>
            <w:b/>
            <w:bCs/>
            <w:lang w:val="it-IT"/>
          </w:rPr>
          <w:t>RNF2: SICUREZZA DEI DATI (UNICITA’, NON MODIFICABILITA’, PRIVACY)</w:t>
        </w:r>
      </w:ins>
    </w:p>
    <w:p w14:paraId="14F48C8E" w14:textId="77777777" w:rsidR="006F7F5A" w:rsidRPr="001735AD" w:rsidRDefault="006F7F5A" w:rsidP="006F7F5A">
      <w:pPr>
        <w:numPr>
          <w:ilvl w:val="0"/>
          <w:numId w:val="32"/>
        </w:numPr>
        <w:rPr>
          <w:ins w:id="238" w:author="Martina Nolletti" w:date="2021-02-08T21:26:00Z"/>
          <w:rFonts w:ascii="Calibri" w:hAnsi="Calibri" w:cs="Calibri"/>
          <w:b/>
          <w:bCs/>
          <w:lang w:val="it-IT"/>
        </w:rPr>
      </w:pPr>
      <w:ins w:id="239" w:author="Martina Nolletti" w:date="2021-02-08T21:26:00Z">
        <w:r w:rsidRPr="001735AD">
          <w:rPr>
            <w:rFonts w:ascii="Calibri" w:hAnsi="Calibri" w:cs="Calibri"/>
            <w:b/>
            <w:bCs/>
            <w:lang w:val="it-IT"/>
          </w:rPr>
          <w:t>RNF5: PRECISIONE</w:t>
        </w:r>
      </w:ins>
    </w:p>
    <w:p w14:paraId="04C0D2DF" w14:textId="77777777" w:rsidR="006F7F5A" w:rsidRPr="001735AD" w:rsidRDefault="006F7F5A" w:rsidP="006F7F5A">
      <w:pPr>
        <w:numPr>
          <w:ilvl w:val="0"/>
          <w:numId w:val="32"/>
        </w:numPr>
        <w:rPr>
          <w:ins w:id="240" w:author="Martina Nolletti" w:date="2021-02-08T21:26:00Z"/>
          <w:rFonts w:ascii="Calibri" w:hAnsi="Calibri" w:cs="Calibri"/>
          <w:b/>
          <w:bCs/>
          <w:lang w:val="it-IT"/>
        </w:rPr>
      </w:pPr>
      <w:ins w:id="241" w:author="Martina Nolletti" w:date="2021-02-08T21:26:00Z">
        <w:r w:rsidRPr="001735AD">
          <w:rPr>
            <w:rFonts w:ascii="Calibri" w:hAnsi="Calibri" w:cs="Calibri"/>
            <w:b/>
            <w:bCs/>
            <w:lang w:val="it-IT"/>
          </w:rPr>
          <w:t>RNF8: TOLLERANZA AI GUASTI</w:t>
        </w:r>
      </w:ins>
    </w:p>
    <w:p w14:paraId="0BC12432" w14:textId="7FF99F2A" w:rsidR="0003605D" w:rsidRPr="006F7F5A" w:rsidRDefault="006F7F5A">
      <w:pPr>
        <w:numPr>
          <w:ilvl w:val="0"/>
          <w:numId w:val="32"/>
        </w:numPr>
        <w:rPr>
          <w:ins w:id="242" w:author="Martina Nolletti" w:date="2021-02-07T09:56:00Z"/>
          <w:rFonts w:ascii="Calibri" w:hAnsi="Calibri" w:cs="Calibri"/>
          <w:b/>
          <w:bCs/>
          <w:lang w:val="it-IT"/>
          <w:rPrChange w:id="243" w:author="Martina Nolletti" w:date="2021-02-08T21:26:00Z">
            <w:rPr>
              <w:ins w:id="244" w:author="Martina Nolletti" w:date="2021-02-07T09:56:00Z"/>
              <w:rFonts w:ascii="Calibri" w:hAnsi="Calibri" w:cs="Calibri"/>
              <w:lang w:val="it-IT"/>
            </w:rPr>
          </w:rPrChange>
        </w:rPr>
        <w:pPrChange w:id="245" w:author="Martina Nolletti" w:date="2021-02-08T21:12:00Z">
          <w:pPr/>
        </w:pPrChange>
      </w:pPr>
      <w:ins w:id="246" w:author="Martina Nolletti" w:date="2021-02-08T21:26:00Z">
        <w:r w:rsidRPr="001735AD">
          <w:rPr>
            <w:rFonts w:ascii="Calibri" w:hAnsi="Calibri" w:cs="Calibri"/>
            <w:b/>
            <w:bCs/>
            <w:lang w:val="it-IT"/>
          </w:rPr>
          <w:t>RNF9: PREVENZIONE SOVRACCARICO DATABASE</w:t>
        </w:r>
      </w:ins>
    </w:p>
    <w:p w14:paraId="0B964771" w14:textId="0B5A0828" w:rsidR="0003605D" w:rsidRPr="001735AD" w:rsidRDefault="0003605D" w:rsidP="0003605D">
      <w:pPr>
        <w:rPr>
          <w:ins w:id="247" w:author="Martina Nolletti" w:date="2021-02-07T09:56:00Z"/>
          <w:rFonts w:ascii="Calibri" w:hAnsi="Calibri" w:cs="Calibri"/>
          <w:lang w:val="it-IT"/>
        </w:rPr>
      </w:pPr>
      <w:ins w:id="248" w:author="Martina Nolletti" w:date="2021-02-07T09:56:00Z">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ins>
      <w:proofErr w:type="spellStart"/>
      <w:ins w:id="249" w:author="Martina Nolletti" w:date="2021-02-08T21:32:00Z">
        <w:r w:rsidR="00683AD4">
          <w:rPr>
            <w:rFonts w:ascii="Calibri" w:hAnsi="Calibri" w:cs="Calibri"/>
            <w:lang w:val="it-IT"/>
          </w:rPr>
          <w:t>SkyVote</w:t>
        </w:r>
        <w:proofErr w:type="spellEnd"/>
        <w:r w:rsidR="00683AD4">
          <w:rPr>
            <w:rFonts w:ascii="Calibri" w:hAnsi="Calibri" w:cs="Calibri"/>
            <w:lang w:val="it-IT"/>
          </w:rPr>
          <w:t xml:space="preserve">, </w:t>
        </w:r>
      </w:ins>
      <w:proofErr w:type="spellStart"/>
      <w:ins w:id="250" w:author="Martina Nolletti" w:date="2021-02-07T09:56:00Z">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ins>
    </w:p>
    <w:p w14:paraId="60313C04" w14:textId="6B677C99" w:rsidR="0003605D" w:rsidRDefault="00120FF4" w:rsidP="00120FF4">
      <w:pPr>
        <w:numPr>
          <w:ilvl w:val="0"/>
          <w:numId w:val="38"/>
        </w:numPr>
        <w:rPr>
          <w:ins w:id="251" w:author="Martina Nolletti" w:date="2021-02-08T21:27:00Z"/>
          <w:rFonts w:ascii="Calibri" w:hAnsi="Calibri" w:cs="Calibri"/>
          <w:i/>
          <w:iCs/>
          <w:u w:val="single"/>
          <w:lang w:val="it-IT"/>
        </w:rPr>
      </w:pPr>
      <w:ins w:id="252" w:author="Martina Nolletti" w:date="2021-02-08T21:27:00Z">
        <w:r w:rsidRPr="001735AD">
          <w:rPr>
            <w:rFonts w:ascii="Calibri" w:hAnsi="Calibri" w:cs="Calibri"/>
            <w:b/>
            <w:bCs/>
            <w:lang w:val="it-IT"/>
          </w:rPr>
          <w:t>SOTA</w:t>
        </w:r>
      </w:ins>
      <w:proofErr w:type="gramStart"/>
      <w:ins w:id="253" w:author="Martina Nolletti" w:date="2021-02-08T21:28:00Z">
        <w:r>
          <w:rPr>
            <w:rFonts w:ascii="Calibri" w:hAnsi="Calibri" w:cs="Calibri"/>
            <w:b/>
            <w:bCs/>
            <w:lang w:val="it-IT"/>
          </w:rPr>
          <w:t>6</w:t>
        </w:r>
      </w:ins>
      <w:ins w:id="254" w:author="Martina Nolletti" w:date="2021-02-08T21:27:00Z">
        <w:r w:rsidRPr="001735AD">
          <w:rPr>
            <w:rFonts w:ascii="Calibri" w:hAnsi="Calibri" w:cs="Calibri"/>
            <w:b/>
            <w:bCs/>
            <w:lang w:val="it-IT"/>
          </w:rPr>
          <w:t xml:space="preserve"> :</w:t>
        </w:r>
        <w:proofErr w:type="gramEnd"/>
        <w:r w:rsidRPr="001735AD">
          <w:rPr>
            <w:rFonts w:ascii="Calibri" w:hAnsi="Calibri" w:cs="Calibri"/>
            <w:b/>
            <w:bCs/>
            <w:lang w:val="it-IT"/>
          </w:rPr>
          <w:t xml:space="preserve"> Custodia elettronica</w:t>
        </w:r>
      </w:ins>
    </w:p>
    <w:p w14:paraId="35E48228" w14:textId="77777777" w:rsidR="00120FF4" w:rsidRPr="001735AD" w:rsidRDefault="00120FF4" w:rsidP="00120FF4">
      <w:pPr>
        <w:numPr>
          <w:ilvl w:val="0"/>
          <w:numId w:val="38"/>
        </w:numPr>
        <w:spacing w:after="160" w:line="256" w:lineRule="auto"/>
        <w:contextualSpacing/>
        <w:rPr>
          <w:ins w:id="255" w:author="Martina Nolletti" w:date="2021-02-08T21:29:00Z"/>
          <w:rFonts w:ascii="Calibri" w:hAnsi="Calibri" w:cs="Calibri"/>
          <w:b/>
          <w:bCs/>
          <w:lang w:val="it-IT"/>
        </w:rPr>
      </w:pPr>
      <w:ins w:id="256" w:author="Martina Nolletti" w:date="2021-02-08T21:29:00Z">
        <w:r w:rsidRPr="001735AD">
          <w:rPr>
            <w:rFonts w:ascii="Calibri" w:hAnsi="Calibri" w:cs="Calibri"/>
            <w:b/>
            <w:bCs/>
            <w:lang w:val="it-IT"/>
          </w:rPr>
          <w:t>SOTA</w:t>
        </w:r>
        <w:proofErr w:type="gramStart"/>
        <w:r>
          <w:rPr>
            <w:rFonts w:ascii="Calibri" w:hAnsi="Calibri" w:cs="Calibri"/>
            <w:b/>
            <w:bCs/>
            <w:lang w:val="it-IT"/>
          </w:rPr>
          <w:t>7</w:t>
        </w:r>
        <w:r w:rsidRPr="001735AD">
          <w:rPr>
            <w:rFonts w:ascii="Calibri" w:hAnsi="Calibri" w:cs="Calibri"/>
            <w:b/>
            <w:bCs/>
            <w:lang w:val="it-IT"/>
          </w:rPr>
          <w:t xml:space="preserve"> :</w:t>
        </w:r>
        <w:proofErr w:type="gramEnd"/>
        <w:r w:rsidRPr="001735AD">
          <w:rPr>
            <w:rFonts w:ascii="Calibri" w:hAnsi="Calibri" w:cs="Calibri"/>
            <w:b/>
            <w:bCs/>
            <w:lang w:val="it-IT"/>
          </w:rPr>
          <w:t xml:space="preserve"> Nome dell’università</w:t>
        </w:r>
      </w:ins>
    </w:p>
    <w:p w14:paraId="1A6201AA" w14:textId="77777777" w:rsidR="00120FF4" w:rsidRPr="001735AD" w:rsidRDefault="00120FF4" w:rsidP="00120FF4">
      <w:pPr>
        <w:numPr>
          <w:ilvl w:val="0"/>
          <w:numId w:val="38"/>
        </w:numPr>
        <w:spacing w:after="160" w:line="256" w:lineRule="auto"/>
        <w:contextualSpacing/>
        <w:rPr>
          <w:ins w:id="257" w:author="Martina Nolletti" w:date="2021-02-08T21:29:00Z"/>
          <w:rFonts w:ascii="Calibri" w:hAnsi="Calibri" w:cs="Calibri"/>
          <w:lang w:val="it-IT"/>
        </w:rPr>
      </w:pPr>
      <w:ins w:id="258" w:author="Martina Nolletti" w:date="2021-02-08T21:29:00Z">
        <w:r w:rsidRPr="001735AD">
          <w:rPr>
            <w:rFonts w:ascii="Calibri" w:hAnsi="Calibri" w:cs="Calibri"/>
            <w:b/>
            <w:bCs/>
            <w:lang w:val="it-IT"/>
          </w:rPr>
          <w:t>SOTA</w:t>
        </w:r>
        <w:proofErr w:type="gramStart"/>
        <w:r>
          <w:rPr>
            <w:rFonts w:ascii="Calibri" w:hAnsi="Calibri" w:cs="Calibri"/>
            <w:b/>
            <w:bCs/>
            <w:lang w:val="it-IT"/>
          </w:rPr>
          <w:t>8</w:t>
        </w:r>
        <w:r w:rsidRPr="001735AD">
          <w:rPr>
            <w:rFonts w:ascii="Calibri" w:hAnsi="Calibri" w:cs="Calibri"/>
            <w:b/>
            <w:bCs/>
            <w:lang w:val="it-IT"/>
          </w:rPr>
          <w:t xml:space="preserve"> :</w:t>
        </w:r>
        <w:proofErr w:type="gramEnd"/>
        <w:r w:rsidRPr="001735AD">
          <w:rPr>
            <w:rFonts w:ascii="Calibri" w:hAnsi="Calibri" w:cs="Calibri"/>
            <w:b/>
            <w:bCs/>
            <w:lang w:val="it-IT"/>
          </w:rPr>
          <w:t xml:space="preserve"> Via</w:t>
        </w:r>
      </w:ins>
    </w:p>
    <w:p w14:paraId="3CE69506" w14:textId="77777777" w:rsidR="00120FF4" w:rsidRPr="001735AD" w:rsidRDefault="00120FF4" w:rsidP="00120FF4">
      <w:pPr>
        <w:numPr>
          <w:ilvl w:val="0"/>
          <w:numId w:val="39"/>
        </w:numPr>
        <w:rPr>
          <w:ins w:id="259" w:author="Martina Nolletti" w:date="2021-02-08T21:29:00Z"/>
          <w:rFonts w:ascii="Calibri" w:hAnsi="Calibri" w:cs="Calibri"/>
          <w:b/>
          <w:bCs/>
          <w:lang w:val="it-IT"/>
        </w:rPr>
      </w:pPr>
      <w:ins w:id="260" w:author="Martina Nolletti" w:date="2021-02-08T21:29:00Z">
        <w:r w:rsidRPr="001735AD">
          <w:rPr>
            <w:rFonts w:ascii="Calibri" w:hAnsi="Calibri" w:cs="Calibri"/>
            <w:b/>
            <w:bCs/>
            <w:lang w:val="it-IT"/>
          </w:rPr>
          <w:t>SOTA</w:t>
        </w:r>
        <w:proofErr w:type="gramStart"/>
        <w:r>
          <w:rPr>
            <w:rFonts w:ascii="Calibri" w:hAnsi="Calibri" w:cs="Calibri"/>
            <w:b/>
            <w:bCs/>
            <w:lang w:val="it-IT"/>
          </w:rPr>
          <w:t>9</w:t>
        </w:r>
        <w:r w:rsidRPr="001735AD">
          <w:rPr>
            <w:rFonts w:ascii="Calibri" w:hAnsi="Calibri" w:cs="Calibri"/>
            <w:b/>
            <w:bCs/>
            <w:lang w:val="it-IT"/>
          </w:rPr>
          <w:t xml:space="preserve"> :</w:t>
        </w:r>
        <w:proofErr w:type="gramEnd"/>
        <w:r w:rsidRPr="001735AD">
          <w:rPr>
            <w:rFonts w:ascii="Calibri" w:hAnsi="Calibri" w:cs="Calibri"/>
            <w:b/>
            <w:bCs/>
            <w:lang w:val="it-IT"/>
          </w:rPr>
          <w:t xml:space="preserve"> Scelta tipologia voto</w:t>
        </w:r>
      </w:ins>
    </w:p>
    <w:p w14:paraId="74EFDED8" w14:textId="77777777" w:rsidR="00120FF4" w:rsidRPr="001735AD" w:rsidRDefault="00120FF4" w:rsidP="00120FF4">
      <w:pPr>
        <w:numPr>
          <w:ilvl w:val="0"/>
          <w:numId w:val="39"/>
        </w:numPr>
        <w:rPr>
          <w:ins w:id="261" w:author="Martina Nolletti" w:date="2021-02-08T21:29:00Z"/>
          <w:rFonts w:ascii="Calibri" w:hAnsi="Calibri" w:cs="Calibri"/>
          <w:b/>
          <w:bCs/>
          <w:lang w:val="it-IT"/>
        </w:rPr>
      </w:pPr>
      <w:ins w:id="262" w:author="Martina Nolletti" w:date="2021-02-08T21:29: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0</w:t>
        </w:r>
        <w:r w:rsidRPr="001735AD">
          <w:rPr>
            <w:rFonts w:ascii="Calibri" w:hAnsi="Calibri" w:cs="Calibri"/>
            <w:b/>
            <w:bCs/>
            <w:lang w:val="it-IT"/>
          </w:rPr>
          <w:t xml:space="preserve"> :</w:t>
        </w:r>
        <w:proofErr w:type="gramEnd"/>
        <w:r w:rsidRPr="001735AD">
          <w:rPr>
            <w:rFonts w:ascii="Calibri" w:hAnsi="Calibri" w:cs="Calibri"/>
            <w:b/>
            <w:bCs/>
            <w:lang w:val="it-IT"/>
          </w:rPr>
          <w:t xml:space="preserve"> Registrazione degli elettori</w:t>
        </w:r>
      </w:ins>
    </w:p>
    <w:p w14:paraId="3144F23D" w14:textId="77777777" w:rsidR="00120FF4" w:rsidRPr="001735AD" w:rsidRDefault="00120FF4" w:rsidP="00120FF4">
      <w:pPr>
        <w:numPr>
          <w:ilvl w:val="0"/>
          <w:numId w:val="39"/>
        </w:numPr>
        <w:rPr>
          <w:ins w:id="263" w:author="Martina Nolletti" w:date="2021-02-08T21:29:00Z"/>
          <w:rFonts w:ascii="Calibri" w:hAnsi="Calibri" w:cs="Calibri"/>
          <w:b/>
          <w:bCs/>
          <w:lang w:val="it-IT"/>
        </w:rPr>
      </w:pPr>
      <w:ins w:id="264" w:author="Martina Nolletti" w:date="2021-02-08T21:29: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1</w:t>
        </w:r>
        <w:r w:rsidRPr="001735AD">
          <w:rPr>
            <w:rFonts w:ascii="Calibri" w:hAnsi="Calibri" w:cs="Calibri"/>
            <w:b/>
            <w:bCs/>
            <w:lang w:val="it-IT"/>
          </w:rPr>
          <w:t xml:space="preserve"> :</w:t>
        </w:r>
        <w:proofErr w:type="gramEnd"/>
        <w:r w:rsidRPr="001735AD">
          <w:rPr>
            <w:rFonts w:ascii="Calibri" w:hAnsi="Calibri" w:cs="Calibri"/>
            <w:b/>
            <w:bCs/>
            <w:lang w:val="it-IT"/>
          </w:rPr>
          <w:t xml:space="preserve"> Data prevista per la votazione</w:t>
        </w:r>
      </w:ins>
    </w:p>
    <w:p w14:paraId="3D0DEC0C" w14:textId="77777777" w:rsidR="00120FF4" w:rsidRPr="001735AD" w:rsidRDefault="00120FF4" w:rsidP="00120FF4">
      <w:pPr>
        <w:numPr>
          <w:ilvl w:val="0"/>
          <w:numId w:val="39"/>
        </w:numPr>
        <w:rPr>
          <w:ins w:id="265" w:author="Martina Nolletti" w:date="2021-02-08T21:29:00Z"/>
          <w:rFonts w:ascii="Calibri" w:hAnsi="Calibri" w:cs="Calibri"/>
          <w:b/>
          <w:bCs/>
          <w:lang w:val="it-IT"/>
        </w:rPr>
      </w:pPr>
      <w:ins w:id="266" w:author="Martina Nolletti" w:date="2021-02-08T21:29: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2</w:t>
        </w:r>
        <w:r w:rsidRPr="001735AD">
          <w:rPr>
            <w:rFonts w:ascii="Calibri" w:hAnsi="Calibri" w:cs="Calibri"/>
            <w:b/>
            <w:bCs/>
            <w:lang w:val="it-IT"/>
          </w:rPr>
          <w:t xml:space="preserve"> :</w:t>
        </w:r>
        <w:proofErr w:type="gramEnd"/>
        <w:r w:rsidRPr="001735AD">
          <w:rPr>
            <w:rFonts w:ascii="Calibri" w:hAnsi="Calibri" w:cs="Calibri"/>
            <w:b/>
            <w:bCs/>
            <w:lang w:val="it-IT"/>
          </w:rPr>
          <w:t xml:space="preserve"> Termini e condizioni (regolamento elezioni)</w:t>
        </w:r>
      </w:ins>
    </w:p>
    <w:p w14:paraId="0F2DD9F5" w14:textId="77777777" w:rsidR="00120FF4" w:rsidRPr="001735AD" w:rsidRDefault="00120FF4" w:rsidP="00120FF4">
      <w:pPr>
        <w:numPr>
          <w:ilvl w:val="0"/>
          <w:numId w:val="38"/>
        </w:numPr>
        <w:rPr>
          <w:ins w:id="267" w:author="Martina Nolletti" w:date="2021-02-08T21:29:00Z"/>
          <w:rFonts w:ascii="Calibri" w:hAnsi="Calibri" w:cs="Calibri"/>
          <w:lang w:val="it-IT"/>
        </w:rPr>
      </w:pPr>
      <w:ins w:id="268" w:author="Martina Nolletti" w:date="2021-02-08T21:29: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3</w:t>
        </w:r>
        <w:r w:rsidRPr="001735AD">
          <w:rPr>
            <w:rFonts w:ascii="Calibri" w:hAnsi="Calibri" w:cs="Calibri"/>
            <w:b/>
            <w:bCs/>
            <w:lang w:val="it-IT"/>
          </w:rPr>
          <w:t xml:space="preserve"> :</w:t>
        </w:r>
        <w:proofErr w:type="gramEnd"/>
        <w:r w:rsidRPr="001735AD">
          <w:rPr>
            <w:rFonts w:ascii="Calibri" w:hAnsi="Calibri" w:cs="Calibri"/>
            <w:b/>
            <w:bCs/>
            <w:lang w:val="it-IT"/>
          </w:rPr>
          <w:t xml:space="preserve"> Diversi processi di autenticazione</w:t>
        </w:r>
      </w:ins>
    </w:p>
    <w:p w14:paraId="6D0F3895" w14:textId="77777777" w:rsidR="00120FF4" w:rsidRPr="001735AD" w:rsidRDefault="00120FF4" w:rsidP="00120FF4">
      <w:pPr>
        <w:numPr>
          <w:ilvl w:val="0"/>
          <w:numId w:val="38"/>
        </w:numPr>
        <w:rPr>
          <w:ins w:id="269" w:author="Martina Nolletti" w:date="2021-02-08T21:29:00Z"/>
          <w:rFonts w:ascii="Calibri" w:hAnsi="Calibri" w:cs="Calibri"/>
          <w:lang w:val="it-IT"/>
        </w:rPr>
      </w:pPr>
      <w:ins w:id="270" w:author="Martina Nolletti" w:date="2021-02-08T21:29:00Z">
        <w:r w:rsidRPr="001735AD">
          <w:rPr>
            <w:rFonts w:ascii="Calibri" w:hAnsi="Calibri" w:cs="Calibri"/>
            <w:b/>
            <w:bCs/>
            <w:lang w:val="it-IT"/>
          </w:rPr>
          <w:lastRenderedPageBreak/>
          <w:t>SOTA</w:t>
        </w:r>
        <w:proofErr w:type="gramStart"/>
        <w:r>
          <w:rPr>
            <w:rFonts w:ascii="Calibri" w:hAnsi="Calibri" w:cs="Calibri"/>
            <w:b/>
            <w:bCs/>
            <w:lang w:val="it-IT"/>
          </w:rPr>
          <w:t>14</w:t>
        </w:r>
        <w:r w:rsidRPr="001735AD">
          <w:rPr>
            <w:rFonts w:ascii="Calibri" w:hAnsi="Calibri" w:cs="Calibri"/>
            <w:b/>
            <w:bCs/>
            <w:lang w:val="it-IT"/>
          </w:rPr>
          <w:t xml:space="preserve"> :</w:t>
        </w:r>
        <w:proofErr w:type="gramEnd"/>
        <w:r w:rsidRPr="001735AD">
          <w:rPr>
            <w:rFonts w:ascii="Calibri" w:hAnsi="Calibri" w:cs="Calibri"/>
            <w:b/>
            <w:bCs/>
            <w:lang w:val="it-IT"/>
          </w:rPr>
          <w:t xml:space="preserve"> Immodificabilità del voto</w:t>
        </w:r>
      </w:ins>
    </w:p>
    <w:p w14:paraId="5B2225A8" w14:textId="77777777" w:rsidR="00120FF4" w:rsidRPr="001735AD" w:rsidRDefault="00120FF4" w:rsidP="00120FF4">
      <w:pPr>
        <w:numPr>
          <w:ilvl w:val="0"/>
          <w:numId w:val="38"/>
        </w:numPr>
        <w:rPr>
          <w:ins w:id="271" w:author="Martina Nolletti" w:date="2021-02-08T21:30:00Z"/>
          <w:rFonts w:ascii="Calibri" w:hAnsi="Calibri" w:cs="Calibri"/>
          <w:lang w:val="it-IT"/>
        </w:rPr>
      </w:pPr>
      <w:ins w:id="272" w:author="Martina Nolletti" w:date="2021-02-08T21:30:00Z">
        <w:r w:rsidRPr="001735AD">
          <w:rPr>
            <w:rFonts w:ascii="Calibri" w:hAnsi="Calibri" w:cs="Calibri"/>
            <w:b/>
            <w:bCs/>
            <w:lang w:val="it-IT"/>
          </w:rPr>
          <w:t>SOTA</w:t>
        </w:r>
        <w:proofErr w:type="gramStart"/>
        <w:r>
          <w:rPr>
            <w:rFonts w:ascii="Calibri" w:hAnsi="Calibri" w:cs="Calibri"/>
            <w:b/>
            <w:bCs/>
            <w:lang w:val="it-IT"/>
          </w:rPr>
          <w:t>19</w:t>
        </w:r>
        <w:r w:rsidRPr="001735AD">
          <w:rPr>
            <w:rFonts w:ascii="Calibri" w:hAnsi="Calibri" w:cs="Calibri"/>
            <w:b/>
            <w:bCs/>
            <w:lang w:val="it-IT"/>
          </w:rPr>
          <w:t xml:space="preserve"> :</w:t>
        </w:r>
        <w:proofErr w:type="gramEnd"/>
        <w:r w:rsidRPr="001735AD">
          <w:rPr>
            <w:rFonts w:ascii="Calibri" w:hAnsi="Calibri" w:cs="Calibri"/>
            <w:b/>
            <w:bCs/>
            <w:lang w:val="it-IT"/>
          </w:rPr>
          <w:t xml:space="preserve"> Apertura e chiusura automatica delle votazioni</w:t>
        </w:r>
      </w:ins>
    </w:p>
    <w:p w14:paraId="252D48AF" w14:textId="77777777" w:rsidR="00683AD4" w:rsidRPr="001735AD" w:rsidRDefault="00683AD4" w:rsidP="00683AD4">
      <w:pPr>
        <w:numPr>
          <w:ilvl w:val="0"/>
          <w:numId w:val="38"/>
        </w:numPr>
        <w:rPr>
          <w:ins w:id="273" w:author="Martina Nolletti" w:date="2021-02-08T21:31:00Z"/>
          <w:rFonts w:ascii="Calibri" w:hAnsi="Calibri" w:cs="Calibri"/>
          <w:lang w:val="it-IT"/>
        </w:rPr>
      </w:pPr>
      <w:ins w:id="274" w:author="Martina Nolletti" w:date="2021-02-08T21:31:00Z">
        <w:r w:rsidRPr="001735AD">
          <w:rPr>
            <w:rFonts w:ascii="Calibri" w:hAnsi="Calibri" w:cs="Calibri"/>
            <w:b/>
            <w:bCs/>
            <w:lang w:val="it-IT"/>
          </w:rPr>
          <w:t>SOTA</w:t>
        </w:r>
        <w:proofErr w:type="gramStart"/>
        <w:r>
          <w:rPr>
            <w:rFonts w:ascii="Calibri" w:hAnsi="Calibri" w:cs="Calibri"/>
            <w:b/>
            <w:bCs/>
            <w:lang w:val="it-IT"/>
          </w:rPr>
          <w:t xml:space="preserve">22 </w:t>
        </w:r>
        <w:r w:rsidRPr="001735AD">
          <w:rPr>
            <w:rFonts w:ascii="Calibri" w:hAnsi="Calibri" w:cs="Calibri"/>
            <w:b/>
            <w:bCs/>
            <w:lang w:val="it-IT"/>
          </w:rPr>
          <w:t>:</w:t>
        </w:r>
        <w:proofErr w:type="gramEnd"/>
        <w:r w:rsidRPr="001735AD">
          <w:rPr>
            <w:rFonts w:ascii="Calibri" w:hAnsi="Calibri" w:cs="Calibri"/>
            <w:b/>
            <w:bCs/>
            <w:lang w:val="it-IT"/>
          </w:rPr>
          <w:t xml:space="preserve"> Autenticità e unicità</w:t>
        </w:r>
      </w:ins>
    </w:p>
    <w:p w14:paraId="554A1ABE" w14:textId="77777777" w:rsidR="00683AD4" w:rsidRPr="001735AD" w:rsidRDefault="00683AD4" w:rsidP="00683AD4">
      <w:pPr>
        <w:numPr>
          <w:ilvl w:val="0"/>
          <w:numId w:val="38"/>
        </w:numPr>
        <w:rPr>
          <w:ins w:id="275" w:author="Martina Nolletti" w:date="2021-02-08T21:31:00Z"/>
          <w:rFonts w:ascii="Calibri" w:hAnsi="Calibri" w:cs="Calibri"/>
          <w:b/>
          <w:bCs/>
          <w:lang w:val="it-IT"/>
        </w:rPr>
      </w:pPr>
      <w:ins w:id="276" w:author="Martina Nolletti" w:date="2021-02-08T21:31:00Z">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ins>
    </w:p>
    <w:p w14:paraId="16F0DB92" w14:textId="77777777" w:rsidR="00683AD4" w:rsidRPr="001735AD" w:rsidRDefault="00683AD4" w:rsidP="00683AD4">
      <w:pPr>
        <w:numPr>
          <w:ilvl w:val="0"/>
          <w:numId w:val="38"/>
        </w:numPr>
        <w:rPr>
          <w:ins w:id="277" w:author="Martina Nolletti" w:date="2021-02-08T21:31:00Z"/>
          <w:rFonts w:ascii="Calibri" w:hAnsi="Calibri" w:cs="Calibri"/>
          <w:b/>
          <w:bCs/>
          <w:lang w:val="it-IT"/>
        </w:rPr>
      </w:pPr>
      <w:ins w:id="278" w:author="Martina Nolletti" w:date="2021-02-08T21:31:00Z">
        <w:r w:rsidRPr="001735AD">
          <w:rPr>
            <w:rFonts w:ascii="Calibri" w:hAnsi="Calibri" w:cs="Calibri"/>
            <w:b/>
            <w:bCs/>
            <w:lang w:val="it-IT"/>
          </w:rPr>
          <w:t>SOTA</w:t>
        </w:r>
        <w:proofErr w:type="gramStart"/>
        <w:r>
          <w:rPr>
            <w:rFonts w:ascii="Calibri" w:hAnsi="Calibri" w:cs="Calibri"/>
            <w:b/>
            <w:bCs/>
            <w:lang w:val="it-IT"/>
          </w:rPr>
          <w:t>24</w:t>
        </w:r>
        <w:r w:rsidRPr="001735AD">
          <w:rPr>
            <w:rFonts w:ascii="Calibri" w:hAnsi="Calibri" w:cs="Calibri"/>
            <w:b/>
            <w:bCs/>
            <w:lang w:val="it-IT"/>
          </w:rPr>
          <w:t xml:space="preserve"> :</w:t>
        </w:r>
        <w:proofErr w:type="gramEnd"/>
        <w:r w:rsidRPr="001735AD">
          <w:rPr>
            <w:rFonts w:ascii="Calibri" w:hAnsi="Calibri" w:cs="Calibri"/>
            <w:b/>
            <w:bCs/>
            <w:lang w:val="it-IT"/>
          </w:rPr>
          <w:t xml:space="preserve"> Nome e Cognome</w:t>
        </w:r>
        <w:r>
          <w:rPr>
            <w:rFonts w:ascii="Calibri" w:hAnsi="Calibri" w:cs="Calibri"/>
            <w:b/>
            <w:bCs/>
            <w:lang w:val="it-IT"/>
          </w:rPr>
          <w:t xml:space="preserve"> (Nominativo)</w:t>
        </w:r>
      </w:ins>
    </w:p>
    <w:p w14:paraId="31241CC6" w14:textId="77777777" w:rsidR="00683AD4" w:rsidRPr="001735AD" w:rsidRDefault="00683AD4" w:rsidP="00683AD4">
      <w:pPr>
        <w:numPr>
          <w:ilvl w:val="0"/>
          <w:numId w:val="39"/>
        </w:numPr>
        <w:rPr>
          <w:ins w:id="279" w:author="Martina Nolletti" w:date="2021-02-08T21:31:00Z"/>
          <w:rFonts w:ascii="Calibri" w:hAnsi="Calibri" w:cs="Calibri"/>
          <w:lang w:val="it-IT"/>
        </w:rPr>
      </w:pPr>
      <w:ins w:id="280" w:author="Martina Nolletti" w:date="2021-02-08T21:31:00Z">
        <w:r w:rsidRPr="001735AD">
          <w:rPr>
            <w:rFonts w:ascii="Calibri" w:hAnsi="Calibri" w:cs="Calibri"/>
            <w:b/>
            <w:bCs/>
            <w:lang w:val="it-IT"/>
          </w:rPr>
          <w:t>SOTA</w:t>
        </w:r>
        <w:proofErr w:type="gramStart"/>
        <w:r>
          <w:rPr>
            <w:rFonts w:ascii="Calibri" w:hAnsi="Calibri" w:cs="Calibri"/>
            <w:b/>
            <w:bCs/>
            <w:lang w:val="it-IT"/>
          </w:rPr>
          <w:t>25</w:t>
        </w:r>
        <w:r w:rsidRPr="001735AD">
          <w:rPr>
            <w:rFonts w:ascii="Calibri" w:hAnsi="Calibri" w:cs="Calibri"/>
            <w:b/>
            <w:bCs/>
            <w:lang w:val="it-IT"/>
          </w:rPr>
          <w:t xml:space="preserve"> :</w:t>
        </w:r>
        <w:proofErr w:type="gramEnd"/>
        <w:r w:rsidRPr="001735AD">
          <w:rPr>
            <w:rFonts w:ascii="Calibri" w:hAnsi="Calibri" w:cs="Calibri"/>
            <w:b/>
            <w:bCs/>
            <w:lang w:val="it-IT"/>
          </w:rPr>
          <w:t xml:space="preserve"> E-mail</w:t>
        </w:r>
      </w:ins>
    </w:p>
    <w:p w14:paraId="566F2239" w14:textId="3304F98E" w:rsidR="008519AB" w:rsidRPr="00BF5ECE" w:rsidRDefault="00683AD4">
      <w:pPr>
        <w:numPr>
          <w:ilvl w:val="0"/>
          <w:numId w:val="39"/>
        </w:numPr>
        <w:rPr>
          <w:ins w:id="281" w:author="Martina Nolletti" w:date="2021-02-08T21:09:00Z"/>
          <w:rFonts w:ascii="Calibri" w:hAnsi="Calibri" w:cs="Calibri"/>
          <w:lang w:val="it-IT"/>
          <w:rPrChange w:id="282" w:author="Martina Nolletti" w:date="2021-02-08T21:50:00Z">
            <w:rPr>
              <w:ins w:id="283" w:author="Martina Nolletti" w:date="2021-02-08T21:09:00Z"/>
              <w:rFonts w:ascii="Calibri" w:hAnsi="Calibri" w:cs="Calibri"/>
              <w:i/>
              <w:iCs/>
              <w:u w:val="single"/>
              <w:lang w:val="it-IT"/>
            </w:rPr>
          </w:rPrChange>
        </w:rPr>
        <w:pPrChange w:id="284" w:author="Martina Nolletti" w:date="2021-02-08T21:50:00Z">
          <w:pPr/>
        </w:pPrChange>
      </w:pPr>
      <w:ins w:id="285" w:author="Martina Nolletti" w:date="2021-02-08T21:31:00Z">
        <w:r w:rsidRPr="001735AD">
          <w:rPr>
            <w:rFonts w:ascii="Calibri" w:hAnsi="Calibri" w:cs="Calibri"/>
            <w:b/>
            <w:bCs/>
            <w:lang w:val="it-IT"/>
          </w:rPr>
          <w:t>SOTA</w:t>
        </w:r>
        <w:proofErr w:type="gramStart"/>
        <w:r>
          <w:rPr>
            <w:rFonts w:ascii="Calibri" w:hAnsi="Calibri" w:cs="Calibri"/>
            <w:b/>
            <w:bCs/>
            <w:lang w:val="it-IT"/>
          </w:rPr>
          <w:t>26</w:t>
        </w:r>
        <w:r w:rsidRPr="001735AD">
          <w:rPr>
            <w:rFonts w:ascii="Calibri" w:hAnsi="Calibri" w:cs="Calibri"/>
            <w:b/>
            <w:bCs/>
            <w:lang w:val="it-IT"/>
          </w:rPr>
          <w:t xml:space="preserve"> :</w:t>
        </w:r>
        <w:proofErr w:type="gramEnd"/>
        <w:r w:rsidRPr="001735AD">
          <w:rPr>
            <w:rFonts w:ascii="Calibri" w:hAnsi="Calibri" w:cs="Calibri"/>
            <w:b/>
            <w:bCs/>
            <w:lang w:val="it-IT"/>
          </w:rPr>
          <w:t xml:space="preserve"> Numero di cellulare</w:t>
        </w:r>
      </w:ins>
    </w:p>
    <w:p w14:paraId="5BD83CAB" w14:textId="4DB290F0" w:rsidR="0003605D" w:rsidRPr="001735AD" w:rsidRDefault="0003605D" w:rsidP="0003605D">
      <w:pPr>
        <w:rPr>
          <w:ins w:id="286" w:author="Martina Nolletti" w:date="2021-02-07T09:56:00Z"/>
          <w:rFonts w:ascii="Calibri" w:hAnsi="Calibri" w:cs="Calibri"/>
          <w:i/>
          <w:iCs/>
          <w:u w:val="single"/>
          <w:lang w:val="it-IT"/>
        </w:rPr>
      </w:pPr>
      <w:ins w:id="287" w:author="Martina Nolletti" w:date="2021-02-07T09:56:00Z">
        <w:r w:rsidRPr="001735AD">
          <w:rPr>
            <w:rFonts w:ascii="Calibri" w:hAnsi="Calibri" w:cs="Calibri"/>
            <w:i/>
            <w:iCs/>
            <w:u w:val="single"/>
            <w:lang w:val="it-IT"/>
          </w:rPr>
          <w:t>Soluzione:</w:t>
        </w:r>
      </w:ins>
    </w:p>
    <w:p w14:paraId="6A17449E" w14:textId="60E6838B" w:rsidR="008519AB" w:rsidRPr="00BF5ECE" w:rsidRDefault="00411430" w:rsidP="0003605D">
      <w:pPr>
        <w:rPr>
          <w:ins w:id="288" w:author="Martina Nolletti" w:date="2021-02-08T21:09:00Z"/>
          <w:rFonts w:ascii="Calibri" w:hAnsi="Calibri" w:cs="Calibri"/>
          <w:lang w:val="it-IT"/>
          <w:rPrChange w:id="289" w:author="Martina Nolletti" w:date="2021-02-08T21:50:00Z">
            <w:rPr>
              <w:ins w:id="290" w:author="Martina Nolletti" w:date="2021-02-08T21:09:00Z"/>
              <w:rFonts w:ascii="Calibri" w:hAnsi="Calibri" w:cs="Calibri"/>
              <w:i/>
              <w:iCs/>
              <w:u w:val="single"/>
              <w:lang w:val="it-IT"/>
            </w:rPr>
          </w:rPrChange>
        </w:rPr>
      </w:pPr>
      <w:ins w:id="291" w:author="Martina Nolletti" w:date="2021-02-08T19:17:00Z">
        <w:r w:rsidRPr="00411430">
          <w:rPr>
            <w:rFonts w:ascii="Calibri" w:hAnsi="Calibri" w:cs="Calibri"/>
            <w:lang w:val="it-IT"/>
            <w:rPrChange w:id="292" w:author="Martina Nolletti" w:date="2021-02-08T19:18:00Z">
              <w:rPr>
                <w:rFonts w:ascii="Calibri" w:hAnsi="Calibri" w:cs="Calibri"/>
                <w:b/>
                <w:bCs/>
                <w:lang w:val="it-IT"/>
              </w:rPr>
            </w:rPrChange>
          </w:rPr>
          <w:t>Abbiamo deciso di semplificare il database</w:t>
        </w:r>
      </w:ins>
      <w:ins w:id="293" w:author="Martina Nolletti" w:date="2021-02-08T19:18:00Z">
        <w:r>
          <w:rPr>
            <w:rFonts w:ascii="Calibri" w:hAnsi="Calibri" w:cs="Calibri"/>
            <w:lang w:val="it-IT"/>
          </w:rPr>
          <w:t xml:space="preserve"> riducendone le dimensioni. M</w:t>
        </w:r>
      </w:ins>
      <w:ins w:id="294" w:author="Martina Nolletti" w:date="2021-02-08T19:17:00Z">
        <w:r w:rsidRPr="00411430">
          <w:rPr>
            <w:rFonts w:ascii="Calibri" w:hAnsi="Calibri" w:cs="Calibri"/>
            <w:lang w:val="it-IT"/>
            <w:rPrChange w:id="295" w:author="Martina Nolletti" w:date="2021-02-08T19:18:00Z">
              <w:rPr>
                <w:rFonts w:ascii="Calibri" w:hAnsi="Calibri" w:cs="Calibri"/>
                <w:b/>
                <w:bCs/>
                <w:lang w:val="it-IT"/>
              </w:rPr>
            </w:rPrChange>
          </w:rPr>
          <w:t xml:space="preserve">olti dei dati </w:t>
        </w:r>
      </w:ins>
      <w:ins w:id="296" w:author="Martina Nolletti" w:date="2021-02-08T19:18:00Z">
        <w:r>
          <w:rPr>
            <w:rFonts w:ascii="Calibri" w:hAnsi="Calibri" w:cs="Calibri"/>
            <w:lang w:val="it-IT"/>
          </w:rPr>
          <w:t>sono stati</w:t>
        </w:r>
      </w:ins>
      <w:ins w:id="297" w:author="Martina Nolletti" w:date="2021-02-08T19:17:00Z">
        <w:r w:rsidRPr="00411430">
          <w:rPr>
            <w:rFonts w:ascii="Calibri" w:hAnsi="Calibri" w:cs="Calibri"/>
            <w:lang w:val="it-IT"/>
            <w:rPrChange w:id="298" w:author="Martina Nolletti" w:date="2021-02-08T19:18:00Z">
              <w:rPr>
                <w:rFonts w:ascii="Calibri" w:hAnsi="Calibri" w:cs="Calibri"/>
                <w:b/>
                <w:bCs/>
                <w:lang w:val="it-IT"/>
              </w:rPr>
            </w:rPrChange>
          </w:rPr>
          <w:t xml:space="preserve"> descritti </w:t>
        </w:r>
      </w:ins>
      <w:ins w:id="299" w:author="Martina Nolletti" w:date="2021-02-08T19:19:00Z">
        <w:r w:rsidR="008A4B4E">
          <w:rPr>
            <w:rFonts w:ascii="Calibri" w:hAnsi="Calibri" w:cs="Calibri"/>
            <w:lang w:val="it-IT"/>
          </w:rPr>
          <w:t xml:space="preserve">in maniera efficiente </w:t>
        </w:r>
      </w:ins>
      <w:ins w:id="300" w:author="Martina Nolletti" w:date="2021-02-08T19:17:00Z">
        <w:r w:rsidRPr="00411430">
          <w:rPr>
            <w:rFonts w:ascii="Calibri" w:hAnsi="Calibri" w:cs="Calibri"/>
            <w:lang w:val="it-IT"/>
            <w:rPrChange w:id="301" w:author="Martina Nolletti" w:date="2021-02-08T19:18:00Z">
              <w:rPr>
                <w:rFonts w:ascii="Calibri" w:hAnsi="Calibri" w:cs="Calibri"/>
                <w:b/>
                <w:bCs/>
                <w:lang w:val="it-IT"/>
              </w:rPr>
            </w:rPrChange>
          </w:rPr>
          <w:t>con un minor numero di tabelle rispetto alla soluz</w:t>
        </w:r>
      </w:ins>
      <w:ins w:id="302" w:author="Martina Nolletti" w:date="2021-02-08T19:18:00Z">
        <w:r w:rsidRPr="00411430">
          <w:rPr>
            <w:rFonts w:ascii="Calibri" w:hAnsi="Calibri" w:cs="Calibri"/>
            <w:lang w:val="it-IT"/>
            <w:rPrChange w:id="303" w:author="Martina Nolletti" w:date="2021-02-08T19:18:00Z">
              <w:rPr>
                <w:rFonts w:ascii="Calibri" w:hAnsi="Calibri" w:cs="Calibri"/>
                <w:b/>
                <w:bCs/>
                <w:lang w:val="it-IT"/>
              </w:rPr>
            </w:rPrChange>
          </w:rPr>
          <w:t>ione iniziale.</w:t>
        </w:r>
      </w:ins>
    </w:p>
    <w:p w14:paraId="0767E170" w14:textId="77777777" w:rsidR="00D47C60" w:rsidRDefault="0003605D" w:rsidP="00D47C60">
      <w:pPr>
        <w:rPr>
          <w:ins w:id="304" w:author="Martina Nolletti" w:date="2021-02-08T21:33:00Z"/>
          <w:rFonts w:ascii="Calibri" w:hAnsi="Calibri" w:cs="Calibri"/>
          <w:lang w:val="it-IT"/>
        </w:rPr>
      </w:pPr>
      <w:ins w:id="305" w:author="Martina Nolletti" w:date="2021-02-07T09:56:00Z">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ins>
    </w:p>
    <w:p w14:paraId="5CF19A56" w14:textId="3BBAC6C2" w:rsidR="00D47C60" w:rsidRPr="00D47C60" w:rsidRDefault="00D47C60">
      <w:pPr>
        <w:numPr>
          <w:ilvl w:val="0"/>
          <w:numId w:val="96"/>
        </w:numPr>
        <w:rPr>
          <w:ins w:id="306" w:author="Martina Nolletti" w:date="2021-02-08T21:33:00Z"/>
          <w:rFonts w:ascii="Calibri" w:hAnsi="Calibri" w:cs="Calibri"/>
          <w:b/>
          <w:bCs/>
          <w:lang w:val="it-IT"/>
          <w:rPrChange w:id="307" w:author="Martina Nolletti" w:date="2021-02-08T21:33:00Z">
            <w:rPr>
              <w:ins w:id="308" w:author="Martina Nolletti" w:date="2021-02-08T21:33:00Z"/>
              <w:rFonts w:ascii="Calibri" w:hAnsi="Calibri" w:cs="Calibri"/>
              <w:b/>
              <w:bCs/>
              <w:color w:val="FF0000"/>
              <w:lang w:val="it-IT"/>
            </w:rPr>
          </w:rPrChange>
        </w:rPr>
        <w:pPrChange w:id="309" w:author="Martina Nolletti" w:date="2021-02-08T21:33:00Z">
          <w:pPr/>
        </w:pPrChange>
      </w:pPr>
      <w:ins w:id="310" w:author="Martina Nolletti" w:date="2021-02-08T21:33:00Z">
        <w:r w:rsidRPr="00D47C60">
          <w:rPr>
            <w:rFonts w:ascii="Calibri" w:hAnsi="Calibri" w:cs="Calibri"/>
            <w:b/>
            <w:bCs/>
            <w:lang w:val="it-IT"/>
            <w:rPrChange w:id="311" w:author="Martina Nolletti" w:date="2021-02-08T21:33:00Z">
              <w:rPr>
                <w:rFonts w:ascii="Calibri" w:hAnsi="Calibri" w:cs="Calibri"/>
                <w:b/>
                <w:bCs/>
                <w:color w:val="FF0000"/>
                <w:lang w:val="it-IT"/>
              </w:rPr>
            </w:rPrChange>
          </w:rPr>
          <w:t>D1) Come memorizzare i dati all’interno del Database?</w:t>
        </w:r>
      </w:ins>
    </w:p>
    <w:p w14:paraId="0EEE1622" w14:textId="0CFDDA46" w:rsidR="00D47C60" w:rsidRDefault="00D47C60" w:rsidP="00D47C60">
      <w:pPr>
        <w:numPr>
          <w:ilvl w:val="0"/>
          <w:numId w:val="96"/>
        </w:numPr>
        <w:rPr>
          <w:ins w:id="312" w:author="Martina Nolletti" w:date="2021-02-08T21:34:00Z"/>
          <w:rFonts w:ascii="Calibri" w:hAnsi="Calibri" w:cs="Calibri"/>
          <w:b/>
          <w:bCs/>
          <w:lang w:val="it-IT"/>
        </w:rPr>
      </w:pPr>
      <w:ins w:id="313" w:author="Martina Nolletti" w:date="2021-02-08T21:33:00Z">
        <w:r w:rsidRPr="00D47C60">
          <w:rPr>
            <w:rFonts w:ascii="Calibri" w:hAnsi="Calibri" w:cs="Calibri"/>
            <w:b/>
            <w:bCs/>
            <w:lang w:val="it-IT"/>
            <w:rPrChange w:id="314" w:author="Martina Nolletti" w:date="2021-02-08T21:33:00Z">
              <w:rPr>
                <w:rFonts w:ascii="Calibri" w:hAnsi="Calibri" w:cs="Calibri"/>
                <w:b/>
                <w:bCs/>
                <w:color w:val="FF0000"/>
                <w:lang w:val="it-IT"/>
              </w:rPr>
            </w:rPrChange>
          </w:rPr>
          <w:t>D2) Come viene gestito il sovraccarico del Database?</w:t>
        </w:r>
      </w:ins>
    </w:p>
    <w:p w14:paraId="275FEB8F" w14:textId="77777777" w:rsidR="00D47C60" w:rsidRPr="00D47C60" w:rsidRDefault="00D47C60" w:rsidP="00D47C60">
      <w:pPr>
        <w:numPr>
          <w:ilvl w:val="0"/>
          <w:numId w:val="96"/>
        </w:numPr>
        <w:rPr>
          <w:ins w:id="315" w:author="Martina Nolletti" w:date="2021-02-08T21:34:00Z"/>
          <w:rFonts w:ascii="Calibri" w:hAnsi="Calibri" w:cs="Calibri"/>
          <w:b/>
          <w:bCs/>
          <w:lang w:val="it-IT"/>
          <w:rPrChange w:id="316" w:author="Martina Nolletti" w:date="2021-02-08T21:36:00Z">
            <w:rPr>
              <w:ins w:id="317" w:author="Martina Nolletti" w:date="2021-02-08T21:34:00Z"/>
              <w:rFonts w:ascii="Calibri" w:hAnsi="Calibri" w:cs="Calibri"/>
              <w:b/>
              <w:bCs/>
              <w:color w:val="FF0000"/>
              <w:lang w:val="it-IT"/>
            </w:rPr>
          </w:rPrChange>
        </w:rPr>
      </w:pPr>
      <w:ins w:id="318" w:author="Martina Nolletti" w:date="2021-02-08T21:34:00Z">
        <w:r w:rsidRPr="00D47C60">
          <w:rPr>
            <w:rFonts w:ascii="Calibri" w:hAnsi="Calibri" w:cs="Calibri"/>
            <w:b/>
            <w:bCs/>
            <w:lang w:val="it-IT"/>
            <w:rPrChange w:id="319" w:author="Martina Nolletti" w:date="2021-02-08T21:36:00Z">
              <w:rPr>
                <w:rFonts w:ascii="Calibri" w:hAnsi="Calibri" w:cs="Calibri"/>
                <w:b/>
                <w:bCs/>
                <w:color w:val="FF0000"/>
                <w:lang w:val="it-IT"/>
              </w:rPr>
            </w:rPrChange>
          </w:rPr>
          <w:t>D3) Come viene garantita l’unicità e la non modificabilità del voto?</w:t>
        </w:r>
      </w:ins>
    </w:p>
    <w:p w14:paraId="25DC8D51" w14:textId="77777777" w:rsidR="00D47C60" w:rsidRPr="00D47C60" w:rsidRDefault="00D47C60" w:rsidP="00D47C60">
      <w:pPr>
        <w:numPr>
          <w:ilvl w:val="0"/>
          <w:numId w:val="96"/>
        </w:numPr>
        <w:rPr>
          <w:ins w:id="320" w:author="Martina Nolletti" w:date="2021-02-08T21:34:00Z"/>
          <w:rFonts w:ascii="Calibri" w:hAnsi="Calibri" w:cs="Calibri"/>
          <w:b/>
          <w:bCs/>
          <w:lang w:val="it-IT"/>
          <w:rPrChange w:id="321" w:author="Martina Nolletti" w:date="2021-02-08T21:36:00Z">
            <w:rPr>
              <w:ins w:id="322" w:author="Martina Nolletti" w:date="2021-02-08T21:34:00Z"/>
              <w:rFonts w:ascii="Calibri" w:hAnsi="Calibri" w:cs="Calibri"/>
              <w:b/>
              <w:bCs/>
              <w:color w:val="FF0000"/>
              <w:lang w:val="it-IT"/>
            </w:rPr>
          </w:rPrChange>
        </w:rPr>
      </w:pPr>
      <w:ins w:id="323" w:author="Martina Nolletti" w:date="2021-02-08T21:34:00Z">
        <w:r w:rsidRPr="00D47C60">
          <w:rPr>
            <w:rFonts w:ascii="Calibri" w:hAnsi="Calibri" w:cs="Calibri"/>
            <w:b/>
            <w:bCs/>
            <w:lang w:val="it-IT"/>
            <w:rPrChange w:id="324" w:author="Martina Nolletti" w:date="2021-02-08T21:36:00Z">
              <w:rPr>
                <w:rFonts w:ascii="Calibri" w:hAnsi="Calibri" w:cs="Calibri"/>
                <w:b/>
                <w:bCs/>
                <w:color w:val="FF0000"/>
                <w:lang w:val="it-IT"/>
              </w:rPr>
            </w:rPrChange>
          </w:rPr>
          <w:t>D4) Come viene garantita la segretezza del voto online?</w:t>
        </w:r>
      </w:ins>
    </w:p>
    <w:p w14:paraId="4E3B18F8" w14:textId="15288766" w:rsidR="0003605D" w:rsidRPr="00D47C60" w:rsidRDefault="00D47C60">
      <w:pPr>
        <w:numPr>
          <w:ilvl w:val="0"/>
          <w:numId w:val="96"/>
        </w:numPr>
        <w:rPr>
          <w:ins w:id="325" w:author="Martina Nolletti" w:date="2021-02-07T09:56:00Z"/>
          <w:rFonts w:ascii="Calibri" w:hAnsi="Calibri" w:cs="Calibri"/>
          <w:b/>
          <w:bCs/>
          <w:lang w:val="it-IT"/>
        </w:rPr>
        <w:pPrChange w:id="326" w:author="Martina Nolletti" w:date="2021-02-08T21:36:00Z">
          <w:pPr/>
        </w:pPrChange>
      </w:pPr>
      <w:ins w:id="327" w:author="Martina Nolletti" w:date="2021-02-08T21:34:00Z">
        <w:r w:rsidRPr="00D47C60">
          <w:rPr>
            <w:rFonts w:ascii="Calibri" w:hAnsi="Calibri" w:cs="Calibri"/>
            <w:b/>
            <w:bCs/>
            <w:lang w:val="it-IT"/>
            <w:rPrChange w:id="328" w:author="Martina Nolletti" w:date="2021-02-08T21:36:00Z">
              <w:rPr>
                <w:rFonts w:ascii="Calibri" w:hAnsi="Calibri" w:cs="Calibri"/>
                <w:b/>
                <w:bCs/>
                <w:color w:val="FF0000"/>
                <w:lang w:val="it-IT"/>
              </w:rPr>
            </w:rPrChange>
          </w:rPr>
          <w:t xml:space="preserve">D6) Come vengono gestite le diverse tipologie di utenze? </w:t>
        </w:r>
      </w:ins>
    </w:p>
    <w:p w14:paraId="0EB1F955" w14:textId="4FBD891B" w:rsidR="005E0F52" w:rsidRPr="00380584" w:rsidRDefault="005E0F52" w:rsidP="001735AD">
      <w:pPr>
        <w:rPr>
          <w:ins w:id="329" w:author="Martina Nolletti" w:date="2021-02-07T09:57:00Z"/>
          <w:b/>
          <w:bCs/>
          <w:color w:val="FF0000"/>
          <w:u w:val="single"/>
          <w:lang w:val="it-IT"/>
          <w:rPrChange w:id="330" w:author="Martina Nolletti" w:date="2021-02-08T21:57:00Z">
            <w:rPr>
              <w:ins w:id="331" w:author="Martina Nolletti" w:date="2021-02-07T09:57:00Z"/>
              <w:b/>
              <w:bCs/>
              <w:color w:val="FF0000"/>
              <w:sz w:val="44"/>
              <w:szCs w:val="44"/>
              <w:u w:val="single"/>
              <w:lang w:val="it-IT"/>
            </w:rPr>
          </w:rPrChange>
        </w:rPr>
      </w:pPr>
    </w:p>
    <w:p w14:paraId="324DDEB6" w14:textId="5F635A1C" w:rsidR="00653BD2" w:rsidRPr="00CB7D22" w:rsidRDefault="00653BD2">
      <w:pPr>
        <w:numPr>
          <w:ilvl w:val="0"/>
          <w:numId w:val="38"/>
        </w:numPr>
        <w:rPr>
          <w:ins w:id="332" w:author="Martina Nolletti" w:date="2021-02-07T09:57:00Z"/>
          <w:rFonts w:ascii="Calibri" w:hAnsi="Calibri" w:cs="Calibri"/>
          <w:b/>
          <w:bCs/>
          <w:sz w:val="28"/>
          <w:szCs w:val="28"/>
          <w:lang w:val="it-IT"/>
        </w:rPr>
        <w:pPrChange w:id="333" w:author="Martina Nolletti" w:date="2021-02-07T10:56:00Z">
          <w:pPr>
            <w:numPr>
              <w:numId w:val="33"/>
            </w:numPr>
            <w:ind w:left="360" w:hanging="360"/>
          </w:pPr>
        </w:pPrChange>
      </w:pPr>
      <w:ins w:id="334" w:author="Martina Nolletti" w:date="2021-02-07T09:57:00Z">
        <w:r w:rsidRPr="001735AD">
          <w:rPr>
            <w:rFonts w:ascii="Calibri" w:hAnsi="Calibri" w:cs="Calibri"/>
            <w:b/>
            <w:bCs/>
            <w:sz w:val="28"/>
            <w:szCs w:val="28"/>
            <w:lang w:val="it-IT"/>
          </w:rPr>
          <w:t>C</w:t>
        </w:r>
        <w:r>
          <w:rPr>
            <w:rFonts w:ascii="Calibri" w:hAnsi="Calibri" w:cs="Calibri"/>
            <w:b/>
            <w:bCs/>
            <w:sz w:val="28"/>
            <w:szCs w:val="28"/>
            <w:lang w:val="it-IT"/>
          </w:rPr>
          <w:t>8</w:t>
        </w:r>
        <w:r w:rsidRPr="001735AD">
          <w:rPr>
            <w:rFonts w:ascii="Calibri" w:hAnsi="Calibri" w:cs="Calibri"/>
            <w:b/>
            <w:bCs/>
            <w:sz w:val="28"/>
            <w:szCs w:val="28"/>
            <w:lang w:val="it-IT"/>
          </w:rPr>
          <w:t xml:space="preserve">) </w:t>
        </w:r>
      </w:ins>
      <w:ins w:id="335" w:author="Martina Nolletti" w:date="2021-02-08T19:26:00Z">
        <w:r w:rsidR="00CB7D22" w:rsidRPr="00CB7D22">
          <w:rPr>
            <w:rFonts w:ascii="Calibri" w:hAnsi="Calibri" w:cs="Calibri"/>
            <w:b/>
            <w:bCs/>
            <w:sz w:val="28"/>
            <w:szCs w:val="28"/>
            <w:lang w:val="it-IT"/>
            <w:rPrChange w:id="336" w:author="Martina Nolletti" w:date="2021-02-08T19:26:00Z">
              <w:rPr>
                <w:rFonts w:ascii="Calibri" w:hAnsi="Calibri" w:cs="Calibri"/>
                <w:lang w:val="it-IT"/>
              </w:rPr>
            </w:rPrChange>
          </w:rPr>
          <w:t>Gestione e implementazione votazione online</w:t>
        </w:r>
      </w:ins>
    </w:p>
    <w:p w14:paraId="7065C248" w14:textId="77777777" w:rsidR="00653BD2" w:rsidRPr="001735AD" w:rsidRDefault="00653BD2" w:rsidP="00653BD2">
      <w:pPr>
        <w:rPr>
          <w:ins w:id="337" w:author="Martina Nolletti" w:date="2021-02-07T09:57:00Z"/>
          <w:rFonts w:ascii="Calibri" w:hAnsi="Calibri" w:cs="Calibri"/>
          <w:i/>
          <w:iCs/>
          <w:u w:val="single"/>
          <w:lang w:val="it-IT"/>
        </w:rPr>
      </w:pPr>
      <w:ins w:id="338" w:author="Martina Nolletti" w:date="2021-02-07T09:57:00Z">
        <w:r w:rsidRPr="001735AD">
          <w:rPr>
            <w:rFonts w:ascii="Calibri" w:hAnsi="Calibri" w:cs="Calibri"/>
            <w:i/>
            <w:iCs/>
            <w:u w:val="single"/>
            <w:lang w:val="it-IT"/>
          </w:rPr>
          <w:t>Descrizione:</w:t>
        </w:r>
      </w:ins>
    </w:p>
    <w:p w14:paraId="1DC597C8" w14:textId="065145DD" w:rsidR="008519AB" w:rsidRPr="00BF5ECE" w:rsidRDefault="00612460" w:rsidP="00653BD2">
      <w:pPr>
        <w:rPr>
          <w:ins w:id="339" w:author="Martina Nolletti" w:date="2021-02-08T21:09:00Z"/>
          <w:rFonts w:ascii="Calibri" w:hAnsi="Calibri" w:cs="Calibri"/>
          <w:lang w:val="it-IT"/>
          <w:rPrChange w:id="340" w:author="Martina Nolletti" w:date="2021-02-08T21:50:00Z">
            <w:rPr>
              <w:ins w:id="341" w:author="Martina Nolletti" w:date="2021-02-08T21:09:00Z"/>
              <w:rFonts w:ascii="Calibri" w:hAnsi="Calibri" w:cs="Calibri"/>
              <w:i/>
              <w:iCs/>
              <w:u w:val="single"/>
              <w:lang w:val="it-IT"/>
            </w:rPr>
          </w:rPrChange>
        </w:rPr>
      </w:pPr>
      <w:ins w:id="342" w:author="Martina Nolletti" w:date="2021-02-08T19:19:00Z">
        <w:r>
          <w:rPr>
            <w:rFonts w:ascii="Calibri" w:hAnsi="Calibri" w:cs="Calibri"/>
            <w:lang w:val="it-IT"/>
          </w:rPr>
          <w:t>La gestione de</w:t>
        </w:r>
      </w:ins>
      <w:ins w:id="343" w:author="Martina Nolletti" w:date="2021-02-08T19:27:00Z">
        <w:r w:rsidR="00CB7D22">
          <w:rPr>
            <w:rFonts w:ascii="Calibri" w:hAnsi="Calibri" w:cs="Calibri"/>
            <w:lang w:val="it-IT"/>
          </w:rPr>
          <w:t xml:space="preserve">lla votazione online </w:t>
        </w:r>
      </w:ins>
      <w:ins w:id="344" w:author="Martina Nolletti" w:date="2021-02-08T19:19:00Z">
        <w:r>
          <w:rPr>
            <w:rFonts w:ascii="Calibri" w:hAnsi="Calibri" w:cs="Calibri"/>
            <w:lang w:val="it-IT"/>
          </w:rPr>
          <w:t>presentava difficoltà s</w:t>
        </w:r>
      </w:ins>
      <w:ins w:id="345" w:author="Martina Nolletti" w:date="2021-02-08T19:27:00Z">
        <w:r w:rsidR="00CB7D22">
          <w:rPr>
            <w:rFonts w:ascii="Calibri" w:hAnsi="Calibri" w:cs="Calibri"/>
            <w:lang w:val="it-IT"/>
          </w:rPr>
          <w:t>ia su</w:t>
        </w:r>
      </w:ins>
      <w:ins w:id="346" w:author="Martina Nolletti" w:date="2021-02-08T19:20:00Z">
        <w:r>
          <w:rPr>
            <w:rFonts w:ascii="Calibri" w:hAnsi="Calibri" w:cs="Calibri"/>
            <w:lang w:val="it-IT"/>
          </w:rPr>
          <w:t>ll’implementazione del numero</w:t>
        </w:r>
      </w:ins>
      <w:ins w:id="347" w:author="Martina Nolletti" w:date="2021-02-08T19:19:00Z">
        <w:r>
          <w:rPr>
            <w:rFonts w:ascii="Calibri" w:hAnsi="Calibri" w:cs="Calibri"/>
            <w:lang w:val="it-IT"/>
          </w:rPr>
          <w:t xml:space="preserve"> </w:t>
        </w:r>
      </w:ins>
      <w:ins w:id="348" w:author="Martina Nolletti" w:date="2021-02-08T19:20:00Z">
        <w:r>
          <w:rPr>
            <w:rFonts w:ascii="Calibri" w:hAnsi="Calibri" w:cs="Calibri"/>
            <w:lang w:val="it-IT"/>
          </w:rPr>
          <w:t xml:space="preserve">variabile </w:t>
        </w:r>
      </w:ins>
      <w:ins w:id="349" w:author="Martina Nolletti" w:date="2021-02-08T19:27:00Z">
        <w:r w:rsidR="00CB7D22">
          <w:rPr>
            <w:rFonts w:ascii="Calibri" w:hAnsi="Calibri" w:cs="Calibri"/>
            <w:lang w:val="it-IT"/>
          </w:rPr>
          <w:t>dei candidati</w:t>
        </w:r>
      </w:ins>
      <w:ins w:id="350" w:author="Martina Nolletti" w:date="2021-02-08T19:20:00Z">
        <w:r>
          <w:rPr>
            <w:rFonts w:ascii="Calibri" w:hAnsi="Calibri" w:cs="Calibri"/>
            <w:lang w:val="it-IT"/>
          </w:rPr>
          <w:t xml:space="preserve"> </w:t>
        </w:r>
      </w:ins>
      <w:ins w:id="351" w:author="Martina Nolletti" w:date="2021-02-08T19:27:00Z">
        <w:r w:rsidR="00CB7D22">
          <w:rPr>
            <w:rFonts w:ascii="Calibri" w:hAnsi="Calibri" w:cs="Calibri"/>
            <w:lang w:val="it-IT"/>
          </w:rPr>
          <w:t>e sul num</w:t>
        </w:r>
      </w:ins>
      <w:ins w:id="352" w:author="Martina Nolletti" w:date="2021-02-08T19:28:00Z">
        <w:r w:rsidR="00CB7D22">
          <w:rPr>
            <w:rFonts w:ascii="Calibri" w:hAnsi="Calibri" w:cs="Calibri"/>
            <w:lang w:val="it-IT"/>
          </w:rPr>
          <w:t>ero di preferenze esprimibili per un determinato evento</w:t>
        </w:r>
      </w:ins>
      <w:ins w:id="353" w:author="Martina Nolletti" w:date="2021-02-08T19:20:00Z">
        <w:r>
          <w:rPr>
            <w:rFonts w:ascii="Calibri" w:hAnsi="Calibri" w:cs="Calibri"/>
            <w:lang w:val="it-IT"/>
          </w:rPr>
          <w:t xml:space="preserve">. </w:t>
        </w:r>
      </w:ins>
    </w:p>
    <w:p w14:paraId="183396AC" w14:textId="19B05BFC" w:rsidR="00653BD2" w:rsidRPr="001735AD" w:rsidRDefault="00653BD2" w:rsidP="00653BD2">
      <w:pPr>
        <w:rPr>
          <w:ins w:id="354" w:author="Martina Nolletti" w:date="2021-02-07T09:57:00Z"/>
          <w:rFonts w:ascii="Calibri" w:hAnsi="Calibri" w:cs="Calibri"/>
          <w:i/>
          <w:iCs/>
          <w:u w:val="single"/>
          <w:lang w:val="it-IT"/>
        </w:rPr>
      </w:pPr>
      <w:ins w:id="355" w:author="Martina Nolletti" w:date="2021-02-07T09:57:00Z">
        <w:r w:rsidRPr="001735AD">
          <w:rPr>
            <w:rFonts w:ascii="Calibri" w:hAnsi="Calibri" w:cs="Calibri"/>
            <w:i/>
            <w:iCs/>
            <w:u w:val="single"/>
            <w:lang w:val="it-IT"/>
          </w:rPr>
          <w:t>Riferimento ai RF, RNF o alle funzionalità:</w:t>
        </w:r>
      </w:ins>
    </w:p>
    <w:p w14:paraId="0E280753" w14:textId="0BF323AE" w:rsidR="00653BD2" w:rsidRPr="001735AD" w:rsidRDefault="00653BD2" w:rsidP="00653BD2">
      <w:pPr>
        <w:rPr>
          <w:ins w:id="356" w:author="Martina Nolletti" w:date="2021-02-07T09:57:00Z"/>
          <w:rFonts w:ascii="Calibri" w:hAnsi="Calibri" w:cs="Calibri"/>
          <w:lang w:val="it-IT"/>
        </w:rPr>
      </w:pPr>
      <w:ins w:id="357" w:author="Martina Nolletti" w:date="2021-02-07T09:57:00Z">
        <w:r w:rsidRPr="001735AD">
          <w:rPr>
            <w:rFonts w:ascii="Calibri" w:hAnsi="Calibri" w:cs="Calibri"/>
            <w:lang w:val="it-IT"/>
          </w:rPr>
          <w:t xml:space="preserve">Questo </w:t>
        </w:r>
        <w:proofErr w:type="spellStart"/>
        <w:r w:rsidRPr="001735AD">
          <w:rPr>
            <w:rFonts w:ascii="Calibri" w:hAnsi="Calibri" w:cs="Calibri"/>
            <w:lang w:val="it-IT"/>
          </w:rPr>
          <w:t>challenging</w:t>
        </w:r>
        <w:proofErr w:type="spellEnd"/>
        <w:r w:rsidRPr="001735AD">
          <w:rPr>
            <w:rFonts w:ascii="Calibri" w:hAnsi="Calibri" w:cs="Calibri"/>
            <w:lang w:val="it-IT"/>
          </w:rPr>
          <w:t xml:space="preserve"> prende come riferimento i</w:t>
        </w:r>
      </w:ins>
      <w:ins w:id="358" w:author="Martina Nolletti" w:date="2021-02-08T21:39:00Z">
        <w:r w:rsidR="00AA730E">
          <w:rPr>
            <w:rFonts w:ascii="Calibri" w:hAnsi="Calibri" w:cs="Calibri"/>
            <w:lang w:val="it-IT"/>
          </w:rPr>
          <w:t xml:space="preserve"> </w:t>
        </w:r>
      </w:ins>
      <w:ins w:id="359" w:author="Martina Nolletti" w:date="2021-02-07T09:57:00Z">
        <w:r w:rsidRPr="001735AD">
          <w:rPr>
            <w:rFonts w:ascii="Calibri" w:hAnsi="Calibri" w:cs="Calibri"/>
            <w:lang w:val="it-IT"/>
          </w:rPr>
          <w:t>requisit</w:t>
        </w:r>
      </w:ins>
      <w:ins w:id="360" w:author="Martina Nolletti" w:date="2021-02-08T21:39:00Z">
        <w:r w:rsidR="00AA730E">
          <w:rPr>
            <w:rFonts w:ascii="Calibri" w:hAnsi="Calibri" w:cs="Calibri"/>
            <w:lang w:val="it-IT"/>
          </w:rPr>
          <w:t xml:space="preserve">i funzionali e </w:t>
        </w:r>
      </w:ins>
      <w:ins w:id="361" w:author="Martina Nolletti" w:date="2021-02-07T09:57:00Z">
        <w:r w:rsidRPr="001735AD">
          <w:rPr>
            <w:rFonts w:ascii="Calibri" w:hAnsi="Calibri" w:cs="Calibri"/>
            <w:lang w:val="it-IT"/>
          </w:rPr>
          <w:t>non funzional</w:t>
        </w:r>
      </w:ins>
      <w:ins w:id="362" w:author="Martina Nolletti" w:date="2021-02-08T21:39:00Z">
        <w:r w:rsidR="00AA730E">
          <w:rPr>
            <w:rFonts w:ascii="Calibri" w:hAnsi="Calibri" w:cs="Calibri"/>
            <w:lang w:val="it-IT"/>
          </w:rPr>
          <w:t>i</w:t>
        </w:r>
      </w:ins>
      <w:ins w:id="363" w:author="Martina Nolletti" w:date="2021-02-07T09:57:00Z">
        <w:r w:rsidRPr="001735AD">
          <w:rPr>
            <w:rFonts w:ascii="Calibri" w:hAnsi="Calibri" w:cs="Calibri"/>
            <w:lang w:val="it-IT"/>
          </w:rPr>
          <w:t xml:space="preserve"> (</w:t>
        </w:r>
      </w:ins>
      <w:ins w:id="364" w:author="Martina Nolletti" w:date="2021-02-08T21:39:00Z">
        <w:r w:rsidR="00AA730E">
          <w:rPr>
            <w:rFonts w:ascii="Calibri" w:hAnsi="Calibri" w:cs="Calibri"/>
            <w:lang w:val="it-IT"/>
          </w:rPr>
          <w:t xml:space="preserve">RF, </w:t>
        </w:r>
      </w:ins>
      <w:ins w:id="365" w:author="Martina Nolletti" w:date="2021-02-07T09:57:00Z">
        <w:r w:rsidRPr="001735AD">
          <w:rPr>
            <w:rFonts w:ascii="Calibri" w:hAnsi="Calibri" w:cs="Calibri"/>
            <w:lang w:val="it-IT"/>
          </w:rPr>
          <w:t>RNF):</w:t>
        </w:r>
      </w:ins>
    </w:p>
    <w:p w14:paraId="2D475960" w14:textId="77777777" w:rsidR="00AA730E" w:rsidRPr="001735AD" w:rsidRDefault="00AA730E" w:rsidP="00AA730E">
      <w:pPr>
        <w:numPr>
          <w:ilvl w:val="0"/>
          <w:numId w:val="32"/>
        </w:numPr>
        <w:rPr>
          <w:ins w:id="366" w:author="Martina Nolletti" w:date="2021-02-08T21:39:00Z"/>
          <w:rFonts w:ascii="Calibri" w:hAnsi="Calibri" w:cs="Calibri"/>
          <w:b/>
          <w:bCs/>
          <w:lang w:val="it-IT"/>
        </w:rPr>
      </w:pPr>
      <w:ins w:id="367" w:author="Martina Nolletti" w:date="2021-02-08T21:39:00Z">
        <w:r w:rsidRPr="001735AD">
          <w:rPr>
            <w:rFonts w:ascii="Calibri" w:hAnsi="Calibri" w:cs="Calibri"/>
            <w:b/>
            <w:bCs/>
            <w:lang w:val="it-IT"/>
          </w:rPr>
          <w:t>RF5: Votazione online</w:t>
        </w:r>
      </w:ins>
    </w:p>
    <w:p w14:paraId="0AAE6883" w14:textId="77777777" w:rsidR="00AA730E" w:rsidRPr="001735AD" w:rsidRDefault="00AA730E" w:rsidP="00AA730E">
      <w:pPr>
        <w:numPr>
          <w:ilvl w:val="0"/>
          <w:numId w:val="32"/>
        </w:numPr>
        <w:rPr>
          <w:ins w:id="368" w:author="Martina Nolletti" w:date="2021-02-08T21:40:00Z"/>
          <w:rFonts w:ascii="Calibri" w:hAnsi="Calibri" w:cs="Calibri"/>
          <w:b/>
          <w:bCs/>
          <w:lang w:val="it-IT"/>
        </w:rPr>
      </w:pPr>
      <w:ins w:id="369" w:author="Martina Nolletti" w:date="2021-02-08T21:40:00Z">
        <w:r w:rsidRPr="001735AD">
          <w:rPr>
            <w:rFonts w:ascii="Calibri" w:hAnsi="Calibri" w:cs="Calibri"/>
            <w:b/>
            <w:bCs/>
            <w:lang w:val="it-IT"/>
          </w:rPr>
          <w:t>RNF1: SEGRETEZZA DEL VOTO</w:t>
        </w:r>
      </w:ins>
    </w:p>
    <w:p w14:paraId="1233A69D" w14:textId="3D57EEBA" w:rsidR="00653BD2" w:rsidRPr="00BF5ECE" w:rsidRDefault="00AA730E">
      <w:pPr>
        <w:numPr>
          <w:ilvl w:val="0"/>
          <w:numId w:val="32"/>
        </w:numPr>
        <w:rPr>
          <w:ins w:id="370" w:author="Martina Nolletti" w:date="2021-02-07T09:57:00Z"/>
          <w:rFonts w:ascii="Calibri" w:hAnsi="Calibri" w:cs="Calibri"/>
          <w:b/>
          <w:bCs/>
          <w:lang w:val="it-IT"/>
          <w:rPrChange w:id="371" w:author="Martina Nolletti" w:date="2021-02-08T21:50:00Z">
            <w:rPr>
              <w:ins w:id="372" w:author="Martina Nolletti" w:date="2021-02-07T09:57:00Z"/>
              <w:rFonts w:ascii="Calibri" w:hAnsi="Calibri" w:cs="Calibri"/>
              <w:lang w:val="it-IT"/>
            </w:rPr>
          </w:rPrChange>
        </w:rPr>
        <w:pPrChange w:id="373" w:author="Martina Nolletti" w:date="2021-02-08T21:50:00Z">
          <w:pPr/>
        </w:pPrChange>
      </w:pPr>
      <w:ins w:id="374" w:author="Martina Nolletti" w:date="2021-02-08T21:40:00Z">
        <w:r w:rsidRPr="001735AD">
          <w:rPr>
            <w:rFonts w:ascii="Calibri" w:hAnsi="Calibri" w:cs="Calibri"/>
            <w:b/>
            <w:bCs/>
            <w:lang w:val="it-IT"/>
          </w:rPr>
          <w:t>RNF2: SICUREZZA DEI DATI (UNICITA’, NON MODIFICABILITA’, PRIVACY)</w:t>
        </w:r>
      </w:ins>
    </w:p>
    <w:p w14:paraId="628B7CF8" w14:textId="77777777" w:rsidR="00653BD2" w:rsidRPr="001735AD" w:rsidRDefault="00653BD2" w:rsidP="00653BD2">
      <w:pPr>
        <w:rPr>
          <w:ins w:id="375" w:author="Martina Nolletti" w:date="2021-02-07T09:57:00Z"/>
          <w:rFonts w:ascii="Calibri" w:hAnsi="Calibri" w:cs="Calibri"/>
          <w:lang w:val="it-IT"/>
        </w:rPr>
      </w:pPr>
      <w:ins w:id="376" w:author="Martina Nolletti" w:date="2021-02-07T09:57:00Z">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ins>
    </w:p>
    <w:p w14:paraId="5225ACBA" w14:textId="77777777" w:rsidR="00BF5ECE" w:rsidRPr="001735AD" w:rsidRDefault="00BF5ECE" w:rsidP="00BF5ECE">
      <w:pPr>
        <w:numPr>
          <w:ilvl w:val="0"/>
          <w:numId w:val="39"/>
        </w:numPr>
        <w:rPr>
          <w:ins w:id="377" w:author="Martina Nolletti" w:date="2021-02-08T21:46:00Z"/>
          <w:rFonts w:ascii="Calibri" w:hAnsi="Calibri" w:cs="Calibri"/>
          <w:b/>
          <w:bCs/>
          <w:lang w:val="it-IT"/>
        </w:rPr>
      </w:pPr>
      <w:ins w:id="378" w:author="Martina Nolletti" w:date="2021-02-08T21:46: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2</w:t>
        </w:r>
        <w:r w:rsidRPr="001735AD">
          <w:rPr>
            <w:rFonts w:ascii="Calibri" w:hAnsi="Calibri" w:cs="Calibri"/>
            <w:b/>
            <w:bCs/>
            <w:lang w:val="it-IT"/>
          </w:rPr>
          <w:t xml:space="preserve"> :</w:t>
        </w:r>
        <w:proofErr w:type="gramEnd"/>
        <w:r w:rsidRPr="001735AD">
          <w:rPr>
            <w:rFonts w:ascii="Calibri" w:hAnsi="Calibri" w:cs="Calibri"/>
            <w:b/>
            <w:bCs/>
            <w:lang w:val="it-IT"/>
          </w:rPr>
          <w:t xml:space="preserve"> Termini e condizioni (regolamento elezioni)</w:t>
        </w:r>
      </w:ins>
    </w:p>
    <w:p w14:paraId="0A603D0E" w14:textId="77777777" w:rsidR="00BF5ECE" w:rsidRPr="001735AD" w:rsidRDefault="00BF5ECE" w:rsidP="00BF5ECE">
      <w:pPr>
        <w:numPr>
          <w:ilvl w:val="0"/>
          <w:numId w:val="38"/>
        </w:numPr>
        <w:rPr>
          <w:ins w:id="379" w:author="Martina Nolletti" w:date="2021-02-08T21:46:00Z"/>
          <w:rFonts w:ascii="Calibri" w:hAnsi="Calibri" w:cs="Calibri"/>
          <w:lang w:val="it-IT"/>
        </w:rPr>
      </w:pPr>
      <w:ins w:id="380" w:author="Martina Nolletti" w:date="2021-02-08T21:46:00Z">
        <w:r w:rsidRPr="001735AD">
          <w:rPr>
            <w:rFonts w:ascii="Calibri" w:hAnsi="Calibri" w:cs="Calibri"/>
            <w:b/>
            <w:bCs/>
            <w:lang w:val="it-IT"/>
          </w:rPr>
          <w:t>SOTA</w:t>
        </w:r>
        <w:proofErr w:type="gramStart"/>
        <w:r w:rsidRPr="001735AD">
          <w:rPr>
            <w:rFonts w:ascii="Calibri" w:hAnsi="Calibri" w:cs="Calibri"/>
            <w:b/>
            <w:bCs/>
            <w:lang w:val="it-IT"/>
          </w:rPr>
          <w:t>1</w:t>
        </w:r>
        <w:r>
          <w:rPr>
            <w:rFonts w:ascii="Calibri" w:hAnsi="Calibri" w:cs="Calibri"/>
            <w:b/>
            <w:bCs/>
            <w:lang w:val="it-IT"/>
          </w:rPr>
          <w:t>3</w:t>
        </w:r>
        <w:r w:rsidRPr="001735AD">
          <w:rPr>
            <w:rFonts w:ascii="Calibri" w:hAnsi="Calibri" w:cs="Calibri"/>
            <w:b/>
            <w:bCs/>
            <w:lang w:val="it-IT"/>
          </w:rPr>
          <w:t xml:space="preserve"> :</w:t>
        </w:r>
        <w:proofErr w:type="gramEnd"/>
        <w:r w:rsidRPr="001735AD">
          <w:rPr>
            <w:rFonts w:ascii="Calibri" w:hAnsi="Calibri" w:cs="Calibri"/>
            <w:b/>
            <w:bCs/>
            <w:lang w:val="it-IT"/>
          </w:rPr>
          <w:t xml:space="preserve"> Diversi processi di autenticazione</w:t>
        </w:r>
      </w:ins>
    </w:p>
    <w:p w14:paraId="291301A0" w14:textId="77777777" w:rsidR="00BF5ECE" w:rsidRDefault="00BF5ECE">
      <w:pPr>
        <w:numPr>
          <w:ilvl w:val="0"/>
          <w:numId w:val="38"/>
        </w:numPr>
        <w:rPr>
          <w:ins w:id="381" w:author="Martina Nolletti" w:date="2021-02-08T21:46:00Z"/>
        </w:rPr>
        <w:pPrChange w:id="382" w:author="Martina Nolletti" w:date="2021-02-08T21:46:00Z">
          <w:pPr/>
        </w:pPrChange>
      </w:pPr>
      <w:ins w:id="383" w:author="Martina Nolletti" w:date="2021-02-08T21:46:00Z">
        <w:r w:rsidRPr="001735AD">
          <w:rPr>
            <w:rFonts w:ascii="Calibri" w:hAnsi="Calibri" w:cs="Calibri"/>
            <w:b/>
            <w:bCs/>
            <w:lang w:val="it-IT"/>
          </w:rPr>
          <w:t>SOTA</w:t>
        </w:r>
        <w:proofErr w:type="gramStart"/>
        <w:r>
          <w:rPr>
            <w:rFonts w:ascii="Calibri" w:hAnsi="Calibri" w:cs="Calibri"/>
            <w:b/>
            <w:bCs/>
            <w:lang w:val="it-IT"/>
          </w:rPr>
          <w:t>14</w:t>
        </w:r>
        <w:r w:rsidRPr="001735AD">
          <w:rPr>
            <w:rFonts w:ascii="Calibri" w:hAnsi="Calibri" w:cs="Calibri"/>
            <w:b/>
            <w:bCs/>
            <w:lang w:val="it-IT"/>
          </w:rPr>
          <w:t xml:space="preserve"> :</w:t>
        </w:r>
        <w:proofErr w:type="gramEnd"/>
        <w:r w:rsidRPr="001735AD">
          <w:rPr>
            <w:rFonts w:ascii="Calibri" w:hAnsi="Calibri" w:cs="Calibri"/>
            <w:b/>
            <w:bCs/>
            <w:lang w:val="it-IT"/>
          </w:rPr>
          <w:t xml:space="preserve"> Immodificabilità del voto</w:t>
        </w:r>
      </w:ins>
    </w:p>
    <w:p w14:paraId="59323229" w14:textId="77777777" w:rsidR="00BF5ECE" w:rsidRPr="001735AD" w:rsidRDefault="00BF5ECE" w:rsidP="00BF5ECE">
      <w:pPr>
        <w:numPr>
          <w:ilvl w:val="0"/>
          <w:numId w:val="38"/>
        </w:numPr>
        <w:rPr>
          <w:ins w:id="384" w:author="Martina Nolletti" w:date="2021-02-08T21:46:00Z"/>
          <w:rFonts w:ascii="Calibri" w:hAnsi="Calibri" w:cs="Calibri"/>
          <w:lang w:val="it-IT"/>
        </w:rPr>
      </w:pPr>
      <w:ins w:id="385" w:author="Martina Nolletti" w:date="2021-02-08T21:46:00Z">
        <w:r w:rsidRPr="001735AD">
          <w:rPr>
            <w:rFonts w:ascii="Calibri" w:hAnsi="Calibri" w:cs="Calibri"/>
            <w:b/>
            <w:bCs/>
            <w:lang w:val="it-IT"/>
          </w:rPr>
          <w:t>SOTA</w:t>
        </w:r>
        <w:proofErr w:type="gramStart"/>
        <w:r>
          <w:rPr>
            <w:rFonts w:ascii="Calibri" w:hAnsi="Calibri" w:cs="Calibri"/>
            <w:b/>
            <w:bCs/>
            <w:lang w:val="it-IT"/>
          </w:rPr>
          <w:t xml:space="preserve">22 </w:t>
        </w:r>
        <w:r w:rsidRPr="001735AD">
          <w:rPr>
            <w:rFonts w:ascii="Calibri" w:hAnsi="Calibri" w:cs="Calibri"/>
            <w:b/>
            <w:bCs/>
            <w:lang w:val="it-IT"/>
          </w:rPr>
          <w:t>:</w:t>
        </w:r>
        <w:proofErr w:type="gramEnd"/>
        <w:r w:rsidRPr="001735AD">
          <w:rPr>
            <w:rFonts w:ascii="Calibri" w:hAnsi="Calibri" w:cs="Calibri"/>
            <w:b/>
            <w:bCs/>
            <w:lang w:val="it-IT"/>
          </w:rPr>
          <w:t xml:space="preserve"> Autenticità e unicità</w:t>
        </w:r>
      </w:ins>
    </w:p>
    <w:p w14:paraId="3D873DAC" w14:textId="4C3E8A75" w:rsidR="008519AB" w:rsidRPr="00BF5ECE" w:rsidRDefault="00BF5ECE">
      <w:pPr>
        <w:numPr>
          <w:ilvl w:val="0"/>
          <w:numId w:val="38"/>
        </w:numPr>
        <w:rPr>
          <w:ins w:id="386" w:author="Martina Nolletti" w:date="2021-02-08T21:09:00Z"/>
          <w:rFonts w:ascii="Calibri" w:hAnsi="Calibri" w:cs="Calibri"/>
          <w:b/>
          <w:bCs/>
          <w:lang w:val="it-IT"/>
          <w:rPrChange w:id="387" w:author="Martina Nolletti" w:date="2021-02-08T21:50:00Z">
            <w:rPr>
              <w:ins w:id="388" w:author="Martina Nolletti" w:date="2021-02-08T21:09:00Z"/>
              <w:rFonts w:ascii="Calibri" w:hAnsi="Calibri" w:cs="Calibri"/>
              <w:i/>
              <w:iCs/>
              <w:u w:val="single"/>
              <w:lang w:val="it-IT"/>
            </w:rPr>
          </w:rPrChange>
        </w:rPr>
        <w:pPrChange w:id="389" w:author="Martina Nolletti" w:date="2021-02-08T21:50:00Z">
          <w:pPr/>
        </w:pPrChange>
      </w:pPr>
      <w:ins w:id="390" w:author="Martina Nolletti" w:date="2021-02-08T21:46:00Z">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ins>
    </w:p>
    <w:p w14:paraId="4B8CBF91" w14:textId="405CA734" w:rsidR="00653BD2" w:rsidRPr="001735AD" w:rsidRDefault="00653BD2" w:rsidP="00653BD2">
      <w:pPr>
        <w:rPr>
          <w:ins w:id="391" w:author="Martina Nolletti" w:date="2021-02-07T09:57:00Z"/>
          <w:rFonts w:ascii="Calibri" w:hAnsi="Calibri" w:cs="Calibri"/>
          <w:i/>
          <w:iCs/>
          <w:u w:val="single"/>
          <w:lang w:val="it-IT"/>
        </w:rPr>
      </w:pPr>
      <w:ins w:id="392" w:author="Martina Nolletti" w:date="2021-02-07T09:57:00Z">
        <w:r w:rsidRPr="001735AD">
          <w:rPr>
            <w:rFonts w:ascii="Calibri" w:hAnsi="Calibri" w:cs="Calibri"/>
            <w:i/>
            <w:iCs/>
            <w:u w:val="single"/>
            <w:lang w:val="it-IT"/>
          </w:rPr>
          <w:t>Soluzione:</w:t>
        </w:r>
      </w:ins>
    </w:p>
    <w:p w14:paraId="5E2A860C" w14:textId="16528C70" w:rsidR="008519AB" w:rsidRPr="00BF5ECE" w:rsidRDefault="00B26115" w:rsidP="00653BD2">
      <w:pPr>
        <w:rPr>
          <w:ins w:id="393" w:author="Martina Nolletti" w:date="2021-02-08T21:10:00Z"/>
          <w:rFonts w:ascii="Calibri" w:hAnsi="Calibri" w:cs="Calibri"/>
          <w:lang w:val="it-IT"/>
          <w:rPrChange w:id="394" w:author="Martina Nolletti" w:date="2021-02-08T21:50:00Z">
            <w:rPr>
              <w:ins w:id="395" w:author="Martina Nolletti" w:date="2021-02-08T21:10:00Z"/>
              <w:rFonts w:ascii="Calibri" w:hAnsi="Calibri" w:cs="Calibri"/>
              <w:i/>
              <w:iCs/>
              <w:u w:val="single"/>
              <w:lang w:val="it-IT"/>
            </w:rPr>
          </w:rPrChange>
        </w:rPr>
      </w:pPr>
      <w:ins w:id="396" w:author="Martina Nolletti" w:date="2021-02-08T19:28:00Z">
        <w:r>
          <w:rPr>
            <w:rFonts w:ascii="Calibri" w:hAnsi="Calibri" w:cs="Calibri"/>
            <w:lang w:val="it-IT"/>
          </w:rPr>
          <w:t>Abbiamo deciso di inserire un numero fisso di candidati (massim</w:t>
        </w:r>
      </w:ins>
      <w:ins w:id="397" w:author="Martina Nolletti" w:date="2021-02-08T19:29:00Z">
        <w:r>
          <w:rPr>
            <w:rFonts w:ascii="Calibri" w:hAnsi="Calibri" w:cs="Calibri"/>
            <w:lang w:val="it-IT"/>
          </w:rPr>
          <w:t>o 7</w:t>
        </w:r>
      </w:ins>
      <w:ins w:id="398" w:author="Martina Nolletti" w:date="2021-02-08T19:28:00Z">
        <w:r>
          <w:rPr>
            <w:rFonts w:ascii="Calibri" w:hAnsi="Calibri" w:cs="Calibri"/>
            <w:lang w:val="it-IT"/>
          </w:rPr>
          <w:t>)</w:t>
        </w:r>
      </w:ins>
      <w:ins w:id="399" w:author="Martina Nolletti" w:date="2021-02-08T19:29:00Z">
        <w:r>
          <w:rPr>
            <w:rFonts w:ascii="Calibri" w:hAnsi="Calibri" w:cs="Calibri"/>
            <w:lang w:val="it-IT"/>
          </w:rPr>
          <w:t xml:space="preserve"> per tutti gli eventi e abbiamo anche creato un metodo </w:t>
        </w:r>
      </w:ins>
      <w:ins w:id="400" w:author="Martina Nolletti" w:date="2021-02-08T19:31:00Z">
        <w:r>
          <w:rPr>
            <w:rFonts w:ascii="Calibri" w:hAnsi="Calibri" w:cs="Calibri"/>
            <w:lang w:val="it-IT"/>
          </w:rPr>
          <w:t>per verificare che il numero di preferenze espresse dall’elettore non superi quelle definite all’interno del regolamento</w:t>
        </w:r>
      </w:ins>
      <w:ins w:id="401" w:author="Martina Nolletti" w:date="2021-02-08T19:33:00Z">
        <w:r w:rsidR="001D1231">
          <w:rPr>
            <w:rFonts w:ascii="Calibri" w:hAnsi="Calibri" w:cs="Calibri"/>
            <w:lang w:val="it-IT"/>
          </w:rPr>
          <w:t>, tramite un contatore</w:t>
        </w:r>
      </w:ins>
      <w:ins w:id="402" w:author="Martina Nolletti" w:date="2021-02-08T19:31:00Z">
        <w:r>
          <w:rPr>
            <w:rFonts w:ascii="Calibri" w:hAnsi="Calibri" w:cs="Calibri"/>
            <w:lang w:val="it-IT"/>
          </w:rPr>
          <w:t>.</w:t>
        </w:r>
      </w:ins>
    </w:p>
    <w:p w14:paraId="3541A46E" w14:textId="5214BB76" w:rsidR="00653BD2" w:rsidDel="00BF5ECE" w:rsidRDefault="00653BD2" w:rsidP="001735AD">
      <w:pPr>
        <w:rPr>
          <w:del w:id="403" w:author="Martina Nolletti" w:date="2021-02-08T21:08:00Z"/>
          <w:rFonts w:ascii="Calibri" w:hAnsi="Calibri" w:cs="Calibri"/>
          <w:b/>
          <w:bCs/>
          <w:lang w:val="it-IT"/>
        </w:rPr>
      </w:pPr>
      <w:ins w:id="404" w:author="Martina Nolletti" w:date="2021-02-07T09:57:00Z">
        <w:r w:rsidRPr="001735AD">
          <w:rPr>
            <w:rFonts w:ascii="Calibri" w:hAnsi="Calibri" w:cs="Calibri"/>
            <w:i/>
            <w:iCs/>
            <w:u w:val="single"/>
            <w:lang w:val="it-IT"/>
          </w:rPr>
          <w:t xml:space="preserve">Soluzione Design </w:t>
        </w:r>
        <w:proofErr w:type="spellStart"/>
        <w:r w:rsidRPr="001735AD">
          <w:rPr>
            <w:rFonts w:ascii="Calibri" w:hAnsi="Calibri" w:cs="Calibri"/>
            <w:i/>
            <w:iCs/>
            <w:u w:val="single"/>
            <w:lang w:val="it-IT"/>
          </w:rPr>
          <w:t>Decisions</w:t>
        </w:r>
        <w:proofErr w:type="spellEnd"/>
        <w:r w:rsidRPr="001735AD">
          <w:rPr>
            <w:rFonts w:ascii="Calibri" w:hAnsi="Calibri" w:cs="Calibri"/>
            <w:i/>
            <w:iCs/>
            <w:u w:val="single"/>
            <w:lang w:val="it-IT"/>
          </w:rPr>
          <w:t>:</w:t>
        </w:r>
        <w:r w:rsidRPr="001735AD">
          <w:rPr>
            <w:rFonts w:ascii="Calibri" w:hAnsi="Calibri" w:cs="Calibri"/>
            <w:lang w:val="it-IT"/>
          </w:rPr>
          <w:t xml:space="preserve"> </w:t>
        </w:r>
      </w:ins>
    </w:p>
    <w:p w14:paraId="006876D0" w14:textId="42A2ADFA" w:rsidR="00BF5ECE" w:rsidRDefault="00BF5ECE" w:rsidP="001735AD">
      <w:pPr>
        <w:rPr>
          <w:ins w:id="405" w:author="Martina Nolletti" w:date="2021-02-08T21:47:00Z"/>
          <w:rFonts w:ascii="Calibri" w:hAnsi="Calibri" w:cs="Calibri"/>
          <w:b/>
          <w:bCs/>
          <w:lang w:val="it-IT"/>
        </w:rPr>
      </w:pPr>
    </w:p>
    <w:p w14:paraId="74584616" w14:textId="77777777" w:rsidR="00BF5ECE" w:rsidRPr="00922D9A" w:rsidRDefault="00BF5ECE" w:rsidP="00BF5ECE">
      <w:pPr>
        <w:numPr>
          <w:ilvl w:val="0"/>
          <w:numId w:val="96"/>
        </w:numPr>
        <w:rPr>
          <w:ins w:id="406" w:author="Martina Nolletti" w:date="2021-02-08T21:47:00Z"/>
          <w:rFonts w:ascii="Calibri" w:hAnsi="Calibri" w:cs="Calibri"/>
          <w:b/>
          <w:bCs/>
          <w:lang w:val="it-IT"/>
        </w:rPr>
      </w:pPr>
      <w:ins w:id="407" w:author="Martina Nolletti" w:date="2021-02-08T21:47:00Z">
        <w:r w:rsidRPr="00922D9A">
          <w:rPr>
            <w:rFonts w:ascii="Calibri" w:hAnsi="Calibri" w:cs="Calibri"/>
            <w:b/>
            <w:bCs/>
            <w:lang w:val="it-IT"/>
          </w:rPr>
          <w:lastRenderedPageBreak/>
          <w:t>D3) Come viene garantita l’unicità e la non modificabilità del voto?</w:t>
        </w:r>
      </w:ins>
    </w:p>
    <w:p w14:paraId="75F9344C" w14:textId="29CBE3EB" w:rsidR="00BF5ECE" w:rsidRDefault="00BF5ECE" w:rsidP="00BF5ECE">
      <w:pPr>
        <w:numPr>
          <w:ilvl w:val="0"/>
          <w:numId w:val="96"/>
        </w:numPr>
        <w:rPr>
          <w:ins w:id="408" w:author="Martina Nolletti" w:date="2021-02-08T21:48:00Z"/>
          <w:rFonts w:ascii="Calibri" w:hAnsi="Calibri" w:cs="Calibri"/>
          <w:b/>
          <w:bCs/>
          <w:lang w:val="it-IT"/>
        </w:rPr>
      </w:pPr>
      <w:ins w:id="409" w:author="Martina Nolletti" w:date="2021-02-08T21:47:00Z">
        <w:r w:rsidRPr="00BF5ECE">
          <w:rPr>
            <w:rFonts w:ascii="Calibri" w:hAnsi="Calibri" w:cs="Calibri"/>
            <w:b/>
            <w:bCs/>
            <w:lang w:val="it-IT"/>
          </w:rPr>
          <w:t>D4) Come viene garantita la segretezza del voto online?</w:t>
        </w:r>
      </w:ins>
    </w:p>
    <w:p w14:paraId="0DF37841" w14:textId="7FF76386" w:rsidR="00BF5ECE" w:rsidRPr="00BF5ECE" w:rsidRDefault="00BF5ECE">
      <w:pPr>
        <w:numPr>
          <w:ilvl w:val="0"/>
          <w:numId w:val="96"/>
        </w:numPr>
        <w:rPr>
          <w:ins w:id="410" w:author="Martina Nolletti" w:date="2021-02-08T21:47:00Z"/>
          <w:rFonts w:ascii="Calibri" w:hAnsi="Calibri" w:cs="Calibri"/>
          <w:b/>
          <w:bCs/>
          <w:lang w:val="it-IT"/>
          <w:rPrChange w:id="411" w:author="Martina Nolletti" w:date="2021-02-08T21:48:00Z">
            <w:rPr>
              <w:ins w:id="412" w:author="Martina Nolletti" w:date="2021-02-08T21:47:00Z"/>
              <w:b/>
              <w:bCs/>
              <w:color w:val="FF0000"/>
              <w:sz w:val="44"/>
              <w:szCs w:val="44"/>
              <w:u w:val="single"/>
              <w:lang w:val="it-IT"/>
            </w:rPr>
          </w:rPrChange>
        </w:rPr>
        <w:pPrChange w:id="413" w:author="Martina Nolletti" w:date="2021-02-08T21:48:00Z">
          <w:pPr/>
        </w:pPrChange>
      </w:pPr>
      <w:ins w:id="414" w:author="Martina Nolletti" w:date="2021-02-08T21:48:00Z">
        <w:r w:rsidRPr="001735AD">
          <w:rPr>
            <w:rFonts w:ascii="Calibri" w:hAnsi="Calibri" w:cs="Calibri"/>
            <w:b/>
            <w:bCs/>
            <w:lang w:val="it-IT"/>
          </w:rPr>
          <w:t>D8) Come avviene la votazione online?</w:t>
        </w:r>
      </w:ins>
    </w:p>
    <w:p w14:paraId="7275041A" w14:textId="0E2B5BE6" w:rsidR="005E0F52" w:rsidDel="008519AB" w:rsidRDefault="005E0F52" w:rsidP="001735AD">
      <w:pPr>
        <w:rPr>
          <w:del w:id="415" w:author="Martina Nolletti" w:date="2021-02-08T21:08:00Z"/>
          <w:b/>
          <w:bCs/>
          <w:color w:val="FF0000"/>
          <w:sz w:val="44"/>
          <w:szCs w:val="44"/>
          <w:u w:val="single"/>
          <w:lang w:val="it-IT"/>
        </w:rPr>
      </w:pPr>
    </w:p>
    <w:p w14:paraId="3071432C" w14:textId="042AC6CE" w:rsidR="005E0F52" w:rsidDel="00BF5ECE" w:rsidRDefault="005E0F52" w:rsidP="001735AD">
      <w:pPr>
        <w:rPr>
          <w:del w:id="416" w:author="Martina Nolletti" w:date="2021-02-08T21:50:00Z"/>
          <w:b/>
          <w:bCs/>
          <w:color w:val="FF0000"/>
          <w:sz w:val="44"/>
          <w:szCs w:val="44"/>
          <w:u w:val="single"/>
          <w:lang w:val="it-IT"/>
        </w:rPr>
      </w:pPr>
    </w:p>
    <w:p w14:paraId="78197BD0" w14:textId="761A8013" w:rsidR="005E0F52" w:rsidDel="00D47C60" w:rsidRDefault="005E0F52" w:rsidP="001735AD">
      <w:pPr>
        <w:rPr>
          <w:del w:id="417" w:author="Martina Nolletti" w:date="2021-02-07T09:57:00Z"/>
          <w:b/>
          <w:bCs/>
          <w:color w:val="FF0000"/>
          <w:sz w:val="44"/>
          <w:szCs w:val="44"/>
          <w:u w:val="single"/>
          <w:lang w:val="it-IT"/>
        </w:rPr>
      </w:pPr>
    </w:p>
    <w:p w14:paraId="68C48A65" w14:textId="27E5CF7E" w:rsidR="005E0F52" w:rsidDel="00D47C60" w:rsidRDefault="005E0F52" w:rsidP="001735AD">
      <w:pPr>
        <w:rPr>
          <w:del w:id="418" w:author="Martina Nolletti" w:date="2021-02-07T09:57:00Z"/>
          <w:rFonts w:ascii="Calibri" w:hAnsi="Calibri" w:cs="Calibri"/>
          <w:b/>
          <w:bCs/>
          <w:lang w:val="it-IT"/>
        </w:rPr>
      </w:pPr>
    </w:p>
    <w:p w14:paraId="2E12FC89" w14:textId="77777777" w:rsidR="00D47C60" w:rsidRDefault="00D47C60" w:rsidP="001735AD">
      <w:pPr>
        <w:rPr>
          <w:ins w:id="419" w:author="Martina Nolletti" w:date="2021-02-08T21:36:00Z"/>
          <w:rFonts w:ascii="Calibri" w:hAnsi="Calibri" w:cs="Calibri"/>
          <w:b/>
          <w:bCs/>
          <w:lang w:val="it-IT"/>
        </w:rPr>
      </w:pPr>
    </w:p>
    <w:p w14:paraId="4DEF8879" w14:textId="7513AE20" w:rsidR="00EC7406" w:rsidRPr="001F2591" w:rsidDel="00653BD2" w:rsidRDefault="00EC7406" w:rsidP="001735AD">
      <w:pPr>
        <w:rPr>
          <w:del w:id="420" w:author="Martina Nolletti" w:date="2021-02-07T09:57:00Z"/>
          <w:rFonts w:ascii="Calibri" w:hAnsi="Calibri" w:cs="Calibri"/>
          <w:b/>
          <w:bCs/>
          <w:color w:val="FF0000"/>
          <w:sz w:val="44"/>
          <w:szCs w:val="44"/>
          <w:u w:val="single"/>
          <w:lang w:val="it-IT"/>
        </w:rPr>
      </w:pPr>
    </w:p>
    <w:p w14:paraId="0F0BED13" w14:textId="3F8CF05B" w:rsidR="00EC7406" w:rsidDel="00653BD2" w:rsidRDefault="00EC7406" w:rsidP="001735AD">
      <w:pPr>
        <w:rPr>
          <w:del w:id="421" w:author="Martina Nolletti" w:date="2021-02-07T09:57:00Z"/>
          <w:rFonts w:ascii="Calibri" w:hAnsi="Calibri" w:cs="Calibri"/>
          <w:b/>
          <w:bCs/>
          <w:lang w:val="it-IT"/>
        </w:rPr>
      </w:pPr>
    </w:p>
    <w:p w14:paraId="1CEDAFF9" w14:textId="66B02467" w:rsidR="00EC7406" w:rsidDel="00653BD2" w:rsidRDefault="00EC7406" w:rsidP="001735AD">
      <w:pPr>
        <w:rPr>
          <w:del w:id="422" w:author="Martina Nolletti" w:date="2021-02-07T09:57:00Z"/>
          <w:rFonts w:ascii="Calibri" w:hAnsi="Calibri" w:cs="Calibri"/>
          <w:b/>
          <w:bCs/>
          <w:lang w:val="it-IT"/>
        </w:rPr>
      </w:pPr>
    </w:p>
    <w:p w14:paraId="0E717E9A" w14:textId="604D081E" w:rsidR="00EC7406" w:rsidDel="00653BD2" w:rsidRDefault="00EC7406" w:rsidP="001735AD">
      <w:pPr>
        <w:rPr>
          <w:del w:id="423" w:author="Martina Nolletti" w:date="2021-02-07T09:57:00Z"/>
          <w:rFonts w:ascii="Calibri" w:hAnsi="Calibri" w:cs="Calibri"/>
          <w:b/>
          <w:bCs/>
          <w:lang w:val="it-IT"/>
        </w:rPr>
      </w:pPr>
    </w:p>
    <w:p w14:paraId="063D5EDD" w14:textId="359018E1" w:rsidR="00EC7406" w:rsidDel="00653BD2" w:rsidRDefault="00EC7406" w:rsidP="001735AD">
      <w:pPr>
        <w:rPr>
          <w:del w:id="424" w:author="Martina Nolletti" w:date="2021-02-07T09:57:00Z"/>
          <w:rFonts w:ascii="Calibri" w:hAnsi="Calibri" w:cs="Calibri"/>
          <w:b/>
          <w:bCs/>
          <w:lang w:val="it-IT"/>
        </w:rPr>
      </w:pPr>
    </w:p>
    <w:p w14:paraId="74174634" w14:textId="4CB2123D" w:rsidR="00EC7406" w:rsidDel="008519AB" w:rsidRDefault="00EC7406" w:rsidP="001735AD">
      <w:pPr>
        <w:rPr>
          <w:del w:id="425" w:author="Martina Nolletti" w:date="2021-02-08T21:08:00Z"/>
          <w:rFonts w:ascii="Calibri" w:hAnsi="Calibri" w:cs="Calibri"/>
          <w:b/>
          <w:bCs/>
          <w:lang w:val="it-IT"/>
        </w:rPr>
      </w:pPr>
    </w:p>
    <w:p w14:paraId="66727ACF" w14:textId="2432BFEA" w:rsidR="00EC7406" w:rsidDel="008519AB" w:rsidRDefault="00EC7406" w:rsidP="001735AD">
      <w:pPr>
        <w:rPr>
          <w:del w:id="426" w:author="Martina Nolletti" w:date="2021-02-08T21:08:00Z"/>
          <w:rFonts w:ascii="Calibri" w:hAnsi="Calibri" w:cs="Calibri"/>
          <w:b/>
          <w:bCs/>
          <w:lang w:val="it-IT"/>
        </w:rPr>
      </w:pPr>
    </w:p>
    <w:p w14:paraId="49F945C1" w14:textId="7E867303" w:rsidR="00EC7406" w:rsidDel="008519AB" w:rsidRDefault="00EC7406" w:rsidP="001735AD">
      <w:pPr>
        <w:rPr>
          <w:del w:id="427" w:author="Martina Nolletti" w:date="2021-02-08T21:08:00Z"/>
          <w:rFonts w:ascii="Calibri" w:hAnsi="Calibri" w:cs="Calibri"/>
          <w:b/>
          <w:bCs/>
          <w:lang w:val="it-IT"/>
        </w:rPr>
      </w:pPr>
    </w:p>
    <w:p w14:paraId="06F72FE2" w14:textId="63ED6AE1" w:rsidR="00EC7406" w:rsidDel="008519AB" w:rsidRDefault="00EC7406" w:rsidP="001735AD">
      <w:pPr>
        <w:rPr>
          <w:del w:id="428" w:author="Martina Nolletti" w:date="2021-02-08T21:08:00Z"/>
          <w:rFonts w:ascii="Calibri" w:hAnsi="Calibri" w:cs="Calibri"/>
          <w:b/>
          <w:bCs/>
          <w:lang w:val="it-IT"/>
        </w:rPr>
      </w:pPr>
    </w:p>
    <w:p w14:paraId="262A22A4" w14:textId="1E323640" w:rsidR="00EC7406" w:rsidDel="008519AB" w:rsidRDefault="00EC7406" w:rsidP="001735AD">
      <w:pPr>
        <w:rPr>
          <w:del w:id="429" w:author="Martina Nolletti" w:date="2021-02-08T21:08:00Z"/>
          <w:rFonts w:ascii="Calibri" w:hAnsi="Calibri" w:cs="Calibri"/>
          <w:b/>
          <w:bCs/>
          <w:lang w:val="it-IT"/>
        </w:rPr>
      </w:pPr>
    </w:p>
    <w:p w14:paraId="0757EFC6" w14:textId="68098A4A" w:rsidR="00EC7406" w:rsidDel="008519AB" w:rsidRDefault="00EC7406" w:rsidP="001735AD">
      <w:pPr>
        <w:rPr>
          <w:del w:id="430" w:author="Martina Nolletti" w:date="2021-02-08T21:08:00Z"/>
          <w:rFonts w:ascii="Calibri" w:hAnsi="Calibri" w:cs="Calibri"/>
          <w:b/>
          <w:bCs/>
          <w:lang w:val="it-IT"/>
        </w:rPr>
      </w:pPr>
    </w:p>
    <w:p w14:paraId="0B9C2AD6" w14:textId="77777777" w:rsidR="00EC7406" w:rsidRPr="001735AD" w:rsidRDefault="00EC7406" w:rsidP="001735AD">
      <w:pPr>
        <w:rPr>
          <w:rFonts w:ascii="Calibri" w:hAnsi="Calibri" w:cs="Calibri"/>
          <w:b/>
          <w:bCs/>
          <w:lang w:val="it-IT"/>
        </w:rPr>
      </w:pPr>
    </w:p>
    <w:p w14:paraId="40906F8E" w14:textId="77777777" w:rsidR="001735AD" w:rsidRPr="001735AD" w:rsidRDefault="001735AD" w:rsidP="001735AD">
      <w:pPr>
        <w:pBdr>
          <w:bottom w:val="single" w:sz="8" w:space="4" w:color="4F81BD"/>
        </w:pBdr>
        <w:spacing w:after="300"/>
        <w:contextualSpacing/>
        <w:outlineLvl w:val="0"/>
        <w:rPr>
          <w:rFonts w:ascii="Calibri" w:hAnsi="Calibri" w:cs="Calibri"/>
          <w:noProof/>
          <w:color w:val="17365D"/>
          <w:spacing w:val="5"/>
          <w:kern w:val="28"/>
          <w:sz w:val="52"/>
          <w:szCs w:val="52"/>
          <w:lang w:val="it-IT"/>
        </w:rPr>
      </w:pPr>
      <w:bookmarkStart w:id="431" w:name="_Toc63878152"/>
      <w:r w:rsidRPr="001735AD">
        <w:rPr>
          <w:rFonts w:ascii="Calibri" w:hAnsi="Calibri" w:cs="Calibri"/>
          <w:noProof/>
          <w:color w:val="17365D"/>
          <w:spacing w:val="5"/>
          <w:kern w:val="28"/>
          <w:sz w:val="52"/>
          <w:szCs w:val="52"/>
          <w:lang w:val="it-IT"/>
        </w:rPr>
        <w:t>A. Stato dell’Arte</w:t>
      </w:r>
      <w:bookmarkEnd w:id="431"/>
    </w:p>
    <w:p w14:paraId="390A6013" w14:textId="5D411817" w:rsidR="001E6306" w:rsidRPr="001F2591" w:rsidRDefault="001E6306">
      <w:pPr>
        <w:rPr>
          <w:rFonts w:ascii="Calibri" w:hAnsi="Calibri" w:cs="Calibri"/>
          <w:b/>
          <w:bCs/>
          <w:color w:val="4F81BD"/>
          <w:lang w:val="it-IT"/>
        </w:rPr>
        <w:pPrChange w:id="432" w:author="Martina Nolletti" w:date="2021-01-25T23:55:00Z">
          <w:pPr>
            <w:ind w:left="720"/>
          </w:pPr>
        </w:pPrChange>
      </w:pPr>
      <w:bookmarkStart w:id="433" w:name="_Hlk59118587"/>
    </w:p>
    <w:p w14:paraId="25460A1E" w14:textId="1F36EDF6" w:rsidR="001B3ACF" w:rsidRDefault="002005E3" w:rsidP="001B3ACF">
      <w:pPr>
        <w:rPr>
          <w:rFonts w:ascii="Calibri" w:hAnsi="Calibri" w:cs="Calibri"/>
          <w:b/>
          <w:bCs/>
          <w:u w:val="single"/>
          <w:lang w:val="it-IT"/>
        </w:rPr>
      </w:pPr>
      <w:ins w:id="434" w:author="Martina Nolletti" w:date="2021-01-25T23:55:00Z">
        <w:r>
          <w:rPr>
            <w:rFonts w:ascii="Calibri" w:hAnsi="Calibri" w:cs="Calibri"/>
            <w:b/>
            <w:bCs/>
            <w:u w:val="single"/>
            <w:lang w:val="it-IT"/>
          </w:rPr>
          <w:t xml:space="preserve">! </w:t>
        </w:r>
      </w:ins>
      <w:r w:rsidR="001B3ACF" w:rsidRPr="001F2591">
        <w:rPr>
          <w:rFonts w:ascii="Calibri" w:hAnsi="Calibri" w:cs="Calibri"/>
          <w:b/>
          <w:bCs/>
          <w:u w:val="single"/>
          <w:lang w:val="it-IT"/>
        </w:rPr>
        <w:t xml:space="preserve">LE FUNZIONALITA’ IN COMUNE TRA I VARI SISTEMI ANALIZZATI SONO STATI INSERITE ALLA FINE DI QUESTA </w:t>
      </w:r>
      <w:proofErr w:type="gramStart"/>
      <w:r w:rsidR="001B3ACF" w:rsidRPr="001F2591">
        <w:rPr>
          <w:rFonts w:ascii="Calibri" w:hAnsi="Calibri" w:cs="Calibri"/>
          <w:b/>
          <w:bCs/>
          <w:u w:val="single"/>
          <w:lang w:val="it-IT"/>
        </w:rPr>
        <w:t>SEZIONE</w:t>
      </w:r>
      <w:ins w:id="435" w:author="Martina Nolletti" w:date="2021-01-25T23:55:00Z">
        <w:r>
          <w:rPr>
            <w:rFonts w:ascii="Calibri" w:hAnsi="Calibri" w:cs="Calibri"/>
            <w:b/>
            <w:bCs/>
            <w:u w:val="single"/>
            <w:lang w:val="it-IT"/>
          </w:rPr>
          <w:t xml:space="preserve"> !</w:t>
        </w:r>
      </w:ins>
      <w:proofErr w:type="gramEnd"/>
      <w:del w:id="436" w:author="Martina Nolletti" w:date="2021-01-25T23:55:00Z">
        <w:r w:rsidR="001B3ACF" w:rsidRPr="001F2591" w:rsidDel="002005E3">
          <w:rPr>
            <w:rFonts w:ascii="Calibri" w:hAnsi="Calibri" w:cs="Calibri"/>
            <w:b/>
            <w:bCs/>
            <w:u w:val="single"/>
            <w:lang w:val="it-IT"/>
          </w:rPr>
          <w:delText>, COME RICHIESTO.</w:delText>
        </w:r>
      </w:del>
    </w:p>
    <w:p w14:paraId="4794833E" w14:textId="77777777" w:rsidR="001B3ACF" w:rsidRPr="001F2591" w:rsidRDefault="001B3ACF" w:rsidP="001F2591">
      <w:pPr>
        <w:rPr>
          <w:rFonts w:ascii="Calibri" w:hAnsi="Calibri" w:cs="Calibri"/>
          <w:b/>
          <w:bCs/>
          <w:u w:val="single"/>
          <w:lang w:val="it-IT"/>
        </w:rPr>
      </w:pPr>
    </w:p>
    <w:p w14:paraId="00147807" w14:textId="23DB8F04" w:rsidR="001735AD" w:rsidRPr="001735AD" w:rsidRDefault="001735AD" w:rsidP="001735AD">
      <w:pPr>
        <w:numPr>
          <w:ilvl w:val="0"/>
          <w:numId w:val="36"/>
        </w:numPr>
        <w:rPr>
          <w:rFonts w:ascii="Calibri" w:hAnsi="Calibri" w:cs="Calibri"/>
          <w:b/>
          <w:bCs/>
          <w:color w:val="4F81BD"/>
          <w:lang w:val="en-GB"/>
        </w:rPr>
      </w:pPr>
      <w:r w:rsidRPr="001735AD">
        <w:rPr>
          <w:b/>
          <w:bCs/>
          <w:color w:val="C00000"/>
          <w:sz w:val="36"/>
          <w:szCs w:val="36"/>
          <w:lang w:val="en-GB"/>
        </w:rPr>
        <w:t>WE VOTE</w:t>
      </w:r>
      <w:bookmarkEnd w:id="433"/>
      <w:r w:rsidRPr="001735AD">
        <w:rPr>
          <w:b/>
          <w:bCs/>
          <w:color w:val="C00000"/>
          <w:sz w:val="36"/>
          <w:szCs w:val="36"/>
          <w:lang w:val="en-GB"/>
        </w:rPr>
        <w:t xml:space="preserve"> (</w:t>
      </w:r>
      <w:hyperlink r:id="rId13" w:history="1">
        <w:r w:rsidRPr="001735AD">
          <w:rPr>
            <w:color w:val="0000FF"/>
            <w:sz w:val="28"/>
            <w:szCs w:val="28"/>
            <w:u w:val="single"/>
            <w:lang w:val="en-GB"/>
          </w:rPr>
          <w:t>https://www.wevote.eu/it/</w:t>
        </w:r>
      </w:hyperlink>
      <w:r w:rsidRPr="001735AD">
        <w:rPr>
          <w:b/>
          <w:bCs/>
          <w:color w:val="C00000"/>
          <w:sz w:val="36"/>
          <w:szCs w:val="36"/>
          <w:lang w:val="en-GB"/>
        </w:rPr>
        <w:t>)</w:t>
      </w:r>
      <w:r w:rsidRPr="001735AD">
        <w:rPr>
          <w:rFonts w:ascii="Calibri" w:hAnsi="Calibri" w:cs="Calibri"/>
          <w:b/>
          <w:bCs/>
          <w:color w:val="4F81BD"/>
          <w:lang w:val="en-GB"/>
        </w:rPr>
        <w:br/>
      </w:r>
    </w:p>
    <w:p w14:paraId="2C4D4510"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è un sistema di votazione online internazionale che fornisce i servizi in tutte le lingue del mondo.</w:t>
      </w:r>
    </w:p>
    <w:p w14:paraId="2B5F4A36" w14:textId="3FD5A07E" w:rsidR="001735AD" w:rsidRPr="001735AD" w:rsidRDefault="001735AD" w:rsidP="001735AD">
      <w:pPr>
        <w:rPr>
          <w:rFonts w:ascii="Calibri" w:hAnsi="Calibri" w:cs="Calibri"/>
          <w:lang w:val="it-IT"/>
        </w:rPr>
      </w:pPr>
      <w:r w:rsidRPr="001735AD">
        <w:rPr>
          <w:rFonts w:ascii="Calibri" w:hAnsi="Calibri" w:cs="Calibri"/>
          <w:lang w:val="it-IT"/>
        </w:rPr>
        <w:t xml:space="preserve">Sviluppa progetti e servizi di voto elettronico che fanno fronte alle differenti necessità dei clienti. Attraverso la loro tecnologia si possono implementare soluzioni avanzate di </w:t>
      </w:r>
      <w:r w:rsidR="00711CE0" w:rsidRPr="001735AD">
        <w:rPr>
          <w:rFonts w:ascii="Calibri" w:hAnsi="Calibri" w:cs="Calibri"/>
          <w:lang w:val="it-IT"/>
        </w:rPr>
        <w:t>e Voto</w:t>
      </w:r>
      <w:r w:rsidRPr="001735AD">
        <w:rPr>
          <w:rFonts w:ascii="Calibri" w:hAnsi="Calibri" w:cs="Calibri"/>
          <w:lang w:val="it-IT"/>
        </w:rPr>
        <w:t xml:space="preserve"> per i progetti più esigenti, come:</w:t>
      </w:r>
    </w:p>
    <w:p w14:paraId="01AEC11A"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ONLINE A DISTANZA</w:t>
      </w:r>
    </w:p>
    <w:p w14:paraId="2832C0DD" w14:textId="77777777" w:rsidR="001735AD" w:rsidRPr="001735AD" w:rsidRDefault="001735AD" w:rsidP="001735AD">
      <w:pPr>
        <w:rPr>
          <w:rFonts w:ascii="Calibri" w:hAnsi="Calibri" w:cs="Calibri"/>
          <w:b/>
          <w:bCs/>
          <w:i/>
          <w:iCs/>
          <w:lang w:val="it-IT"/>
        </w:rPr>
      </w:pPr>
      <w:r w:rsidRPr="001735AD">
        <w:rPr>
          <w:rFonts w:ascii="Calibri" w:hAnsi="Calibri" w:cs="Calibri"/>
          <w:lang w:val="it-IT"/>
        </w:rPr>
        <w:t xml:space="preserve">Voto online per mezzi elettronici. Una volta realizzata la </w:t>
      </w:r>
      <w:proofErr w:type="spellStart"/>
      <w:r w:rsidRPr="001735AD">
        <w:rPr>
          <w:rFonts w:ascii="Calibri" w:hAnsi="Calibri" w:cs="Calibri"/>
          <w:lang w:val="it-IT"/>
        </w:rPr>
        <w:t>convocatoria</w:t>
      </w:r>
      <w:proofErr w:type="spellEnd"/>
      <w:r w:rsidRPr="001735AD">
        <w:rPr>
          <w:rFonts w:ascii="Calibri" w:hAnsi="Calibri" w:cs="Calibri"/>
          <w:lang w:val="it-IT"/>
        </w:rPr>
        <w:t>, si apre il periodo della votazione a distanza e coloro che hanno diritto di voto potranno connettersi al portale del voto elettronico dal telefono mobile, Tablets o pc attraverso i quali eserciteranno il loro diritto di voto in conformità alla normativa e agli statuti vigenti.</w:t>
      </w:r>
    </w:p>
    <w:p w14:paraId="3E1D9D87" w14:textId="77777777" w:rsidR="001735AD" w:rsidRPr="001735AD" w:rsidRDefault="001735AD" w:rsidP="001735AD">
      <w:pPr>
        <w:numPr>
          <w:ilvl w:val="0"/>
          <w:numId w:val="80"/>
        </w:numPr>
        <w:rPr>
          <w:rFonts w:ascii="Calibri" w:hAnsi="Calibri" w:cs="Calibri"/>
          <w:b/>
          <w:bCs/>
          <w:i/>
          <w:iCs/>
          <w:lang w:val="it-IT"/>
        </w:rPr>
      </w:pPr>
      <w:r w:rsidRPr="001735AD">
        <w:rPr>
          <w:rFonts w:ascii="Calibri" w:hAnsi="Calibri" w:cs="Calibri"/>
          <w:b/>
          <w:bCs/>
          <w:i/>
          <w:iCs/>
          <w:lang w:val="it-IT"/>
        </w:rPr>
        <w:t>VOTO PRESENZIALE, ELETTRONICO O MISTO</w:t>
      </w:r>
    </w:p>
    <w:p w14:paraId="11311A37" w14:textId="7C3D20CF" w:rsidR="001735AD" w:rsidRDefault="001735AD" w:rsidP="001735AD">
      <w:pPr>
        <w:rPr>
          <w:rFonts w:ascii="Calibri" w:hAnsi="Calibri" w:cs="Calibri"/>
          <w:lang w:val="it-IT"/>
        </w:rPr>
      </w:pPr>
      <w:r w:rsidRPr="001735AD">
        <w:rPr>
          <w:rFonts w:ascii="Calibri" w:hAnsi="Calibri" w:cs="Calibri"/>
          <w:lang w:val="it-IT"/>
        </w:rPr>
        <w:t xml:space="preserve">Si potrà esercitare il diritto di voto in assemblee generali e straordinarie </w:t>
      </w:r>
      <w:proofErr w:type="gramStart"/>
      <w:r w:rsidRPr="001735AD">
        <w:rPr>
          <w:rFonts w:ascii="Calibri" w:hAnsi="Calibri" w:cs="Calibri"/>
          <w:lang w:val="it-IT"/>
        </w:rPr>
        <w:t>cosi</w:t>
      </w:r>
      <w:proofErr w:type="gramEnd"/>
      <w:r w:rsidRPr="001735AD">
        <w:rPr>
          <w:rFonts w:ascii="Calibri" w:hAnsi="Calibri" w:cs="Calibri"/>
          <w:lang w:val="it-IT"/>
        </w:rPr>
        <w:t xml:space="preserve"> come nelle giunte di governo, in maniera presenziale, elettronica o mista. È il caso delle società quotate, associazioni, partiti politici, sindacati, università, federazioni, clubs, </w:t>
      </w:r>
      <w:proofErr w:type="spellStart"/>
      <w:proofErr w:type="gramStart"/>
      <w:r w:rsidRPr="001735AD">
        <w:rPr>
          <w:rFonts w:ascii="Calibri" w:hAnsi="Calibri" w:cs="Calibri"/>
          <w:lang w:val="it-IT"/>
        </w:rPr>
        <w:t>ong’s</w:t>
      </w:r>
      <w:proofErr w:type="spellEnd"/>
      <w:r w:rsidRPr="001735AD">
        <w:rPr>
          <w:rFonts w:ascii="Calibri" w:hAnsi="Calibri" w:cs="Calibri"/>
          <w:lang w:val="it-IT"/>
        </w:rPr>
        <w:t>,  comunità</w:t>
      </w:r>
      <w:proofErr w:type="gramEnd"/>
      <w:r w:rsidRPr="001735AD">
        <w:rPr>
          <w:rFonts w:ascii="Calibri" w:hAnsi="Calibri" w:cs="Calibri"/>
          <w:lang w:val="it-IT"/>
        </w:rPr>
        <w:t xml:space="preserve"> di vicinato, etc.</w:t>
      </w:r>
    </w:p>
    <w:p w14:paraId="5020AE51" w14:textId="77777777" w:rsidR="00BC1DAC" w:rsidRPr="001735AD" w:rsidRDefault="00BC1DAC" w:rsidP="001735AD">
      <w:pPr>
        <w:rPr>
          <w:rFonts w:ascii="Calibri" w:hAnsi="Calibri" w:cs="Calibri"/>
          <w:lang w:val="it-IT"/>
        </w:rPr>
      </w:pPr>
    </w:p>
    <w:p w14:paraId="23C75F1D" w14:textId="77777777" w:rsidR="001735AD" w:rsidRPr="001735AD" w:rsidRDefault="001735AD" w:rsidP="001735AD">
      <w:pPr>
        <w:rPr>
          <w:rFonts w:ascii="Calibri" w:hAnsi="Calibri" w:cs="Calibri"/>
          <w:lang w:val="it-IT"/>
        </w:rPr>
      </w:pPr>
      <w:r w:rsidRPr="001735AD">
        <w:rPr>
          <w:rFonts w:ascii="Calibri" w:hAnsi="Calibri" w:cs="Calibri"/>
          <w:lang w:val="it-IT"/>
        </w:rPr>
        <w:t>Il processo di voto e i suoi risultati si conosceranno alla fine, mediante scrutinio. Full Certificate emetterà un certificato relativo ai risultati e/o un certificato relativo all’attuazione finale della giunta firmato per il presidente e il segretario, d’accordo con gli statuti e la legislazione vigente.</w:t>
      </w:r>
    </w:p>
    <w:p w14:paraId="329898AE"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Quindi, 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fornisce:</w:t>
      </w:r>
    </w:p>
    <w:p w14:paraId="23260715"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di voto elettronico certificato, con la massima sicurezza e una totale validità legale;</w:t>
      </w:r>
    </w:p>
    <w:p w14:paraId="2FCFC8D1"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Servizi per la votazione online tramite mobile, PC, tablet;</w:t>
      </w:r>
    </w:p>
    <w:p w14:paraId="5157CBBF" w14:textId="43096005" w:rsidR="001735AD" w:rsidRPr="002005E3" w:rsidRDefault="001735AD">
      <w:pPr>
        <w:numPr>
          <w:ilvl w:val="0"/>
          <w:numId w:val="37"/>
        </w:numPr>
        <w:rPr>
          <w:rFonts w:ascii="Calibri" w:hAnsi="Calibri" w:cs="Calibri"/>
          <w:lang w:val="it-IT"/>
        </w:rPr>
      </w:pPr>
      <w:r w:rsidRPr="001735AD">
        <w:rPr>
          <w:rFonts w:ascii="Calibri" w:hAnsi="Calibri" w:cs="Calibri"/>
          <w:lang w:val="it-IT"/>
        </w:rPr>
        <w:t>Servizi di voto per le aziende, università</w:t>
      </w:r>
      <w:del w:id="437" w:author="Martina Nolletti" w:date="2021-01-25T23:56:00Z">
        <w:r w:rsidRPr="001735AD" w:rsidDel="002005E3">
          <w:rPr>
            <w:rFonts w:ascii="Calibri" w:hAnsi="Calibri" w:cs="Calibri"/>
            <w:lang w:val="it-IT"/>
          </w:rPr>
          <w:delText>, partiti politic</w:delText>
        </w:r>
        <w:r w:rsidRPr="002005E3" w:rsidDel="002005E3">
          <w:rPr>
            <w:rFonts w:ascii="Calibri" w:hAnsi="Calibri" w:cs="Calibri"/>
            <w:lang w:val="it-IT"/>
          </w:rPr>
          <w:delText>i, governi</w:delText>
        </w:r>
      </w:del>
      <w:r w:rsidRPr="002005E3">
        <w:rPr>
          <w:rFonts w:ascii="Calibri" w:hAnsi="Calibri" w:cs="Calibri"/>
          <w:lang w:val="it-IT"/>
        </w:rPr>
        <w:t>, pubbliche amministrazioni, ONG, associazioni e sindacati;</w:t>
      </w:r>
    </w:p>
    <w:p w14:paraId="303045B7" w14:textId="07802E92"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t>Certificazione dell’intero processo di voto, con il certificato elettronico di ogni</w:t>
      </w:r>
      <w:r w:rsidR="00BC1DAC">
        <w:rPr>
          <w:rFonts w:ascii="Calibri" w:hAnsi="Calibri" w:cs="Calibri"/>
          <w:lang w:val="it-IT"/>
        </w:rPr>
        <w:t xml:space="preserve"> </w:t>
      </w:r>
      <w:r w:rsidRPr="001735AD">
        <w:rPr>
          <w:rFonts w:ascii="Calibri" w:hAnsi="Calibri" w:cs="Calibri"/>
          <w:lang w:val="it-IT"/>
        </w:rPr>
        <w:t>voto, il certificato elettronico dei risultati e un registro notarile del processo elettorale;</w:t>
      </w:r>
    </w:p>
    <w:p w14:paraId="46EF4377" w14:textId="77777777" w:rsidR="001735AD" w:rsidRPr="001735AD" w:rsidRDefault="001735AD" w:rsidP="001735AD">
      <w:pPr>
        <w:numPr>
          <w:ilvl w:val="0"/>
          <w:numId w:val="37"/>
        </w:numPr>
        <w:rPr>
          <w:rFonts w:ascii="Calibri" w:hAnsi="Calibri" w:cs="Calibri"/>
          <w:lang w:val="it-IT"/>
        </w:rPr>
      </w:pPr>
      <w:r w:rsidRPr="001735AD">
        <w:rPr>
          <w:rFonts w:ascii="Calibri" w:hAnsi="Calibri" w:cs="Calibri"/>
          <w:lang w:val="it-IT"/>
        </w:rPr>
        <w:lastRenderedPageBreak/>
        <w:t>Dati protetti, massima sicurezza e voti segreti e criptati.</w:t>
      </w:r>
    </w:p>
    <w:p w14:paraId="63FBF8BB" w14:textId="3BD3A2C1" w:rsidR="001735AD" w:rsidRPr="001735AD" w:rsidDel="002005E3" w:rsidRDefault="001735AD" w:rsidP="001735AD">
      <w:pPr>
        <w:rPr>
          <w:del w:id="438" w:author="Martina Nolletti" w:date="2021-01-25T23:56:00Z"/>
          <w:rFonts w:ascii="Calibri" w:hAnsi="Calibri" w:cs="Calibri"/>
          <w:lang w:val="it-IT"/>
        </w:rPr>
      </w:pPr>
      <w:del w:id="439" w:author="Martina Nolletti" w:date="2021-01-25T23:56:00Z">
        <w:r w:rsidRPr="001735AD" w:rsidDel="002005E3">
          <w:rPr>
            <w:rFonts w:ascii="Calibri" w:hAnsi="Calibri" w:cs="Calibri"/>
            <w:lang w:val="it-IT"/>
          </w:rPr>
          <w:delText>Inoltre la piattaforma permette di scegliere quali processi e modalità adottare per le proprie esigenze (a distanza, sul sito, misto, con controllore in cui si effettua il voto elettronico al seggio elettorale, carte intelligenti in remoto + in presenza + posta, consultazione popolare attraverso un sondaggio elettronico).</w:delText>
        </w:r>
      </w:del>
    </w:p>
    <w:p w14:paraId="5482093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L’accesso al sistema di voto elettronico può realizzarsi mediante Certificato elettronico qualificato per </w:t>
      </w:r>
      <w:proofErr w:type="gramStart"/>
      <w:r w:rsidRPr="001735AD">
        <w:rPr>
          <w:rFonts w:ascii="Calibri" w:hAnsi="Calibri" w:cs="Calibri"/>
          <w:lang w:val="it-IT"/>
        </w:rPr>
        <w:t>le persona</w:t>
      </w:r>
      <w:proofErr w:type="gramEnd"/>
      <w:r w:rsidRPr="001735AD">
        <w:rPr>
          <w:rFonts w:ascii="Calibri" w:hAnsi="Calibri" w:cs="Calibri"/>
          <w:lang w:val="it-IT"/>
        </w:rPr>
        <w:t xml:space="preserve"> fisica o attraverso Certificati di Rappresentazione per le persone giuridiche e/o DNI elettronico (Documento Nazionale d’Identità) emesso per qualunque Autorità di Certificazione o, per ultimo, mediante la creazioni di Password uniche criptate, con doppio fattore di sicurezza e validazione, d’accordo con la lista finale di verificazione e/o alla Autorità di Autenticazione.</w:t>
      </w:r>
    </w:p>
    <w:p w14:paraId="1BA8FA79"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5D444652" w14:textId="77777777" w:rsidTr="003D5136">
        <w:tc>
          <w:tcPr>
            <w:tcW w:w="4428" w:type="dxa"/>
            <w:shd w:val="clear" w:color="auto" w:fill="auto"/>
            <w:hideMark/>
          </w:tcPr>
          <w:p w14:paraId="3C9DA5DC"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06F0C1B7"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0739CED8" w14:textId="77777777" w:rsidTr="003D5136">
        <w:tc>
          <w:tcPr>
            <w:tcW w:w="4428" w:type="dxa"/>
            <w:shd w:val="clear" w:color="auto" w:fill="auto"/>
            <w:hideMark/>
          </w:tcPr>
          <w:p w14:paraId="1F4AA48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MAGGIORE PARTECIPAZIONE</w:t>
            </w:r>
          </w:p>
          <w:p w14:paraId="0D95FE93"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Dovuta alla flessibilità e comodità del processo, il Voto Elettronico a distanza, aumenta significativamente la partecipazione nella votazione.</w:t>
            </w:r>
          </w:p>
        </w:tc>
        <w:tc>
          <w:tcPr>
            <w:tcW w:w="4428" w:type="dxa"/>
            <w:shd w:val="clear" w:color="auto" w:fill="auto"/>
          </w:tcPr>
          <w:p w14:paraId="4E53FDBB" w14:textId="77777777" w:rsidR="001735AD" w:rsidRPr="001735AD" w:rsidRDefault="001735AD" w:rsidP="001735AD">
            <w:pPr>
              <w:rPr>
                <w:rFonts w:ascii="Calibri" w:hAnsi="Calibri" w:cs="Calibri"/>
                <w:lang w:val="it-IT"/>
              </w:rPr>
            </w:pPr>
          </w:p>
        </w:tc>
      </w:tr>
      <w:tr w:rsidR="001735AD" w:rsidRPr="002E0E24" w14:paraId="6AED073C" w14:textId="77777777" w:rsidTr="003D5136">
        <w:tc>
          <w:tcPr>
            <w:tcW w:w="4428" w:type="dxa"/>
            <w:shd w:val="clear" w:color="auto" w:fill="auto"/>
            <w:hideMark/>
          </w:tcPr>
          <w:p w14:paraId="4FC0FB2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AUTENTICITA’ E UNICITA’</w:t>
            </w:r>
          </w:p>
          <w:p w14:paraId="396EDF7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Nel momento in cui si vota, in qualsiasi modo, si bloccano i restanti modi per votare.</w:t>
            </w:r>
          </w:p>
        </w:tc>
        <w:tc>
          <w:tcPr>
            <w:tcW w:w="4428" w:type="dxa"/>
            <w:shd w:val="clear" w:color="auto" w:fill="auto"/>
          </w:tcPr>
          <w:p w14:paraId="6D8037E4" w14:textId="77777777" w:rsidR="001735AD" w:rsidRPr="001735AD" w:rsidRDefault="001735AD" w:rsidP="001735AD">
            <w:pPr>
              <w:rPr>
                <w:rFonts w:ascii="Calibri" w:hAnsi="Calibri" w:cs="Calibri"/>
                <w:lang w:val="it-IT"/>
              </w:rPr>
            </w:pPr>
          </w:p>
        </w:tc>
      </w:tr>
      <w:tr w:rsidR="001735AD" w:rsidRPr="002E0E24" w14:paraId="254A3877" w14:textId="77777777" w:rsidTr="003D5136">
        <w:tc>
          <w:tcPr>
            <w:tcW w:w="4428" w:type="dxa"/>
            <w:shd w:val="clear" w:color="auto" w:fill="auto"/>
            <w:hideMark/>
          </w:tcPr>
          <w:p w14:paraId="223B67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VERIFICABILE</w:t>
            </w:r>
          </w:p>
          <w:p w14:paraId="5C07502B"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I sistemi di Voto Elettronico sono verificabili, ciò comporta una totale trasparenza e sicurezza nel processo di votazione e alla sua corretta realizzazione.</w:t>
            </w:r>
          </w:p>
        </w:tc>
        <w:tc>
          <w:tcPr>
            <w:tcW w:w="4428" w:type="dxa"/>
            <w:shd w:val="clear" w:color="auto" w:fill="auto"/>
          </w:tcPr>
          <w:p w14:paraId="1F9B564B" w14:textId="77777777" w:rsidR="001735AD" w:rsidRPr="001735AD" w:rsidRDefault="001735AD" w:rsidP="001735AD">
            <w:pPr>
              <w:rPr>
                <w:rFonts w:ascii="Calibri" w:hAnsi="Calibri" w:cs="Calibri"/>
                <w:lang w:val="it-IT"/>
              </w:rPr>
            </w:pPr>
          </w:p>
        </w:tc>
      </w:tr>
      <w:tr w:rsidR="001735AD" w:rsidRPr="002E0E24" w14:paraId="53FE40B4" w14:textId="77777777" w:rsidTr="003D5136">
        <w:tc>
          <w:tcPr>
            <w:tcW w:w="4428" w:type="dxa"/>
            <w:shd w:val="clear" w:color="auto" w:fill="auto"/>
            <w:hideMark/>
          </w:tcPr>
          <w:p w14:paraId="2B64F01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AFFIDABILITA’ E ANONIMATO</w:t>
            </w:r>
          </w:p>
          <w:p w14:paraId="5A5A96EA"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piattaforma permette di rendere sicura la votazione e garantisce l’anonimato dell’utente.</w:t>
            </w:r>
          </w:p>
        </w:tc>
        <w:tc>
          <w:tcPr>
            <w:tcW w:w="4428" w:type="dxa"/>
            <w:shd w:val="clear" w:color="auto" w:fill="auto"/>
          </w:tcPr>
          <w:p w14:paraId="605C6792" w14:textId="77777777" w:rsidR="001735AD" w:rsidRPr="001735AD" w:rsidRDefault="001735AD" w:rsidP="001735AD">
            <w:pPr>
              <w:rPr>
                <w:rFonts w:ascii="Calibri" w:hAnsi="Calibri" w:cs="Calibri"/>
                <w:lang w:val="it-IT"/>
              </w:rPr>
            </w:pPr>
          </w:p>
        </w:tc>
      </w:tr>
      <w:tr w:rsidR="001735AD" w:rsidRPr="002E0E24" w14:paraId="7D9BF07C" w14:textId="77777777" w:rsidTr="003D5136">
        <w:tc>
          <w:tcPr>
            <w:tcW w:w="4428" w:type="dxa"/>
            <w:shd w:val="clear" w:color="auto" w:fill="auto"/>
            <w:hideMark/>
          </w:tcPr>
          <w:p w14:paraId="5C050C1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MOLTEPLICI DISPOSITIVI</w:t>
            </w:r>
          </w:p>
          <w:p w14:paraId="48AE7C6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La votazione si può realizzare con </w:t>
            </w:r>
            <w:proofErr w:type="gramStart"/>
            <w:r w:rsidRPr="001735AD">
              <w:rPr>
                <w:rFonts w:ascii="Calibri" w:hAnsi="Calibri" w:cs="Calibri"/>
                <w:lang w:val="it-IT"/>
              </w:rPr>
              <w:t>Tablets ,</w:t>
            </w:r>
            <w:proofErr w:type="gramEnd"/>
            <w:r w:rsidRPr="001735AD">
              <w:rPr>
                <w:rFonts w:ascii="Calibri" w:hAnsi="Calibri" w:cs="Calibri"/>
                <w:lang w:val="it-IT"/>
              </w:rPr>
              <w:t xml:space="preserve"> Telefoni mobili o Smart Phones, Computer personali, punti di voto digitale abilitati all’effetto, etc.</w:t>
            </w:r>
          </w:p>
        </w:tc>
        <w:tc>
          <w:tcPr>
            <w:tcW w:w="4428" w:type="dxa"/>
            <w:shd w:val="clear" w:color="auto" w:fill="auto"/>
          </w:tcPr>
          <w:p w14:paraId="68E6E995" w14:textId="77777777" w:rsidR="001735AD" w:rsidRPr="001735AD" w:rsidRDefault="001735AD" w:rsidP="001735AD">
            <w:pPr>
              <w:rPr>
                <w:rFonts w:ascii="Calibri" w:hAnsi="Calibri" w:cs="Calibri"/>
                <w:lang w:val="it-IT"/>
              </w:rPr>
            </w:pPr>
          </w:p>
        </w:tc>
      </w:tr>
      <w:tr w:rsidR="001735AD" w:rsidRPr="002E0E24" w14:paraId="2CF8CAB4" w14:textId="77777777" w:rsidTr="003D5136">
        <w:tc>
          <w:tcPr>
            <w:tcW w:w="4428" w:type="dxa"/>
            <w:shd w:val="clear" w:color="auto" w:fill="auto"/>
            <w:hideMark/>
          </w:tcPr>
          <w:p w14:paraId="6265D2C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CONFIDENZIALITA’ E CERTIFICAZIONE DEL VOTO</w:t>
            </w:r>
          </w:p>
          <w:p w14:paraId="7755428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I voti emessi sono confidenziali ed è possibile che ogni votante riceva il proprio Certificato di Voto Processato per e-mail o SMS Certificato.</w:t>
            </w:r>
          </w:p>
        </w:tc>
        <w:tc>
          <w:tcPr>
            <w:tcW w:w="4428" w:type="dxa"/>
            <w:shd w:val="clear" w:color="auto" w:fill="auto"/>
          </w:tcPr>
          <w:p w14:paraId="1CE58A56" w14:textId="77777777" w:rsidR="001735AD" w:rsidRPr="001735AD" w:rsidRDefault="001735AD" w:rsidP="001735AD">
            <w:pPr>
              <w:rPr>
                <w:rFonts w:ascii="Calibri" w:hAnsi="Calibri" w:cs="Calibri"/>
                <w:lang w:val="it-IT"/>
              </w:rPr>
            </w:pPr>
          </w:p>
        </w:tc>
      </w:tr>
      <w:tr w:rsidR="001735AD" w:rsidRPr="002E0E24" w14:paraId="537F0D7A" w14:textId="77777777" w:rsidTr="003D5136">
        <w:tc>
          <w:tcPr>
            <w:tcW w:w="4428" w:type="dxa"/>
            <w:shd w:val="clear" w:color="auto" w:fill="auto"/>
            <w:hideMark/>
          </w:tcPr>
          <w:p w14:paraId="5F851D7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VELOCITA’ DI CONTEGGIO</w:t>
            </w:r>
          </w:p>
          <w:p w14:paraId="10C8B31B"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 xml:space="preserve">Nella maggior parte dei casi, e dipendendo della velocità e volume della votazione, lo scrutinio può essere immediato e in tempo reale. La piattaforma dispone di server di </w:t>
            </w:r>
            <w:r w:rsidRPr="001735AD">
              <w:rPr>
                <w:rFonts w:ascii="Calibri" w:hAnsi="Calibri" w:cs="Calibri"/>
                <w:lang w:val="it-IT"/>
              </w:rPr>
              <w:lastRenderedPageBreak/>
              <w:t>alto rendimento che processano milioni di dati in uno spazio di tempo ridotto.</w:t>
            </w:r>
          </w:p>
        </w:tc>
        <w:tc>
          <w:tcPr>
            <w:tcW w:w="4428" w:type="dxa"/>
            <w:shd w:val="clear" w:color="auto" w:fill="auto"/>
          </w:tcPr>
          <w:p w14:paraId="7E8BC7DB" w14:textId="77777777" w:rsidR="001735AD" w:rsidRPr="001735AD" w:rsidRDefault="001735AD" w:rsidP="001735AD">
            <w:pPr>
              <w:rPr>
                <w:rFonts w:ascii="Calibri" w:hAnsi="Calibri" w:cs="Calibri"/>
                <w:lang w:val="it-IT"/>
              </w:rPr>
            </w:pPr>
          </w:p>
        </w:tc>
      </w:tr>
      <w:tr w:rsidR="001735AD" w:rsidRPr="002E0E24" w14:paraId="6CADEFD3" w14:textId="77777777" w:rsidTr="003D5136">
        <w:tc>
          <w:tcPr>
            <w:tcW w:w="4428" w:type="dxa"/>
            <w:shd w:val="clear" w:color="auto" w:fill="auto"/>
            <w:hideMark/>
          </w:tcPr>
          <w:p w14:paraId="4C34D0F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SCRUTINIO ELETTRONICO</w:t>
            </w:r>
          </w:p>
          <w:p w14:paraId="21419728" w14:textId="5B875BBF" w:rsidR="001735AD" w:rsidRPr="001735AD" w:rsidRDefault="00711CE0"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È</w:t>
            </w:r>
            <w:r w:rsidR="001735AD" w:rsidRPr="001735AD">
              <w:rPr>
                <w:rFonts w:ascii="Calibri" w:hAnsi="Calibri" w:cs="Calibri"/>
                <w:lang w:val="it-IT"/>
              </w:rPr>
              <w:t xml:space="preserve"> totalmente affidabile e confidenziale, generando un documento dettagliato in conformità con le necessita d’ogni votazione.</w:t>
            </w:r>
          </w:p>
        </w:tc>
        <w:tc>
          <w:tcPr>
            <w:tcW w:w="4428" w:type="dxa"/>
            <w:shd w:val="clear" w:color="auto" w:fill="auto"/>
          </w:tcPr>
          <w:p w14:paraId="6C50A3EF" w14:textId="77777777" w:rsidR="001735AD" w:rsidRPr="001735AD" w:rsidRDefault="001735AD" w:rsidP="001735AD">
            <w:pPr>
              <w:rPr>
                <w:rFonts w:ascii="Calibri" w:hAnsi="Calibri" w:cs="Calibri"/>
                <w:lang w:val="it-IT"/>
              </w:rPr>
            </w:pPr>
          </w:p>
        </w:tc>
      </w:tr>
      <w:tr w:rsidR="001735AD" w:rsidRPr="002E0E24" w14:paraId="1D5A5B1F" w14:textId="77777777" w:rsidTr="003D5136">
        <w:tc>
          <w:tcPr>
            <w:tcW w:w="4428" w:type="dxa"/>
            <w:shd w:val="clear" w:color="auto" w:fill="auto"/>
            <w:hideMark/>
          </w:tcPr>
          <w:p w14:paraId="67D64FF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RISPARMIO DI RISORSE E TEMPO</w:t>
            </w:r>
          </w:p>
          <w:p w14:paraId="23C76AC3"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Una volta implementato il sistema di voto elettronico, il risparmio di costi e ore può superare il 90% rispetto ai mezzi tradizionali di voto.</w:t>
            </w:r>
          </w:p>
        </w:tc>
        <w:tc>
          <w:tcPr>
            <w:tcW w:w="4428" w:type="dxa"/>
            <w:shd w:val="clear" w:color="auto" w:fill="auto"/>
          </w:tcPr>
          <w:p w14:paraId="34578A1D" w14:textId="77777777" w:rsidR="001735AD" w:rsidRPr="001735AD" w:rsidRDefault="001735AD" w:rsidP="001735AD">
            <w:pPr>
              <w:rPr>
                <w:rFonts w:ascii="Calibri" w:hAnsi="Calibri" w:cs="Calibri"/>
                <w:lang w:val="it-IT"/>
              </w:rPr>
            </w:pPr>
          </w:p>
        </w:tc>
      </w:tr>
      <w:tr w:rsidR="001735AD" w:rsidRPr="002E0E24" w14:paraId="7F918847" w14:textId="77777777" w:rsidTr="003D5136">
        <w:tc>
          <w:tcPr>
            <w:tcW w:w="4428" w:type="dxa"/>
            <w:shd w:val="clear" w:color="auto" w:fill="auto"/>
            <w:hideMark/>
          </w:tcPr>
          <w:p w14:paraId="2E666CE9"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CURA PER L’AMBIENTE</w:t>
            </w:r>
          </w:p>
          <w:p w14:paraId="2A6CE66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L’uso della carta, i trasferimenti, il consumo di carburante, ecc., sono praticamente ridotti a zero.</w:t>
            </w:r>
          </w:p>
        </w:tc>
        <w:tc>
          <w:tcPr>
            <w:tcW w:w="4428" w:type="dxa"/>
            <w:shd w:val="clear" w:color="auto" w:fill="auto"/>
          </w:tcPr>
          <w:p w14:paraId="2ED013BA" w14:textId="77777777" w:rsidR="001735AD" w:rsidRPr="001735AD" w:rsidRDefault="001735AD" w:rsidP="001735AD">
            <w:pPr>
              <w:rPr>
                <w:rFonts w:ascii="Calibri" w:hAnsi="Calibri" w:cs="Calibri"/>
                <w:lang w:val="it-IT"/>
              </w:rPr>
            </w:pPr>
          </w:p>
        </w:tc>
      </w:tr>
      <w:tr w:rsidR="001735AD" w:rsidRPr="002E0E24" w14:paraId="21139E9B" w14:textId="77777777" w:rsidTr="003D5136">
        <w:tc>
          <w:tcPr>
            <w:tcW w:w="4428" w:type="dxa"/>
            <w:shd w:val="clear" w:color="auto" w:fill="auto"/>
            <w:hideMark/>
          </w:tcPr>
          <w:p w14:paraId="0D26177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CUSTODIA ELETTRONICA</w:t>
            </w:r>
          </w:p>
          <w:p w14:paraId="095ED386"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Si riduce praticamente a zero l’utilizzo di carta, spedizioni e consumi di carburante.</w:t>
            </w:r>
          </w:p>
        </w:tc>
        <w:tc>
          <w:tcPr>
            <w:tcW w:w="4428" w:type="dxa"/>
            <w:shd w:val="clear" w:color="auto" w:fill="auto"/>
          </w:tcPr>
          <w:p w14:paraId="15E5845D" w14:textId="77777777" w:rsidR="001735AD" w:rsidRPr="001735AD" w:rsidRDefault="001735AD" w:rsidP="001735AD">
            <w:pPr>
              <w:rPr>
                <w:rFonts w:ascii="Calibri" w:hAnsi="Calibri" w:cs="Calibri"/>
                <w:lang w:val="it-IT"/>
              </w:rPr>
            </w:pPr>
          </w:p>
        </w:tc>
      </w:tr>
    </w:tbl>
    <w:p w14:paraId="08B86A57" w14:textId="77777777" w:rsidR="001735AD" w:rsidRPr="001735AD" w:rsidRDefault="001735AD" w:rsidP="001735AD">
      <w:pPr>
        <w:rPr>
          <w:rFonts w:ascii="Calibri" w:hAnsi="Calibri" w:cs="Calibri"/>
          <w:lang w:val="it-IT"/>
        </w:rPr>
      </w:pPr>
    </w:p>
    <w:p w14:paraId="25D450C4" w14:textId="77777777" w:rsidR="001735AD" w:rsidRPr="001735AD" w:rsidRDefault="001735AD" w:rsidP="001735AD">
      <w:pPr>
        <w:rPr>
          <w:rFonts w:ascii="Calibri" w:hAnsi="Calibri" w:cs="Calibri"/>
          <w:lang w:val="it-IT"/>
        </w:rPr>
      </w:pPr>
      <w:r w:rsidRPr="001735AD">
        <w:rPr>
          <w:rFonts w:ascii="Calibri" w:hAnsi="Calibri" w:cs="Calibri"/>
          <w:lang w:val="it-IT"/>
        </w:rPr>
        <w:t>Non abbiamo riscontrato nessuno svantaggio su questo sistema.</w:t>
      </w:r>
    </w:p>
    <w:p w14:paraId="5D2B3BC7" w14:textId="1FCD0A91" w:rsidR="001735AD" w:rsidRPr="001735AD" w:rsidRDefault="001735AD" w:rsidP="001735AD">
      <w:pPr>
        <w:rPr>
          <w:rFonts w:ascii="Calibri" w:hAnsi="Calibri" w:cs="Calibri"/>
          <w:lang w:val="it-IT"/>
        </w:rPr>
      </w:pPr>
      <w:proofErr w:type="gramStart"/>
      <w:r w:rsidRPr="001735AD">
        <w:rPr>
          <w:rFonts w:ascii="Calibri" w:hAnsi="Calibri" w:cs="Calibri"/>
          <w:lang w:val="it-IT"/>
        </w:rPr>
        <w:t>Inoltre</w:t>
      </w:r>
      <w:proofErr w:type="gramEnd"/>
      <w:r w:rsidRPr="001735AD">
        <w:rPr>
          <w:rFonts w:ascii="Calibri" w:hAnsi="Calibri" w:cs="Calibri"/>
          <w:lang w:val="it-IT"/>
        </w:rPr>
        <w:t xml:space="preserve"> sulla piattaforma </w:t>
      </w:r>
      <w:proofErr w:type="spellStart"/>
      <w:r w:rsidRPr="001735AD">
        <w:rPr>
          <w:rFonts w:ascii="Calibri" w:hAnsi="Calibri" w:cs="Calibri"/>
          <w:lang w:val="it-IT"/>
        </w:rPr>
        <w:t>WeVote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6963CCEC" w14:textId="78BE39E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AD4350">
        <w:rPr>
          <w:rFonts w:ascii="Calibri" w:hAnsi="Calibri" w:cs="Calibri"/>
          <w:b/>
          <w:bCs/>
          <w:lang w:val="it-IT"/>
        </w:rPr>
        <w:t>1</w:t>
      </w:r>
      <w:r w:rsidRPr="001735AD">
        <w:rPr>
          <w:rFonts w:ascii="Calibri" w:hAnsi="Calibri" w:cs="Calibri"/>
          <w:b/>
          <w:bCs/>
          <w:lang w:val="it-IT"/>
        </w:rPr>
        <w:t xml:space="preserve"> :</w:t>
      </w:r>
      <w:proofErr w:type="gramEnd"/>
      <w:r w:rsidRPr="001735AD">
        <w:rPr>
          <w:rFonts w:ascii="Calibri" w:hAnsi="Calibri" w:cs="Calibri"/>
          <w:b/>
          <w:bCs/>
          <w:lang w:val="it-IT"/>
        </w:rPr>
        <w:t xml:space="preserve"> Verificabile</w:t>
      </w:r>
    </w:p>
    <w:p w14:paraId="34B9755E" w14:textId="77777777" w:rsidR="001735AD" w:rsidRPr="001735AD" w:rsidRDefault="001735AD" w:rsidP="001735AD">
      <w:pPr>
        <w:rPr>
          <w:rFonts w:ascii="Calibri" w:hAnsi="Calibri" w:cs="Calibri"/>
          <w:lang w:val="it-IT"/>
        </w:rPr>
      </w:pPr>
      <w:r w:rsidRPr="001735AD">
        <w:rPr>
          <w:rFonts w:ascii="Calibri" w:hAnsi="Calibri" w:cs="Calibri"/>
          <w:lang w:val="it-IT"/>
        </w:rPr>
        <w:t>Questo vantaggio è utile per assicurare la totale veridicità di una votazione relativa ad un determinato evento.</w:t>
      </w:r>
    </w:p>
    <w:p w14:paraId="3CB100EB" w14:textId="17728C0C"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7869FF">
        <w:rPr>
          <w:rFonts w:ascii="Calibri" w:hAnsi="Calibri" w:cs="Calibri"/>
          <w:b/>
          <w:bCs/>
          <w:lang w:val="it-IT"/>
        </w:rPr>
        <w:t>2</w:t>
      </w:r>
      <w:r w:rsidRPr="001735AD">
        <w:rPr>
          <w:rFonts w:ascii="Calibri" w:hAnsi="Calibri" w:cs="Calibri"/>
          <w:b/>
          <w:bCs/>
          <w:lang w:val="it-IT"/>
        </w:rPr>
        <w:t xml:space="preserve"> :</w:t>
      </w:r>
      <w:proofErr w:type="gramEnd"/>
      <w:r w:rsidRPr="001735AD">
        <w:rPr>
          <w:rFonts w:ascii="Calibri" w:hAnsi="Calibri" w:cs="Calibri"/>
          <w:b/>
          <w:bCs/>
          <w:lang w:val="it-IT"/>
        </w:rPr>
        <w:t xml:space="preserve"> Voto in molteplici dispositivi</w:t>
      </w:r>
    </w:p>
    <w:p w14:paraId="6D7D1A20" w14:textId="207359BD" w:rsidR="001735AD" w:rsidRPr="001735AD" w:rsidRDefault="00711CE0" w:rsidP="001735AD">
      <w:pPr>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altresì importante garantire la votazione online su diversi dispositivi. Per questo motivo abbiamo preso in considerazione la possibilità che un utente possa votare da PC piuttosto che Smart Phone o Tablet e viceversa.</w:t>
      </w:r>
    </w:p>
    <w:p w14:paraId="736026E5" w14:textId="0446760A"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7869FF">
        <w:rPr>
          <w:rFonts w:ascii="Calibri" w:hAnsi="Calibri" w:cs="Calibri"/>
          <w:b/>
          <w:bCs/>
          <w:lang w:val="it-IT"/>
        </w:rPr>
        <w:t>3</w:t>
      </w:r>
      <w:r w:rsidRPr="001735AD">
        <w:rPr>
          <w:rFonts w:ascii="Calibri" w:hAnsi="Calibri" w:cs="Calibri"/>
          <w:b/>
          <w:bCs/>
          <w:lang w:val="it-IT"/>
        </w:rPr>
        <w:t xml:space="preserve"> :</w:t>
      </w:r>
      <w:proofErr w:type="gramEnd"/>
      <w:r w:rsidRPr="001735AD">
        <w:rPr>
          <w:rFonts w:ascii="Calibri" w:hAnsi="Calibri" w:cs="Calibri"/>
          <w:b/>
          <w:bCs/>
          <w:lang w:val="it-IT"/>
        </w:rPr>
        <w:t xml:space="preserve"> Confidenzialità e certificazione del voto</w:t>
      </w:r>
    </w:p>
    <w:p w14:paraId="4AC12756" w14:textId="1E2B10F6" w:rsidR="001735AD" w:rsidRPr="001735AD" w:rsidRDefault="001735AD" w:rsidP="001735AD">
      <w:pPr>
        <w:rPr>
          <w:rFonts w:ascii="Calibri" w:hAnsi="Calibri" w:cs="Calibri"/>
          <w:lang w:val="it-IT"/>
        </w:rPr>
      </w:pPr>
      <w:r w:rsidRPr="001735AD">
        <w:rPr>
          <w:rFonts w:ascii="Calibri" w:hAnsi="Calibri" w:cs="Calibri"/>
          <w:lang w:val="it-IT"/>
        </w:rPr>
        <w:t xml:space="preserve">Abbiamo pensato che avere la propria certificazione del voto sia una cosa utile per l’utente ma anche per chi crea l’evento, in quanto se ci dovessero essere dei problemi a livello elettronico, l’utente </w:t>
      </w:r>
      <w:r w:rsidR="00711CE0" w:rsidRPr="001735AD">
        <w:rPr>
          <w:rFonts w:ascii="Calibri" w:hAnsi="Calibri" w:cs="Calibri"/>
          <w:lang w:val="it-IT"/>
        </w:rPr>
        <w:t>potrebbe dimostrare</w:t>
      </w:r>
      <w:r w:rsidRPr="001735AD">
        <w:rPr>
          <w:rFonts w:ascii="Calibri" w:hAnsi="Calibri" w:cs="Calibri"/>
          <w:lang w:val="it-IT"/>
        </w:rPr>
        <w:t xml:space="preserve"> di aver espresso la sua preferenza in merito ad un determinato evento.</w:t>
      </w:r>
    </w:p>
    <w:p w14:paraId="6F0EE9BA" w14:textId="7536711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7869FF">
        <w:rPr>
          <w:rFonts w:ascii="Calibri" w:hAnsi="Calibri" w:cs="Calibri"/>
          <w:b/>
          <w:bCs/>
          <w:lang w:val="it-IT"/>
        </w:rPr>
        <w:t>4</w:t>
      </w:r>
      <w:r w:rsidRPr="001735AD">
        <w:rPr>
          <w:rFonts w:ascii="Calibri" w:hAnsi="Calibri" w:cs="Calibri"/>
          <w:b/>
          <w:bCs/>
          <w:lang w:val="it-IT"/>
        </w:rPr>
        <w:t xml:space="preserve"> :</w:t>
      </w:r>
      <w:proofErr w:type="gramEnd"/>
      <w:r w:rsidRPr="001735AD">
        <w:rPr>
          <w:rFonts w:ascii="Calibri" w:hAnsi="Calibri" w:cs="Calibri"/>
          <w:b/>
          <w:bCs/>
          <w:lang w:val="it-IT"/>
        </w:rPr>
        <w:t xml:space="preserve"> Velocità di conteggio</w:t>
      </w:r>
    </w:p>
    <w:p w14:paraId="2A297C75" w14:textId="77777777" w:rsidR="001735AD" w:rsidRPr="001735AD" w:rsidRDefault="001735AD" w:rsidP="001735AD">
      <w:pPr>
        <w:rPr>
          <w:rFonts w:ascii="Calibri" w:hAnsi="Calibri" w:cs="Calibri"/>
          <w:lang w:val="it-IT"/>
        </w:rPr>
      </w:pPr>
      <w:r w:rsidRPr="001735AD">
        <w:rPr>
          <w:rFonts w:ascii="Calibri" w:hAnsi="Calibri" w:cs="Calibri"/>
          <w:lang w:val="it-IT"/>
        </w:rPr>
        <w:t>La piattaforma permette di ottenere il conteggio dei voti molto velocemente. Abbiamo pensato che avere la possibilità, una volta terminato l’evento, di ottenere in breve tempo l’esito dello scrutinio possa essere un modo utile per ridurre i tempi di una normale votazione.</w:t>
      </w:r>
    </w:p>
    <w:p w14:paraId="14985FF6" w14:textId="449DD414"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7869FF">
        <w:rPr>
          <w:rFonts w:ascii="Calibri" w:hAnsi="Calibri" w:cs="Calibri"/>
          <w:b/>
          <w:bCs/>
          <w:lang w:val="it-IT"/>
        </w:rPr>
        <w:t>5</w:t>
      </w:r>
      <w:r w:rsidRPr="001735AD">
        <w:rPr>
          <w:rFonts w:ascii="Calibri" w:hAnsi="Calibri" w:cs="Calibri"/>
          <w:b/>
          <w:bCs/>
          <w:lang w:val="it-IT"/>
        </w:rPr>
        <w:t xml:space="preserve"> :</w:t>
      </w:r>
      <w:proofErr w:type="gramEnd"/>
      <w:r w:rsidRPr="001735AD">
        <w:rPr>
          <w:rFonts w:ascii="Calibri" w:hAnsi="Calibri" w:cs="Calibri"/>
          <w:b/>
          <w:bCs/>
          <w:lang w:val="it-IT"/>
        </w:rPr>
        <w:t xml:space="preserve"> Cura per l’ambiente</w:t>
      </w:r>
    </w:p>
    <w:p w14:paraId="34A61079" w14:textId="75DDD0D0"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Utilizzare il sistema di voto online ha un impatto minore sulle problematiche dell’ambiente, in quanto si riduce l’uso della carta o il consumo del carburante, </w:t>
      </w:r>
      <w:r w:rsidR="00711CE0" w:rsidRPr="001735AD">
        <w:rPr>
          <w:rFonts w:ascii="Calibri" w:hAnsi="Calibri" w:cs="Calibri"/>
          <w:lang w:val="it-IT"/>
        </w:rPr>
        <w:t>etc.</w:t>
      </w:r>
    </w:p>
    <w:p w14:paraId="61D2BCF5" w14:textId="59A0BBB0"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7869FF">
        <w:rPr>
          <w:rFonts w:ascii="Calibri" w:hAnsi="Calibri" w:cs="Calibri"/>
          <w:b/>
          <w:bCs/>
          <w:lang w:val="it-IT"/>
        </w:rPr>
        <w:t>6</w:t>
      </w:r>
      <w:r w:rsidRPr="001735AD">
        <w:rPr>
          <w:rFonts w:ascii="Calibri" w:hAnsi="Calibri" w:cs="Calibri"/>
          <w:b/>
          <w:bCs/>
          <w:lang w:val="it-IT"/>
        </w:rPr>
        <w:t xml:space="preserve"> :</w:t>
      </w:r>
      <w:proofErr w:type="gramEnd"/>
      <w:r w:rsidRPr="001735AD">
        <w:rPr>
          <w:rFonts w:ascii="Calibri" w:hAnsi="Calibri" w:cs="Calibri"/>
          <w:b/>
          <w:bCs/>
          <w:lang w:val="it-IT"/>
        </w:rPr>
        <w:t xml:space="preserve"> Custodia elettronica</w:t>
      </w:r>
    </w:p>
    <w:p w14:paraId="6CA7FC6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hanno all’interno di un database tutte le informazioni relative ad un determinato evento. </w:t>
      </w:r>
    </w:p>
    <w:p w14:paraId="038A45B3" w14:textId="77777777" w:rsidR="001735AD" w:rsidRPr="001735AD" w:rsidRDefault="001735AD" w:rsidP="001735AD">
      <w:pPr>
        <w:rPr>
          <w:rFonts w:ascii="Calibri" w:hAnsi="Calibri" w:cs="Calibri"/>
          <w:lang w:val="it-IT"/>
        </w:rPr>
      </w:pPr>
    </w:p>
    <w:p w14:paraId="38B90099" w14:textId="160D63EC" w:rsidR="001735AD" w:rsidRPr="001735AD" w:rsidRDefault="001B3ACF" w:rsidP="001735AD">
      <w:pPr>
        <w:spacing w:after="160" w:line="256" w:lineRule="auto"/>
        <w:contextualSpacing/>
        <w:rPr>
          <w:rFonts w:ascii="Calibri" w:hAnsi="Calibri" w:cs="Calibri"/>
          <w:lang w:val="it-IT"/>
        </w:rPr>
      </w:pPr>
      <w:r>
        <w:rPr>
          <w:rFonts w:ascii="Calibri" w:hAnsi="Calibri" w:cs="Calibri"/>
          <w:lang w:val="it-IT"/>
        </w:rPr>
        <w:t>P</w:t>
      </w:r>
      <w:r w:rsidR="001735AD" w:rsidRPr="001735AD">
        <w:rPr>
          <w:rFonts w:ascii="Calibri" w:hAnsi="Calibri" w:cs="Calibri"/>
          <w:lang w:val="it-IT"/>
        </w:rPr>
        <w:t>er la creazione dell’evento da parte della segreteria all’interno del sistema, abbiamo scelto di riutilizzare i seguenti campi:</w:t>
      </w:r>
    </w:p>
    <w:p w14:paraId="2C58AE06" w14:textId="2EB62543" w:rsidR="001735AD" w:rsidRPr="001735AD" w:rsidRDefault="001735AD" w:rsidP="001735AD">
      <w:pPr>
        <w:numPr>
          <w:ilvl w:val="0"/>
          <w:numId w:val="38"/>
        </w:numPr>
        <w:spacing w:after="160" w:line="256" w:lineRule="auto"/>
        <w:contextualSpacing/>
        <w:rPr>
          <w:rFonts w:ascii="Calibri" w:hAnsi="Calibri" w:cs="Calibri"/>
          <w:b/>
          <w:bCs/>
          <w:lang w:val="it-IT"/>
        </w:rPr>
      </w:pPr>
      <w:r w:rsidRPr="001735AD">
        <w:rPr>
          <w:rFonts w:ascii="Calibri" w:hAnsi="Calibri" w:cs="Calibri"/>
          <w:b/>
          <w:bCs/>
          <w:lang w:val="it-IT"/>
        </w:rPr>
        <w:t>SOTA</w:t>
      </w:r>
      <w:proofErr w:type="gramStart"/>
      <w:r w:rsidR="001B3ACF">
        <w:rPr>
          <w:rFonts w:ascii="Calibri" w:hAnsi="Calibri" w:cs="Calibri"/>
          <w:b/>
          <w:bCs/>
          <w:lang w:val="it-IT"/>
        </w:rPr>
        <w:t>7</w:t>
      </w:r>
      <w:r w:rsidRPr="001735AD">
        <w:rPr>
          <w:rFonts w:ascii="Calibri" w:hAnsi="Calibri" w:cs="Calibri"/>
          <w:b/>
          <w:bCs/>
          <w:lang w:val="it-IT"/>
        </w:rPr>
        <w:t xml:space="preserve"> :</w:t>
      </w:r>
      <w:proofErr w:type="gramEnd"/>
      <w:r w:rsidRPr="001735AD">
        <w:rPr>
          <w:rFonts w:ascii="Calibri" w:hAnsi="Calibri" w:cs="Calibri"/>
          <w:b/>
          <w:bCs/>
          <w:lang w:val="it-IT"/>
        </w:rPr>
        <w:t xml:space="preserve"> Nome dell’università</w:t>
      </w:r>
    </w:p>
    <w:p w14:paraId="6118D7BF"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L’università che vuole creare un evento sulla nostra piattaforma dovrà inserire il proprio nome.</w:t>
      </w:r>
    </w:p>
    <w:p w14:paraId="1119A3BD" w14:textId="198DB784" w:rsidR="001735AD" w:rsidRPr="001735AD" w:rsidRDefault="001735AD" w:rsidP="001735AD">
      <w:pPr>
        <w:numPr>
          <w:ilvl w:val="0"/>
          <w:numId w:val="38"/>
        </w:numPr>
        <w:spacing w:after="160" w:line="256" w:lineRule="auto"/>
        <w:contextualSpacing/>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8</w:t>
      </w:r>
      <w:r w:rsidRPr="001735AD">
        <w:rPr>
          <w:rFonts w:ascii="Calibri" w:hAnsi="Calibri" w:cs="Calibri"/>
          <w:b/>
          <w:bCs/>
          <w:lang w:val="it-IT"/>
        </w:rPr>
        <w:t xml:space="preserve"> :</w:t>
      </w:r>
      <w:proofErr w:type="gramEnd"/>
      <w:r w:rsidRPr="001735AD">
        <w:rPr>
          <w:rFonts w:ascii="Calibri" w:hAnsi="Calibri" w:cs="Calibri"/>
          <w:b/>
          <w:bCs/>
          <w:lang w:val="it-IT"/>
        </w:rPr>
        <w:t xml:space="preserve"> Via</w:t>
      </w:r>
    </w:p>
    <w:p w14:paraId="1FAB4BF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scelto di inserire, oltre a specificare la via dove è ubicata l’università che vuole dar inizio ad una votazione, la città, il CAP di quest’ultima e la regione.</w:t>
      </w:r>
    </w:p>
    <w:p w14:paraId="098E5FC9" w14:textId="0218854D"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proofErr w:type="gramStart"/>
      <w:r w:rsidR="001B3ACF">
        <w:rPr>
          <w:rFonts w:ascii="Calibri" w:hAnsi="Calibri" w:cs="Calibri"/>
          <w:b/>
          <w:bCs/>
          <w:lang w:val="it-IT"/>
        </w:rPr>
        <w:t>9</w:t>
      </w:r>
      <w:r w:rsidRPr="001735AD">
        <w:rPr>
          <w:rFonts w:ascii="Calibri" w:hAnsi="Calibri" w:cs="Calibri"/>
          <w:b/>
          <w:bCs/>
          <w:lang w:val="it-IT"/>
        </w:rPr>
        <w:t xml:space="preserve"> :</w:t>
      </w:r>
      <w:proofErr w:type="gramEnd"/>
      <w:r w:rsidRPr="001735AD">
        <w:rPr>
          <w:rFonts w:ascii="Calibri" w:hAnsi="Calibri" w:cs="Calibri"/>
          <w:b/>
          <w:bCs/>
          <w:lang w:val="it-IT"/>
        </w:rPr>
        <w:t xml:space="preserve"> Scelta tipologia voto</w:t>
      </w:r>
    </w:p>
    <w:p w14:paraId="35FD4AB5" w14:textId="77777777" w:rsidR="001735AD" w:rsidRPr="001735AD" w:rsidRDefault="001735AD" w:rsidP="001735AD">
      <w:pPr>
        <w:rPr>
          <w:rFonts w:ascii="Calibri" w:hAnsi="Calibri" w:cs="Calibri"/>
          <w:lang w:val="it-IT"/>
        </w:rPr>
      </w:pPr>
      <w:r w:rsidRPr="001735AD">
        <w:rPr>
          <w:rFonts w:ascii="Calibri" w:hAnsi="Calibri" w:cs="Calibri"/>
          <w:lang w:val="it-IT"/>
        </w:rPr>
        <w:t>Si può scegliere se effettuare la votazione online, in presenza, mista.</w:t>
      </w:r>
    </w:p>
    <w:p w14:paraId="5127CD6E" w14:textId="01BE83F6"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proofErr w:type="gramStart"/>
      <w:r w:rsidRPr="001735AD">
        <w:rPr>
          <w:rFonts w:ascii="Calibri" w:hAnsi="Calibri" w:cs="Calibri"/>
          <w:b/>
          <w:bCs/>
          <w:lang w:val="it-IT"/>
        </w:rPr>
        <w:t>1</w:t>
      </w:r>
      <w:r w:rsidR="001B3ACF">
        <w:rPr>
          <w:rFonts w:ascii="Calibri" w:hAnsi="Calibri" w:cs="Calibri"/>
          <w:b/>
          <w:bCs/>
          <w:lang w:val="it-IT"/>
        </w:rPr>
        <w:t>0</w:t>
      </w:r>
      <w:r w:rsidRPr="001735AD">
        <w:rPr>
          <w:rFonts w:ascii="Calibri" w:hAnsi="Calibri" w:cs="Calibri"/>
          <w:b/>
          <w:bCs/>
          <w:lang w:val="it-IT"/>
        </w:rPr>
        <w:t xml:space="preserve"> :</w:t>
      </w:r>
      <w:proofErr w:type="gramEnd"/>
      <w:r w:rsidRPr="001735AD">
        <w:rPr>
          <w:rFonts w:ascii="Calibri" w:hAnsi="Calibri" w:cs="Calibri"/>
          <w:b/>
          <w:bCs/>
          <w:lang w:val="it-IT"/>
        </w:rPr>
        <w:t xml:space="preserve"> Registrazione degli elettori</w:t>
      </w:r>
    </w:p>
    <w:p w14:paraId="7F00E054" w14:textId="77777777" w:rsidR="001735AD" w:rsidRPr="001735AD" w:rsidRDefault="001735AD" w:rsidP="001735AD">
      <w:pPr>
        <w:rPr>
          <w:rFonts w:ascii="Calibri" w:hAnsi="Calibri" w:cs="Calibri"/>
          <w:lang w:val="it-IT"/>
        </w:rPr>
      </w:pPr>
      <w:r w:rsidRPr="001735AD">
        <w:rPr>
          <w:rFonts w:ascii="Calibri" w:hAnsi="Calibri" w:cs="Calibri"/>
          <w:lang w:val="it-IT"/>
        </w:rPr>
        <w:t>Si specifica il numero di persone che votano all’interno di una specifica università.</w:t>
      </w:r>
    </w:p>
    <w:p w14:paraId="5FAB01E1" w14:textId="04D93590"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proofErr w:type="gramStart"/>
      <w:r w:rsidRPr="001735AD">
        <w:rPr>
          <w:rFonts w:ascii="Calibri" w:hAnsi="Calibri" w:cs="Calibri"/>
          <w:b/>
          <w:bCs/>
          <w:lang w:val="it-IT"/>
        </w:rPr>
        <w:t>1</w:t>
      </w:r>
      <w:r w:rsidR="001B3ACF">
        <w:rPr>
          <w:rFonts w:ascii="Calibri" w:hAnsi="Calibri" w:cs="Calibri"/>
          <w:b/>
          <w:bCs/>
          <w:lang w:val="it-IT"/>
        </w:rPr>
        <w:t>1</w:t>
      </w:r>
      <w:r w:rsidRPr="001735AD">
        <w:rPr>
          <w:rFonts w:ascii="Calibri" w:hAnsi="Calibri" w:cs="Calibri"/>
          <w:b/>
          <w:bCs/>
          <w:lang w:val="it-IT"/>
        </w:rPr>
        <w:t xml:space="preserve"> :</w:t>
      </w:r>
      <w:proofErr w:type="gramEnd"/>
      <w:r w:rsidRPr="001735AD">
        <w:rPr>
          <w:rFonts w:ascii="Calibri" w:hAnsi="Calibri" w:cs="Calibri"/>
          <w:b/>
          <w:bCs/>
          <w:lang w:val="it-IT"/>
        </w:rPr>
        <w:t xml:space="preserve"> Data prevista per la votazione</w:t>
      </w:r>
    </w:p>
    <w:p w14:paraId="3E740F3F" w14:textId="77777777" w:rsidR="001735AD" w:rsidRPr="001735AD" w:rsidRDefault="001735AD" w:rsidP="001735AD">
      <w:pPr>
        <w:rPr>
          <w:rFonts w:ascii="Calibri" w:hAnsi="Calibri" w:cs="Calibri"/>
          <w:lang w:val="it-IT"/>
        </w:rPr>
      </w:pPr>
      <w:r w:rsidRPr="001735AD">
        <w:rPr>
          <w:rFonts w:ascii="Calibri" w:hAnsi="Calibri" w:cs="Calibri"/>
          <w:lang w:val="it-IT"/>
        </w:rPr>
        <w:t>Si inserisce la data dell’evento.</w:t>
      </w:r>
    </w:p>
    <w:p w14:paraId="0579BD0E" w14:textId="1BE87A7A"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SOTA</w:t>
      </w:r>
      <w:proofErr w:type="gramStart"/>
      <w:r w:rsidRPr="001735AD">
        <w:rPr>
          <w:rFonts w:ascii="Calibri" w:hAnsi="Calibri" w:cs="Calibri"/>
          <w:b/>
          <w:bCs/>
          <w:lang w:val="it-IT"/>
        </w:rPr>
        <w:t>1</w:t>
      </w:r>
      <w:r w:rsidR="001B3ACF">
        <w:rPr>
          <w:rFonts w:ascii="Calibri" w:hAnsi="Calibri" w:cs="Calibri"/>
          <w:b/>
          <w:bCs/>
          <w:lang w:val="it-IT"/>
        </w:rPr>
        <w:t>2</w:t>
      </w:r>
      <w:r w:rsidRPr="001735AD">
        <w:rPr>
          <w:rFonts w:ascii="Calibri" w:hAnsi="Calibri" w:cs="Calibri"/>
          <w:b/>
          <w:bCs/>
          <w:lang w:val="it-IT"/>
        </w:rPr>
        <w:t xml:space="preserve"> :</w:t>
      </w:r>
      <w:proofErr w:type="gramEnd"/>
      <w:r w:rsidRPr="001735AD">
        <w:rPr>
          <w:rFonts w:ascii="Calibri" w:hAnsi="Calibri" w:cs="Calibri"/>
          <w:b/>
          <w:bCs/>
          <w:lang w:val="it-IT"/>
        </w:rPr>
        <w:t xml:space="preserve"> Termini e condizioni (regolamento elezioni)</w:t>
      </w:r>
    </w:p>
    <w:p w14:paraId="2A567B6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Si utilizzano i termini e condizioni messi a disposizione dalla piattaforma </w:t>
      </w:r>
      <w:proofErr w:type="spellStart"/>
      <w:r w:rsidRPr="001735AD">
        <w:rPr>
          <w:rFonts w:ascii="Calibri" w:hAnsi="Calibri" w:cs="Calibri"/>
          <w:lang w:val="it-IT"/>
        </w:rPr>
        <w:t>WeVote</w:t>
      </w:r>
      <w:proofErr w:type="spellEnd"/>
      <w:r w:rsidRPr="001735AD">
        <w:rPr>
          <w:rFonts w:ascii="Calibri" w:hAnsi="Calibri" w:cs="Calibri"/>
          <w:lang w:val="it-IT"/>
        </w:rPr>
        <w:t>.</w:t>
      </w:r>
    </w:p>
    <w:p w14:paraId="52C91CE5" w14:textId="77777777" w:rsidR="001735AD" w:rsidRPr="001735AD" w:rsidRDefault="001735AD" w:rsidP="001735AD">
      <w:pPr>
        <w:rPr>
          <w:rFonts w:ascii="Calibri" w:hAnsi="Calibri" w:cs="Calibri"/>
          <w:b/>
          <w:bCs/>
          <w:lang w:val="it-IT"/>
        </w:rPr>
      </w:pPr>
    </w:p>
    <w:p w14:paraId="08666E69"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Abbiamo deciso di non prendere in considerazione invece:</w:t>
      </w:r>
    </w:p>
    <w:p w14:paraId="5CA6773A"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OBIETTIVI DEL PROCCESSO ELETTORALE</w:t>
      </w:r>
    </w:p>
    <w:p w14:paraId="7938D8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Non interessa al nostro sistema specificare il fine della votazione elettorale (assemblee generali e straordinarie, elezioni ai rappresentanti, consiglio di amministrazione, sessioni plenarie/municipali e parlamentari).</w:t>
      </w:r>
    </w:p>
    <w:p w14:paraId="14C4EE06" w14:textId="77777777" w:rsidR="001735AD" w:rsidRPr="001735AD" w:rsidRDefault="001735AD" w:rsidP="001735AD">
      <w:pPr>
        <w:numPr>
          <w:ilvl w:val="0"/>
          <w:numId w:val="40"/>
        </w:numPr>
        <w:spacing w:after="160" w:line="256" w:lineRule="auto"/>
        <w:contextualSpacing/>
        <w:rPr>
          <w:rFonts w:ascii="Calibri" w:hAnsi="Calibri" w:cs="Calibri"/>
          <w:lang w:val="it-IT"/>
        </w:rPr>
      </w:pPr>
      <w:r w:rsidRPr="001735AD">
        <w:rPr>
          <w:rFonts w:ascii="Calibri" w:hAnsi="Calibri" w:cs="Calibri"/>
          <w:b/>
          <w:bCs/>
          <w:lang w:val="it-IT"/>
        </w:rPr>
        <w:t>PROGRAMMARE LA CONFERENZA/RIUNIONE</w:t>
      </w:r>
      <w:r w:rsidRPr="001735AD">
        <w:rPr>
          <w:rFonts w:ascii="Calibri" w:hAnsi="Calibri" w:cs="Calibri"/>
          <w:lang w:val="it-IT"/>
        </w:rPr>
        <w:t xml:space="preserve"> </w:t>
      </w:r>
    </w:p>
    <w:p w14:paraId="61EC0F5B" w14:textId="1FADADBF"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Non è necessario effettuare una “conferenza” o </w:t>
      </w:r>
      <w:r w:rsidR="00711CE0" w:rsidRPr="001735AD">
        <w:rPr>
          <w:rFonts w:ascii="Calibri" w:hAnsi="Calibri" w:cs="Calibri"/>
          <w:lang w:val="it-IT"/>
        </w:rPr>
        <w:t>video riunioni</w:t>
      </w:r>
      <w:r w:rsidRPr="001735AD">
        <w:rPr>
          <w:rFonts w:ascii="Calibri" w:hAnsi="Calibri" w:cs="Calibri"/>
          <w:lang w:val="it-IT"/>
        </w:rPr>
        <w:t xml:space="preserve"> per conoscere le esigenze del progetto.</w:t>
      </w:r>
    </w:p>
    <w:p w14:paraId="3815F239"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TIPO DI ORGANIZZAZIONE</w:t>
      </w:r>
    </w:p>
    <w:p w14:paraId="3CFA3838"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La nostra piattaforma non riguarda organizzazioni come aziende, consiglio comunale, consulenza professionale, club, federazione, fondazione, governo, ecc. Il nostro sistema sarà adottato esclusivamente dalle università.</w:t>
      </w:r>
    </w:p>
    <w:p w14:paraId="664B8911" w14:textId="77777777" w:rsidR="001735AD" w:rsidRPr="001735AD" w:rsidRDefault="001735AD" w:rsidP="001735AD">
      <w:pPr>
        <w:numPr>
          <w:ilvl w:val="0"/>
          <w:numId w:val="40"/>
        </w:numPr>
        <w:spacing w:after="160" w:line="256" w:lineRule="auto"/>
        <w:contextualSpacing/>
        <w:rPr>
          <w:rFonts w:ascii="Calibri" w:hAnsi="Calibri" w:cs="Calibri"/>
          <w:b/>
          <w:bCs/>
          <w:lang w:val="it-IT"/>
        </w:rPr>
      </w:pPr>
      <w:r w:rsidRPr="001735AD">
        <w:rPr>
          <w:rFonts w:ascii="Calibri" w:hAnsi="Calibri" w:cs="Calibri"/>
          <w:b/>
          <w:bCs/>
          <w:lang w:val="it-IT"/>
        </w:rPr>
        <w:t>ALTRE OPZIONI DI VOTO</w:t>
      </w:r>
    </w:p>
    <w:p w14:paraId="5823C196" w14:textId="64EF49C2" w:rsidR="001B3ACF" w:rsidDel="002005E3" w:rsidRDefault="001735AD" w:rsidP="001735AD">
      <w:pPr>
        <w:spacing w:after="160" w:line="256" w:lineRule="auto"/>
        <w:contextualSpacing/>
        <w:rPr>
          <w:del w:id="440" w:author="Martina Nolletti" w:date="2021-01-25T23:57:00Z"/>
          <w:rFonts w:ascii="Calibri" w:hAnsi="Calibri" w:cs="Calibri"/>
          <w:lang w:val="it-IT"/>
        </w:rPr>
      </w:pPr>
      <w:r w:rsidRPr="001735AD">
        <w:rPr>
          <w:rFonts w:ascii="Calibri" w:hAnsi="Calibri" w:cs="Calibri"/>
          <w:lang w:val="it-IT"/>
        </w:rPr>
        <w:t>Non si possono scegliere opzioni di voto come: delegazione di rappresentanza/voto, accreditamento/registrazione online, accreditamento/registrazione faccia a faccia, voto intranet, voto No segreto.</w:t>
      </w:r>
    </w:p>
    <w:p w14:paraId="4D75415F" w14:textId="4F5BB77F" w:rsidR="001B3ACF" w:rsidDel="002005E3" w:rsidRDefault="001B3ACF" w:rsidP="001735AD">
      <w:pPr>
        <w:spacing w:after="160" w:line="256" w:lineRule="auto"/>
        <w:contextualSpacing/>
        <w:rPr>
          <w:del w:id="441" w:author="Martina Nolletti" w:date="2021-01-25T23:57:00Z"/>
          <w:rFonts w:ascii="Calibri" w:hAnsi="Calibri" w:cs="Calibri"/>
          <w:lang w:val="it-IT"/>
        </w:rPr>
      </w:pPr>
    </w:p>
    <w:p w14:paraId="0C9B6A04" w14:textId="413EDDFD" w:rsidR="00BC1DAC" w:rsidRDefault="00BC1DAC" w:rsidP="001735AD">
      <w:pPr>
        <w:spacing w:after="160" w:line="256" w:lineRule="auto"/>
        <w:contextualSpacing/>
        <w:rPr>
          <w:rFonts w:ascii="Calibri" w:hAnsi="Calibri" w:cs="Calibri"/>
          <w:lang w:val="it-IT"/>
        </w:rPr>
      </w:pPr>
    </w:p>
    <w:p w14:paraId="23D71824" w14:textId="0E113B08" w:rsidR="00BC1DAC" w:rsidRDefault="00BC1DAC" w:rsidP="001735AD">
      <w:pPr>
        <w:spacing w:after="160" w:line="256" w:lineRule="auto"/>
        <w:contextualSpacing/>
        <w:rPr>
          <w:ins w:id="442" w:author="Martina Nolletti" w:date="2021-02-08T21:57:00Z"/>
          <w:rFonts w:ascii="Calibri" w:hAnsi="Calibri" w:cs="Calibri"/>
          <w:lang w:val="it-IT"/>
        </w:rPr>
      </w:pPr>
    </w:p>
    <w:p w14:paraId="4612498B" w14:textId="77777777" w:rsidR="00ED5C54" w:rsidRPr="001735AD" w:rsidRDefault="00ED5C54" w:rsidP="001735AD">
      <w:pPr>
        <w:spacing w:after="160" w:line="256" w:lineRule="auto"/>
        <w:contextualSpacing/>
        <w:rPr>
          <w:rFonts w:ascii="Calibri" w:hAnsi="Calibri" w:cs="Calibri"/>
          <w:lang w:val="it-IT"/>
        </w:rPr>
      </w:pPr>
    </w:p>
    <w:p w14:paraId="1E8E0F30" w14:textId="77777777" w:rsidR="001735AD" w:rsidRPr="001735AD" w:rsidRDefault="001735AD" w:rsidP="001735AD">
      <w:pPr>
        <w:numPr>
          <w:ilvl w:val="0"/>
          <w:numId w:val="41"/>
        </w:numPr>
        <w:rPr>
          <w:b/>
          <w:bCs/>
          <w:color w:val="C00000"/>
          <w:sz w:val="36"/>
          <w:szCs w:val="36"/>
          <w:lang w:val="en-GB"/>
        </w:rPr>
      </w:pPr>
      <w:r w:rsidRPr="001735AD">
        <w:rPr>
          <w:b/>
          <w:bCs/>
          <w:color w:val="C00000"/>
          <w:sz w:val="36"/>
          <w:szCs w:val="36"/>
          <w:lang w:val="en-GB"/>
        </w:rPr>
        <w:lastRenderedPageBreak/>
        <w:t>ELIGO (</w:t>
      </w:r>
      <w:hyperlink r:id="rId14" w:history="1">
        <w:r w:rsidRPr="001735AD">
          <w:rPr>
            <w:color w:val="0000FF"/>
            <w:sz w:val="28"/>
            <w:szCs w:val="28"/>
            <w:u w:val="single"/>
            <w:lang w:val="en-GB"/>
          </w:rPr>
          <w:t>https://www.eligo.social/</w:t>
        </w:r>
      </w:hyperlink>
      <w:r w:rsidRPr="001735AD">
        <w:rPr>
          <w:b/>
          <w:bCs/>
          <w:color w:val="C00000"/>
          <w:sz w:val="36"/>
          <w:szCs w:val="36"/>
          <w:lang w:val="en-GB"/>
        </w:rPr>
        <w:t>)</w:t>
      </w:r>
    </w:p>
    <w:p w14:paraId="4AE95A3C" w14:textId="77777777" w:rsidR="001735AD" w:rsidRPr="001735AD" w:rsidRDefault="001735AD" w:rsidP="001735AD">
      <w:pPr>
        <w:ind w:left="360"/>
        <w:rPr>
          <w:b/>
          <w:bCs/>
          <w:color w:val="C00000"/>
          <w:lang w:val="en-GB"/>
        </w:rPr>
      </w:pPr>
    </w:p>
    <w:p w14:paraId="710F2835" w14:textId="13A230C5" w:rsidR="001735AD" w:rsidRPr="001735AD" w:rsidRDefault="001735AD" w:rsidP="001735AD">
      <w:pPr>
        <w:rPr>
          <w:rFonts w:ascii="Calibri" w:hAnsi="Calibri" w:cs="Calibri"/>
          <w:lang w:val="it-IT"/>
        </w:rPr>
      </w:pPr>
      <w:proofErr w:type="spellStart"/>
      <w:r w:rsidRPr="001735AD">
        <w:rPr>
          <w:rFonts w:ascii="Calibri" w:hAnsi="Calibri" w:cs="Calibri"/>
          <w:lang w:val="it-IT"/>
        </w:rPr>
        <w:t>Eligo</w:t>
      </w:r>
      <w:proofErr w:type="spellEnd"/>
      <w:r w:rsidRPr="001735AD">
        <w:rPr>
          <w:rFonts w:ascii="Calibri" w:hAnsi="Calibri" w:cs="Calibri"/>
          <w:lang w:val="it-IT"/>
        </w:rPr>
        <w:t xml:space="preserve"> è una piattaforma di voto online tutta italiana per creare e gestire qualsiasi tipo di votazione elettronica: online, presso seggio o ibride. Un sistema unico in Italia che si adatta perfettamente alle esigenze di ogni cliente.</w:t>
      </w:r>
      <w:r w:rsidR="00D1513E">
        <w:rPr>
          <w:rFonts w:ascii="Calibri" w:hAnsi="Calibri" w:cs="Calibri"/>
          <w:lang w:val="it-IT"/>
        </w:rPr>
        <w:t xml:space="preserve"> P</w:t>
      </w:r>
      <w:r w:rsidRPr="001735AD">
        <w:rPr>
          <w:rFonts w:ascii="Calibri" w:hAnsi="Calibri" w:cs="Calibri"/>
          <w:lang w:val="it-IT"/>
        </w:rPr>
        <w:t xml:space="preserve">ermette di ottimizzare i tempi di gestione, risparmiare sui costi delle votazioni e ottenere degli scrutini immediati. </w:t>
      </w:r>
      <w:proofErr w:type="gramStart"/>
      <w:r w:rsidRPr="001735AD">
        <w:rPr>
          <w:rFonts w:ascii="Calibri" w:hAnsi="Calibri" w:cs="Calibri"/>
          <w:lang w:val="it-IT"/>
        </w:rPr>
        <w:t>Inoltre</w:t>
      </w:r>
      <w:proofErr w:type="gramEnd"/>
      <w:r w:rsidRPr="001735AD">
        <w:rPr>
          <w:rFonts w:ascii="Calibri" w:hAnsi="Calibri" w:cs="Calibri"/>
          <w:lang w:val="it-IT"/>
        </w:rPr>
        <w:t xml:space="preserve"> permette di avere un supporto tecnico, legale e notarile.</w:t>
      </w:r>
    </w:p>
    <w:p w14:paraId="507F79E4" w14:textId="7A9CC336" w:rsidR="001735AD" w:rsidRPr="001735AD" w:rsidRDefault="001735AD" w:rsidP="001735AD">
      <w:pPr>
        <w:rPr>
          <w:rFonts w:ascii="Calibri" w:hAnsi="Calibri" w:cs="Calibri"/>
          <w:lang w:val="it-IT"/>
        </w:rPr>
      </w:pPr>
      <w:proofErr w:type="spellStart"/>
      <w:r w:rsidRPr="001735AD">
        <w:rPr>
          <w:rFonts w:ascii="Calibri" w:hAnsi="Calibri" w:cs="Calibri"/>
          <w:lang w:val="it-IT"/>
        </w:rPr>
        <w:t>Eligo</w:t>
      </w:r>
      <w:proofErr w:type="spellEnd"/>
      <w:r w:rsidRPr="001735AD">
        <w:rPr>
          <w:rFonts w:ascii="Calibri" w:hAnsi="Calibri" w:cs="Calibri"/>
          <w:lang w:val="it-IT"/>
        </w:rPr>
        <w:t xml:space="preserve"> è una piattaforma software house ormai storica nel panorama IT italiano. Dal 1994 sviluppa progetti software mission </w:t>
      </w:r>
      <w:proofErr w:type="spellStart"/>
      <w:r w:rsidRPr="001735AD">
        <w:rPr>
          <w:rFonts w:ascii="Calibri" w:hAnsi="Calibri" w:cs="Calibri"/>
          <w:lang w:val="it-IT"/>
        </w:rPr>
        <w:t>critical</w:t>
      </w:r>
      <w:proofErr w:type="spellEnd"/>
      <w:r w:rsidRPr="001735AD">
        <w:rPr>
          <w:rFonts w:ascii="Calibri" w:hAnsi="Calibri" w:cs="Calibri"/>
          <w:lang w:val="it-IT"/>
        </w:rPr>
        <w:t xml:space="preserve"> per grandi aziende e organizzazioni complesse (Barilla, ENI, Borsa Italiana</w:t>
      </w:r>
      <w:r w:rsidR="00D1513E">
        <w:rPr>
          <w:rFonts w:ascii="Calibri" w:hAnsi="Calibri" w:cs="Calibri"/>
          <w:lang w:val="it-IT"/>
        </w:rPr>
        <w:t xml:space="preserve">, </w:t>
      </w:r>
      <w:r w:rsidR="00711CE0">
        <w:rPr>
          <w:rFonts w:ascii="Calibri" w:hAnsi="Calibri" w:cs="Calibri"/>
          <w:lang w:val="it-IT"/>
        </w:rPr>
        <w:t>etc.</w:t>
      </w:r>
      <w:r w:rsidR="00D1513E">
        <w:rPr>
          <w:rFonts w:ascii="Calibri" w:hAnsi="Calibri" w:cs="Calibri"/>
          <w:lang w:val="it-IT"/>
        </w:rPr>
        <w:t xml:space="preserve">). </w:t>
      </w:r>
      <w:r w:rsidRPr="001735AD">
        <w:rPr>
          <w:rFonts w:ascii="Calibri" w:hAnsi="Calibri" w:cs="Calibri"/>
          <w:lang w:val="it-IT"/>
        </w:rPr>
        <w:t xml:space="preserve">Nel 2005 crea la prima piattaforma italiana di voto online sicuro per le elezioni. Nel 2011 viene creato ELIGO Standard: la prima piattaforma al mondo di gestione del voto online in piena autonomia. Oggi il sistema di voto online ELIGO è un affermato standard di mercato e grazie alla sua flessibilità e modularità è stato diversificato per ogni esigenza di votazione online.  </w:t>
      </w:r>
    </w:p>
    <w:p w14:paraId="45740EF2"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Mette a disposizione diversi portali </w:t>
      </w:r>
      <w:proofErr w:type="gramStart"/>
      <w:r w:rsidRPr="001735AD">
        <w:rPr>
          <w:rFonts w:ascii="Calibri" w:hAnsi="Calibri" w:cs="Calibri"/>
          <w:lang w:val="it-IT"/>
        </w:rPr>
        <w:t>come ad esempio</w:t>
      </w:r>
      <w:proofErr w:type="gramEnd"/>
      <w:r w:rsidRPr="001735AD">
        <w:rPr>
          <w:rFonts w:ascii="Calibri" w:hAnsi="Calibri" w:cs="Calibri"/>
          <w:lang w:val="it-IT"/>
        </w:rPr>
        <w:t xml:space="preserve"> quello per le università:</w:t>
      </w:r>
    </w:p>
    <w:p w14:paraId="106E4211" w14:textId="77777777" w:rsidR="001735AD" w:rsidRPr="001735AD" w:rsidRDefault="001735AD" w:rsidP="001735AD">
      <w:pPr>
        <w:numPr>
          <w:ilvl w:val="0"/>
          <w:numId w:val="42"/>
        </w:numPr>
        <w:shd w:val="clear" w:color="auto" w:fill="FFFFFF"/>
        <w:suppressAutoHyphens/>
        <w:textAlignment w:val="baseline"/>
        <w:rPr>
          <w:rFonts w:ascii="Calibri" w:hAnsi="Calibri" w:cs="Calibri"/>
          <w:lang w:val="it-IT"/>
        </w:rPr>
      </w:pPr>
      <w:r w:rsidRPr="001735AD">
        <w:rPr>
          <w:rFonts w:ascii="Calibri" w:hAnsi="Calibri" w:cs="Calibri"/>
          <w:lang w:val="it-IT"/>
        </w:rPr>
        <w:t>Il Portale Università è la variante della </w:t>
      </w:r>
      <w:r w:rsidR="003C4378">
        <w:fldChar w:fldCharType="begin"/>
      </w:r>
      <w:r w:rsidR="003C4378" w:rsidRPr="00EA0282">
        <w:rPr>
          <w:lang w:val="it-IT"/>
          <w:rPrChange w:id="443" w:author="Martina Nolletti" w:date="2021-01-26T18:09:00Z">
            <w:rPr/>
          </w:rPrChange>
        </w:rPr>
        <w:instrText xml:space="preserve"> HYPERLINK "https://www.eligo.social/eligo-piattaforma" </w:instrText>
      </w:r>
      <w:r w:rsidR="003C4378">
        <w:fldChar w:fldCharType="separate"/>
      </w:r>
      <w:r w:rsidRPr="001735AD">
        <w:rPr>
          <w:rFonts w:ascii="Calibri" w:hAnsi="Calibri"/>
          <w:lang w:val="it-IT"/>
        </w:rPr>
        <w:t>piattaforma ELIGO</w:t>
      </w:r>
      <w:r w:rsidR="003C4378">
        <w:rPr>
          <w:rFonts w:ascii="Calibri" w:hAnsi="Calibri"/>
          <w:lang w:val="it-IT"/>
        </w:rPr>
        <w:fldChar w:fldCharType="end"/>
      </w:r>
      <w:r w:rsidRPr="001735AD">
        <w:rPr>
          <w:rFonts w:ascii="Calibri" w:hAnsi="Calibri" w:cs="Calibri"/>
          <w:lang w:val="it-IT"/>
        </w:rPr>
        <w:t xml:space="preserve"> sviluppata appositamente per la dematerializzazione delle varie votazioni ed elezioni periodiche degli studenti e di tutte le altre votazioni previste negli statuti e regolamenti universitari. È concepito per adattarsi perfettamente alla struttura organizzativa e alle necessità delle università. Questo portale risponde alle esigenze sempre più crescenti degli Atenei Italiani di innovare e dematerializzare i processi interni e dare un messaggio forte di trasparenza e partecipazione. ELIGO è uno strumento con il quale si può aumentare sensibilmente il coinvolgimento di studenti, professori e personale ed al contempo ridurre drasticamente costi e tempi organizzativi di allestimento e scrutinio (quasi immediati alla chiusura della votazione). </w:t>
      </w:r>
    </w:p>
    <w:p w14:paraId="70E94C15" w14:textId="5BEF7481" w:rsidR="001735AD" w:rsidRPr="001735AD" w:rsidRDefault="001735AD" w:rsidP="001735AD">
      <w:pPr>
        <w:shd w:val="clear" w:color="auto" w:fill="FFFFFF"/>
        <w:suppressAutoHyphens/>
        <w:textAlignment w:val="baseline"/>
        <w:rPr>
          <w:rFonts w:ascii="Calibri" w:hAnsi="Calibri" w:cs="Calibri"/>
          <w:lang w:val="it-IT"/>
        </w:rPr>
      </w:pPr>
      <w:r w:rsidRPr="001735AD">
        <w:rPr>
          <w:rFonts w:ascii="Calibri" w:hAnsi="Calibri" w:cs="Calibri"/>
          <w:lang w:val="it-IT"/>
        </w:rPr>
        <w:t>Sviluppato in anni di esperienze sul campo e con ogni tipologia di votazione ELIGO rappresenta la soluzione per ogni esigenza: che sia voto online, voto elettronico presso seggi, o una soluzione ibrida.</w:t>
      </w:r>
      <w:del w:id="444" w:author="Martina Nolletti" w:date="2021-01-25T23:57:00Z">
        <w:r w:rsidRPr="001735AD" w:rsidDel="002005E3">
          <w:rPr>
            <w:rFonts w:ascii="Calibri" w:hAnsi="Calibri" w:cs="Calibri"/>
            <w:lang w:val="it-IT"/>
          </w:rPr>
          <w:delText xml:space="preserve"> È possibile gestire contemporaneamente decine di votazioni indipendenti, ognuna con il proprio elettorato attivo e passivo, ad esempio quelle che coinvolgono il voto studentesco oppure votazioni per il Senato Accademico, Comitati, Dipartimenti, Scuole, Consigli dei Corsi di Studio, votazioni RSU, etc.</w:delText>
        </w:r>
      </w:del>
    </w:p>
    <w:p w14:paraId="4118AD87" w14:textId="11FB1813" w:rsidR="001735AD" w:rsidRPr="001735AD" w:rsidRDefault="001735AD" w:rsidP="001735AD">
      <w:pPr>
        <w:shd w:val="clear" w:color="auto" w:fill="FFFFFF"/>
        <w:suppressAutoHyphens/>
        <w:spacing w:after="300"/>
        <w:textAlignment w:val="baseline"/>
        <w:rPr>
          <w:rFonts w:ascii="Calibri" w:hAnsi="Calibri" w:cs="Calibri"/>
          <w:lang w:val="it-IT"/>
        </w:rPr>
      </w:pPr>
      <w:r w:rsidRPr="001735AD">
        <w:rPr>
          <w:rFonts w:ascii="Calibri" w:hAnsi="Calibri" w:cs="Calibri"/>
          <w:lang w:val="it-IT"/>
        </w:rPr>
        <w:t>ELIGO è un’evoluta soluzione di voto online intuitiva e responsive, l’accesso è quindi possibile da qualsiasi d</w:t>
      </w:r>
      <w:r w:rsidR="00711CE0">
        <w:rPr>
          <w:rFonts w:ascii="Calibri" w:hAnsi="Calibri" w:cs="Calibri"/>
          <w:lang w:val="it-IT"/>
        </w:rPr>
        <w:t>ispositivo</w:t>
      </w:r>
      <w:r w:rsidRPr="001735AD">
        <w:rPr>
          <w:rFonts w:ascii="Calibri" w:hAnsi="Calibri" w:cs="Calibri"/>
          <w:lang w:val="it-IT"/>
        </w:rPr>
        <w:t xml:space="preserve">: PC, Tablet, Smartphone o </w:t>
      </w:r>
      <w:r w:rsidR="00711CE0" w:rsidRPr="001735AD">
        <w:rPr>
          <w:rFonts w:ascii="Calibri" w:hAnsi="Calibri" w:cs="Calibri"/>
          <w:lang w:val="it-IT"/>
        </w:rPr>
        <w:t>Smart TV</w:t>
      </w:r>
      <w:r w:rsidRPr="001735AD">
        <w:rPr>
          <w:rFonts w:ascii="Calibri" w:hAnsi="Calibri" w:cs="Calibri"/>
          <w:lang w:val="it-IT"/>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3DD85F6" w14:textId="77777777" w:rsidTr="003D5136">
        <w:tc>
          <w:tcPr>
            <w:tcW w:w="4428" w:type="dxa"/>
            <w:shd w:val="clear" w:color="auto" w:fill="auto"/>
            <w:hideMark/>
          </w:tcPr>
          <w:p w14:paraId="6AC5DD19"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3BFE5B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4BAE7D4D" w14:textId="77777777" w:rsidTr="003D5136">
        <w:tc>
          <w:tcPr>
            <w:tcW w:w="4428" w:type="dxa"/>
            <w:shd w:val="clear" w:color="auto" w:fill="auto"/>
            <w:hideMark/>
          </w:tcPr>
          <w:p w14:paraId="5469035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TEMPI DI GESTIONE</w:t>
            </w:r>
          </w:p>
          <w:p w14:paraId="5BB1D355"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Ottimizza i tempi di gestione, risparmia sui costi vivi delle votazioni e si ottengono degli scrutini immediati.</w:t>
            </w:r>
          </w:p>
        </w:tc>
        <w:tc>
          <w:tcPr>
            <w:tcW w:w="4428" w:type="dxa"/>
            <w:shd w:val="clear" w:color="auto" w:fill="auto"/>
            <w:hideMark/>
          </w:tcPr>
          <w:p w14:paraId="50053C9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73F26F74"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36AAA5FC"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2E0E24" w14:paraId="2423674E" w14:textId="77777777" w:rsidTr="003D5136">
        <w:tc>
          <w:tcPr>
            <w:tcW w:w="4428" w:type="dxa"/>
            <w:shd w:val="clear" w:color="auto" w:fill="auto"/>
            <w:hideMark/>
          </w:tcPr>
          <w:p w14:paraId="0009DB21"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AUMENTO PARTECIPAZIONE</w:t>
            </w:r>
          </w:p>
          <w:p w14:paraId="15282089"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Aumenta in maniera considerevole la partecipazione alle votazioni e assemblee.</w:t>
            </w:r>
          </w:p>
        </w:tc>
        <w:tc>
          <w:tcPr>
            <w:tcW w:w="4428" w:type="dxa"/>
            <w:shd w:val="clear" w:color="auto" w:fill="auto"/>
            <w:hideMark/>
          </w:tcPr>
          <w:p w14:paraId="3F74ED4E" w14:textId="77777777" w:rsidR="001735AD" w:rsidRPr="001735AD" w:rsidRDefault="001735AD" w:rsidP="001735AD">
            <w:pPr>
              <w:jc w:val="center"/>
              <w:rPr>
                <w:rFonts w:ascii="Calibri" w:hAnsi="Calibri" w:cs="Calibri"/>
                <w:b/>
                <w:bCs/>
                <w:color w:val="FF0000"/>
                <w:lang w:val="it-IT"/>
              </w:rPr>
            </w:pPr>
            <w:r w:rsidRPr="001735AD">
              <w:rPr>
                <w:rFonts w:ascii="Calibri" w:hAnsi="Calibri" w:cs="Calibri"/>
                <w:b/>
                <w:bCs/>
                <w:color w:val="FF0000"/>
                <w:lang w:val="it-IT"/>
              </w:rPr>
              <w:t>SEGRETEZZA DEL VOTO</w:t>
            </w:r>
          </w:p>
          <w:p w14:paraId="03C0A00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ELIGO riproduce digitalmente l’atto d’inserimento di una scheda cartacea dentro un’urna rendendo non ricostruibile </w:t>
            </w:r>
            <w:r w:rsidRPr="001735AD">
              <w:rPr>
                <w:rFonts w:ascii="Calibri" w:hAnsi="Calibri" w:cs="Calibri"/>
                <w:lang w:val="it-IT"/>
              </w:rPr>
              <w:lastRenderedPageBreak/>
              <w:t>qualsiasi correlazione fra il voto espresso ed il votante. Con il vantaggio che le schede non possono essere segnate in nessun modo dal votante, eliminando le schede nulle. Questo processo garantisce le stesse caratteristiche del voto cartaceo con una serie di numerosi vantaggi.</w:t>
            </w:r>
          </w:p>
          <w:p w14:paraId="0FC8C46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Nel nostro sistema però, anche online, è possibile lasciare la scheda di voto digitale bianca. Quindi questo servizio non può essere adottato per la nostra piattaforma.</w:t>
            </w:r>
          </w:p>
        </w:tc>
      </w:tr>
      <w:tr w:rsidR="001735AD" w:rsidRPr="002E0E24" w14:paraId="6A07AF63" w14:textId="77777777" w:rsidTr="003D5136">
        <w:tc>
          <w:tcPr>
            <w:tcW w:w="4428" w:type="dxa"/>
            <w:shd w:val="clear" w:color="auto" w:fill="auto"/>
            <w:hideMark/>
          </w:tcPr>
          <w:p w14:paraId="7D3EE48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lastRenderedPageBreak/>
              <w:t>SEGRETEZZA DEL VOTO</w:t>
            </w:r>
          </w:p>
          <w:p w14:paraId="70D26DBA" w14:textId="77777777" w:rsidR="001735AD" w:rsidRPr="001735AD" w:rsidRDefault="001735AD" w:rsidP="001735AD">
            <w:pPr>
              <w:rPr>
                <w:rFonts w:ascii="Calibri" w:hAnsi="Calibri" w:cs="Calibri"/>
                <w:lang w:val="it-IT"/>
              </w:rPr>
            </w:pPr>
            <w:r w:rsidRPr="001735AD">
              <w:rPr>
                <w:rFonts w:ascii="Calibri" w:hAnsi="Calibri" w:cs="Calibri"/>
                <w:lang w:val="it-IT"/>
              </w:rPr>
              <w:t>La piattaforma ELIGO è dotata dei migliori sistemi di sicurezza e crittografia e preserva l’anonimato e la sicurezza del voto espresso. Il sistema è imparziale e lo scrutinio avviene in automatico.</w:t>
            </w:r>
          </w:p>
          <w:p w14:paraId="53C8727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All’atto dell’immissione del voto, le due informazioni (voto e votante sono immediatamente scisse e salvate in due aree separate. </w:t>
            </w:r>
          </w:p>
        </w:tc>
        <w:tc>
          <w:tcPr>
            <w:tcW w:w="4428" w:type="dxa"/>
            <w:shd w:val="clear" w:color="auto" w:fill="auto"/>
          </w:tcPr>
          <w:p w14:paraId="4BDCA08A" w14:textId="77777777" w:rsidR="001735AD" w:rsidRPr="001735AD" w:rsidRDefault="001735AD" w:rsidP="001735AD">
            <w:pPr>
              <w:rPr>
                <w:rFonts w:ascii="Calibri" w:hAnsi="Calibri" w:cs="Calibri"/>
                <w:lang w:val="it-IT"/>
              </w:rPr>
            </w:pPr>
          </w:p>
        </w:tc>
      </w:tr>
      <w:tr w:rsidR="001735AD" w:rsidRPr="002E0E24" w14:paraId="28FCE984" w14:textId="77777777" w:rsidTr="003D5136">
        <w:tc>
          <w:tcPr>
            <w:tcW w:w="4428" w:type="dxa"/>
            <w:shd w:val="clear" w:color="auto" w:fill="auto"/>
            <w:hideMark/>
          </w:tcPr>
          <w:p w14:paraId="43E0605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DIVERSI PROCESSI DI AUTENTICAZIONE</w:t>
            </w:r>
          </w:p>
          <w:p w14:paraId="11DC378E"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 xml:space="preserve">I processi d’identificazione attualmente presenti in ELIGO sono: Autenticazione Semplice (con Username e Password: le password sono crittografate dal sistema, univoche e visibili in chiaro solo al votante. Eventuali rigenerazioni di credenziali invalidano le credenziali precedenti ed in ogni modo è impedito il doppio voto, lo Username invece è deciso dall’organizzazione utilizzando un codice univoco associato ad ogni votante. Per la nostra piattaforma, abbiamo deciso che lo username viene scelto dall’utente stesso.), Autenticazione de </w:t>
            </w:r>
            <w:proofErr w:type="spellStart"/>
            <w:r w:rsidRPr="001735AD">
              <w:rPr>
                <w:rFonts w:ascii="Calibri" w:hAnsi="Calibri" w:cs="Calibri"/>
                <w:lang w:val="it-IT"/>
              </w:rPr>
              <w:t>visu</w:t>
            </w:r>
            <w:proofErr w:type="spellEnd"/>
            <w:r w:rsidRPr="001735AD">
              <w:rPr>
                <w:rFonts w:ascii="Calibri" w:hAnsi="Calibri" w:cs="Calibri"/>
                <w:lang w:val="it-IT"/>
              </w:rPr>
              <w:t xml:space="preserve"> per un voto esclusivamente presso seggio, Autenticazione Forte con SMS (All’atto dell’accesso viene inviato al votante via SMS un codice monouso e temporaneo per accedere al sistema. Viene mostrato al </w:t>
            </w:r>
            <w:r w:rsidRPr="001735AD">
              <w:rPr>
                <w:rFonts w:ascii="Calibri" w:hAnsi="Calibri" w:cs="Calibri"/>
                <w:lang w:val="it-IT"/>
              </w:rPr>
              <w:lastRenderedPageBreak/>
              <w:t>votante il cellulare a cui è stato inviato il codice e la ricezione avviene in pochi secondi. Eventuali cellulari sbagliati o assenti possono essere corretti, anche a votazioni aperte, dalla Commissione Elettorale o dall’Amministratore con un semplice tasto. Il sistema ELIGO impedisce l’utilizzo dello stesso cellulare per più di un votante e non accetta numeri di cellulare temporanei), Autenticazione con Autodichiarazione di notorietà (Questa è l’opzione giusta per l’inattaccabilità del sistema di voto. ELIGO, dopo le altre due fasi d’identificazione, richiede al votante il caricamento di un documento d’identità e richiede un consenso obbligatorio. Il votante conferma, in una forma equiparata alla scrittura privata, la propria identità e che la sua espressione del voto viene esercitata in maniera conforme al regolamento).</w:t>
            </w:r>
          </w:p>
        </w:tc>
        <w:tc>
          <w:tcPr>
            <w:tcW w:w="4428" w:type="dxa"/>
            <w:shd w:val="clear" w:color="auto" w:fill="auto"/>
          </w:tcPr>
          <w:p w14:paraId="484C0F8A" w14:textId="77777777" w:rsidR="001735AD" w:rsidRPr="001735AD" w:rsidRDefault="001735AD" w:rsidP="001735AD">
            <w:pPr>
              <w:rPr>
                <w:rFonts w:ascii="Calibri" w:hAnsi="Calibri" w:cs="Calibri"/>
                <w:lang w:val="it-IT"/>
              </w:rPr>
            </w:pPr>
          </w:p>
        </w:tc>
      </w:tr>
      <w:tr w:rsidR="001735AD" w:rsidRPr="002E0E24" w14:paraId="0B135E03" w14:textId="77777777" w:rsidTr="003D5136">
        <w:tc>
          <w:tcPr>
            <w:tcW w:w="4428" w:type="dxa"/>
            <w:shd w:val="clear" w:color="auto" w:fill="auto"/>
            <w:hideMark/>
          </w:tcPr>
          <w:p w14:paraId="0997324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08700EDB" w14:textId="68D75529"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impedita in ogni casistica la possibilità di esprimere un secondo voto dallo stesso votante.</w:t>
            </w:r>
          </w:p>
        </w:tc>
        <w:tc>
          <w:tcPr>
            <w:tcW w:w="4428" w:type="dxa"/>
            <w:shd w:val="clear" w:color="auto" w:fill="auto"/>
          </w:tcPr>
          <w:p w14:paraId="4DF6AB38" w14:textId="77777777" w:rsidR="001735AD" w:rsidRPr="001735AD" w:rsidRDefault="001735AD" w:rsidP="001735AD">
            <w:pPr>
              <w:rPr>
                <w:rFonts w:ascii="Calibri" w:hAnsi="Calibri" w:cs="Calibri"/>
                <w:lang w:val="it-IT"/>
              </w:rPr>
            </w:pPr>
          </w:p>
        </w:tc>
      </w:tr>
      <w:tr w:rsidR="001735AD" w:rsidRPr="002E0E24" w14:paraId="63EA97A0" w14:textId="77777777" w:rsidTr="003D5136">
        <w:tc>
          <w:tcPr>
            <w:tcW w:w="4428" w:type="dxa"/>
            <w:shd w:val="clear" w:color="auto" w:fill="auto"/>
            <w:hideMark/>
          </w:tcPr>
          <w:p w14:paraId="010A445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IMMODIFICABILITA’ DEL VOTO</w:t>
            </w:r>
          </w:p>
          <w:p w14:paraId="01EBF69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L’architettura software di ELIGO e la crittografia impediscono qualsiasi modifica ai voti sottomessi.</w:t>
            </w:r>
          </w:p>
        </w:tc>
        <w:tc>
          <w:tcPr>
            <w:tcW w:w="4428" w:type="dxa"/>
            <w:shd w:val="clear" w:color="auto" w:fill="auto"/>
          </w:tcPr>
          <w:p w14:paraId="545F37C0" w14:textId="77777777" w:rsidR="001735AD" w:rsidRPr="001735AD" w:rsidRDefault="001735AD" w:rsidP="001735AD">
            <w:pPr>
              <w:rPr>
                <w:rFonts w:ascii="Calibri" w:hAnsi="Calibri" w:cs="Calibri"/>
                <w:lang w:val="it-IT"/>
              </w:rPr>
            </w:pPr>
          </w:p>
        </w:tc>
      </w:tr>
      <w:tr w:rsidR="001735AD" w:rsidRPr="002E0E24" w14:paraId="24C003C1" w14:textId="77777777" w:rsidTr="003D5136">
        <w:tc>
          <w:tcPr>
            <w:tcW w:w="4428" w:type="dxa"/>
            <w:shd w:val="clear" w:color="auto" w:fill="auto"/>
            <w:hideMark/>
          </w:tcPr>
          <w:p w14:paraId="39C7C2A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SUPPORTO</w:t>
            </w:r>
          </w:p>
          <w:p w14:paraId="3F840964"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Supporto di qualità per il periodo di licenza.</w:t>
            </w:r>
          </w:p>
        </w:tc>
        <w:tc>
          <w:tcPr>
            <w:tcW w:w="4428" w:type="dxa"/>
            <w:shd w:val="clear" w:color="auto" w:fill="auto"/>
          </w:tcPr>
          <w:p w14:paraId="4769110D" w14:textId="77777777" w:rsidR="001735AD" w:rsidRPr="001735AD" w:rsidRDefault="001735AD" w:rsidP="001735AD">
            <w:pPr>
              <w:rPr>
                <w:rFonts w:ascii="Calibri" w:hAnsi="Calibri" w:cs="Calibri"/>
                <w:lang w:val="it-IT"/>
              </w:rPr>
            </w:pPr>
          </w:p>
        </w:tc>
      </w:tr>
      <w:tr w:rsidR="001735AD" w:rsidRPr="002E0E24" w14:paraId="5DED4750" w14:textId="77777777" w:rsidTr="003D5136">
        <w:tc>
          <w:tcPr>
            <w:tcW w:w="4428" w:type="dxa"/>
            <w:shd w:val="clear" w:color="auto" w:fill="auto"/>
            <w:hideMark/>
          </w:tcPr>
          <w:p w14:paraId="755CC965"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IN CONTEMPORANEA</w:t>
            </w:r>
          </w:p>
          <w:p w14:paraId="03A71012"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Possibile gestione in contemporanea di decine di votazioni indipendenti.</w:t>
            </w:r>
          </w:p>
        </w:tc>
        <w:tc>
          <w:tcPr>
            <w:tcW w:w="4428" w:type="dxa"/>
            <w:shd w:val="clear" w:color="auto" w:fill="auto"/>
          </w:tcPr>
          <w:p w14:paraId="3B203710" w14:textId="77777777" w:rsidR="001735AD" w:rsidRPr="001735AD" w:rsidRDefault="001735AD" w:rsidP="001735AD">
            <w:pPr>
              <w:rPr>
                <w:rFonts w:ascii="Calibri" w:hAnsi="Calibri" w:cs="Calibri"/>
                <w:lang w:val="it-IT"/>
              </w:rPr>
            </w:pPr>
          </w:p>
        </w:tc>
      </w:tr>
    </w:tbl>
    <w:p w14:paraId="72D5B47B" w14:textId="77777777" w:rsidR="001735AD" w:rsidRPr="001735AD" w:rsidRDefault="001735AD" w:rsidP="001735AD">
      <w:pPr>
        <w:rPr>
          <w:rFonts w:ascii="Calibri" w:hAnsi="Calibri" w:cs="Calibri"/>
          <w:lang w:val="it-IT"/>
        </w:rPr>
      </w:pPr>
    </w:p>
    <w:p w14:paraId="0B79CC85" w14:textId="62B3011E"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59EE494" w14:textId="774609D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Pr="001735AD">
        <w:rPr>
          <w:rFonts w:ascii="Calibri" w:hAnsi="Calibri" w:cs="Calibri"/>
          <w:b/>
          <w:bCs/>
          <w:lang w:val="it-IT"/>
        </w:rPr>
        <w:t>1</w:t>
      </w:r>
      <w:r w:rsidR="001B3ACF">
        <w:rPr>
          <w:rFonts w:ascii="Calibri" w:hAnsi="Calibri" w:cs="Calibri"/>
          <w:b/>
          <w:bCs/>
          <w:lang w:val="it-IT"/>
        </w:rPr>
        <w:t>3</w:t>
      </w:r>
      <w:r w:rsidRPr="001735AD">
        <w:rPr>
          <w:rFonts w:ascii="Calibri" w:hAnsi="Calibri" w:cs="Calibri"/>
          <w:b/>
          <w:bCs/>
          <w:lang w:val="it-IT"/>
        </w:rPr>
        <w:t xml:space="preserve"> :</w:t>
      </w:r>
      <w:proofErr w:type="gramEnd"/>
      <w:r w:rsidRPr="001735AD">
        <w:rPr>
          <w:rFonts w:ascii="Calibri" w:hAnsi="Calibri" w:cs="Calibri"/>
          <w:b/>
          <w:bCs/>
          <w:lang w:val="it-IT"/>
        </w:rPr>
        <w:t xml:space="preserve"> Diversi processi di autenticazione</w:t>
      </w:r>
    </w:p>
    <w:p w14:paraId="248FDB4A" w14:textId="64E20AF8" w:rsidR="002005E3" w:rsidRPr="001735AD" w:rsidRDefault="001735AD" w:rsidP="001735AD">
      <w:pPr>
        <w:rPr>
          <w:rFonts w:ascii="Calibri" w:hAnsi="Calibri" w:cs="Calibri"/>
          <w:lang w:val="it-IT"/>
        </w:rPr>
      </w:pPr>
      <w:r w:rsidRPr="001735AD">
        <w:rPr>
          <w:rFonts w:ascii="Calibri" w:hAnsi="Calibri" w:cs="Calibri"/>
          <w:lang w:val="it-IT"/>
        </w:rPr>
        <w:t xml:space="preserve">In questo caso </w:t>
      </w:r>
      <w:proofErr w:type="spellStart"/>
      <w:r w:rsidRPr="001735AD">
        <w:rPr>
          <w:rFonts w:ascii="Calibri" w:hAnsi="Calibri" w:cs="Calibri"/>
          <w:lang w:val="it-IT"/>
        </w:rPr>
        <w:t>Eligo</w:t>
      </w:r>
      <w:proofErr w:type="spellEnd"/>
      <w:r w:rsidRPr="001735AD">
        <w:rPr>
          <w:rFonts w:ascii="Calibri" w:hAnsi="Calibri" w:cs="Calibri"/>
          <w:lang w:val="it-IT"/>
        </w:rPr>
        <w:t xml:space="preserve"> non consente la votazione in presenza. Abbiamo deciso di adottare le stesse misure per quanto riguarda l’autenticazione dell’utente per le votazioni online, </w:t>
      </w:r>
      <w:r w:rsidRPr="001735AD">
        <w:rPr>
          <w:rFonts w:ascii="Calibri" w:hAnsi="Calibri" w:cs="Calibri"/>
          <w:lang w:val="it-IT"/>
        </w:rPr>
        <w:lastRenderedPageBreak/>
        <w:t>inserendo Password e Username (il quale, come detto in precedenza, verrà scelto dall’utente e dovrà essere unico). Per quanto riguarda la votazione in presenza, il votante dovrà presentarsi al seggio con un documento di riconoscimento (DNI o patente di guida).</w:t>
      </w:r>
    </w:p>
    <w:p w14:paraId="35006B8D" w14:textId="64CBBFCB"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7869FF">
        <w:rPr>
          <w:rFonts w:ascii="Calibri" w:hAnsi="Calibri" w:cs="Calibri"/>
          <w:b/>
          <w:bCs/>
          <w:lang w:val="it-IT"/>
        </w:rPr>
        <w:t>1</w:t>
      </w:r>
      <w:r w:rsidR="001B3ACF">
        <w:rPr>
          <w:rFonts w:ascii="Calibri" w:hAnsi="Calibri" w:cs="Calibri"/>
          <w:b/>
          <w:bCs/>
          <w:lang w:val="it-IT"/>
        </w:rPr>
        <w:t>4</w:t>
      </w:r>
      <w:r w:rsidRPr="001735AD">
        <w:rPr>
          <w:rFonts w:ascii="Calibri" w:hAnsi="Calibri" w:cs="Calibri"/>
          <w:b/>
          <w:bCs/>
          <w:lang w:val="it-IT"/>
        </w:rPr>
        <w:t xml:space="preserve"> :</w:t>
      </w:r>
      <w:proofErr w:type="gramEnd"/>
      <w:r w:rsidRPr="001735AD">
        <w:rPr>
          <w:rFonts w:ascii="Calibri" w:hAnsi="Calibri" w:cs="Calibri"/>
          <w:b/>
          <w:bCs/>
          <w:lang w:val="it-IT"/>
        </w:rPr>
        <w:t xml:space="preserve"> Immodificabilità del voto</w:t>
      </w:r>
    </w:p>
    <w:p w14:paraId="6C2AD111" w14:textId="77777777" w:rsidR="001735AD" w:rsidRPr="001735AD" w:rsidRDefault="001735AD" w:rsidP="001735AD">
      <w:pPr>
        <w:rPr>
          <w:rFonts w:ascii="Calibri" w:hAnsi="Calibri" w:cs="Calibri"/>
          <w:lang w:val="it-IT"/>
        </w:rPr>
      </w:pPr>
      <w:r w:rsidRPr="001735AD">
        <w:rPr>
          <w:rFonts w:ascii="Calibri" w:hAnsi="Calibri" w:cs="Calibri"/>
          <w:lang w:val="it-IT"/>
        </w:rPr>
        <w:t>Il software analizzato non permette all’utente di modificare il voto, una volta espresso. Anche il nostro sistema adotterà questo metodo per garantire l’immodificabilità della preferenza espressa.</w:t>
      </w:r>
    </w:p>
    <w:p w14:paraId="41A37901" w14:textId="7789AD3A"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7869FF">
        <w:rPr>
          <w:rFonts w:ascii="Calibri" w:hAnsi="Calibri" w:cs="Calibri"/>
          <w:b/>
          <w:bCs/>
          <w:lang w:val="it-IT"/>
        </w:rPr>
        <w:t>1</w:t>
      </w:r>
      <w:r w:rsidR="001B3ACF">
        <w:rPr>
          <w:rFonts w:ascii="Calibri" w:hAnsi="Calibri" w:cs="Calibri"/>
          <w:b/>
          <w:bCs/>
          <w:lang w:val="it-IT"/>
        </w:rPr>
        <w:t>5</w:t>
      </w:r>
      <w:r w:rsidRPr="001735AD">
        <w:rPr>
          <w:rFonts w:ascii="Calibri" w:hAnsi="Calibri" w:cs="Calibri"/>
          <w:b/>
          <w:bCs/>
          <w:lang w:val="it-IT"/>
        </w:rPr>
        <w:t xml:space="preserve"> :</w:t>
      </w:r>
      <w:proofErr w:type="gramEnd"/>
      <w:r w:rsidRPr="001735AD">
        <w:rPr>
          <w:rFonts w:ascii="Calibri" w:hAnsi="Calibri" w:cs="Calibri"/>
          <w:b/>
          <w:bCs/>
          <w:lang w:val="it-IT"/>
        </w:rPr>
        <w:t xml:space="preserve"> Voto in contemporanea</w:t>
      </w:r>
    </w:p>
    <w:p w14:paraId="3765F0B5"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Abbiamo notato che la piattaforma </w:t>
      </w:r>
      <w:proofErr w:type="spellStart"/>
      <w:r w:rsidRPr="001735AD">
        <w:rPr>
          <w:rFonts w:ascii="Calibri" w:hAnsi="Calibri" w:cs="Calibri"/>
          <w:lang w:val="it-IT"/>
        </w:rPr>
        <w:t>Eligo</w:t>
      </w:r>
      <w:proofErr w:type="spellEnd"/>
      <w:r w:rsidRPr="001735AD">
        <w:rPr>
          <w:rFonts w:ascii="Calibri" w:hAnsi="Calibri" w:cs="Calibri"/>
          <w:lang w:val="it-IT"/>
        </w:rPr>
        <w:t xml:space="preserve"> consente di avere più eventi in un giorno e garantirne il corretto svolgimento. Anche il nostro sistema adotterà questa caratteristica importante in modo da gestire decine di votazioni indipendenti, in contemporanea.</w:t>
      </w:r>
    </w:p>
    <w:p w14:paraId="5CD02552" w14:textId="77777777" w:rsidR="001735AD" w:rsidRPr="001735AD" w:rsidRDefault="001735AD" w:rsidP="001735AD">
      <w:pPr>
        <w:rPr>
          <w:rFonts w:ascii="Calibri" w:hAnsi="Calibri" w:cs="Calibri"/>
          <w:lang w:val="it-IT"/>
        </w:rPr>
      </w:pPr>
    </w:p>
    <w:p w14:paraId="553E7057"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sono stati inseriti nella tabella dei “pro” e “contro”, nella sezione “contro”.</w:t>
      </w:r>
    </w:p>
    <w:p w14:paraId="5768ABB8" w14:textId="77777777" w:rsidR="001735AD" w:rsidRPr="001735AD" w:rsidRDefault="001735AD" w:rsidP="001735AD">
      <w:pPr>
        <w:rPr>
          <w:rFonts w:ascii="Calibri" w:hAnsi="Calibri" w:cs="Calibri"/>
          <w:lang w:val="it-IT"/>
        </w:rPr>
      </w:pPr>
    </w:p>
    <w:p w14:paraId="6590A42F" w14:textId="77777777" w:rsidR="001735AD" w:rsidRPr="001735AD" w:rsidRDefault="001735AD" w:rsidP="001735AD">
      <w:pPr>
        <w:numPr>
          <w:ilvl w:val="0"/>
          <w:numId w:val="43"/>
        </w:numPr>
        <w:rPr>
          <w:sz w:val="36"/>
          <w:szCs w:val="36"/>
          <w:lang w:val="en-GB"/>
        </w:rPr>
      </w:pPr>
      <w:r w:rsidRPr="001735AD">
        <w:rPr>
          <w:b/>
          <w:bCs/>
          <w:color w:val="C00000"/>
          <w:sz w:val="36"/>
          <w:szCs w:val="36"/>
          <w:lang w:val="en-GB"/>
        </w:rPr>
        <w:t>SKY VOTE (</w:t>
      </w:r>
      <w:hyperlink r:id="rId15" w:history="1">
        <w:r w:rsidRPr="001735AD">
          <w:rPr>
            <w:color w:val="0000FF"/>
            <w:sz w:val="28"/>
            <w:szCs w:val="28"/>
            <w:u w:val="single"/>
            <w:lang w:val="en-GB"/>
          </w:rPr>
          <w:t>https://www.skyvote.it/</w:t>
        </w:r>
      </w:hyperlink>
      <w:r w:rsidRPr="001735AD">
        <w:rPr>
          <w:b/>
          <w:bCs/>
          <w:color w:val="C00000"/>
          <w:sz w:val="36"/>
          <w:szCs w:val="36"/>
          <w:lang w:val="en-GB"/>
        </w:rPr>
        <w:t>)</w:t>
      </w:r>
    </w:p>
    <w:p w14:paraId="78F77FF4" w14:textId="77777777" w:rsidR="001735AD" w:rsidRPr="001735AD" w:rsidRDefault="001735AD" w:rsidP="001735AD">
      <w:pPr>
        <w:rPr>
          <w:lang w:val="en-GB"/>
        </w:rPr>
      </w:pPr>
    </w:p>
    <w:p w14:paraId="49F4AE86" w14:textId="21BA425C" w:rsidR="001735AD" w:rsidRPr="001735AD" w:rsidRDefault="001735AD" w:rsidP="001735AD">
      <w:pPr>
        <w:rPr>
          <w:rFonts w:ascii="Calibri" w:hAnsi="Calibri" w:cs="Calibri"/>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consente la modernizzazione e semplificazione dei processi di votazione tipici</w:t>
      </w:r>
      <w:r w:rsidR="00D1513E">
        <w:rPr>
          <w:rFonts w:ascii="Calibri" w:hAnsi="Calibri" w:cs="Calibri"/>
          <w:lang w:val="it-IT"/>
        </w:rPr>
        <w:t xml:space="preserve"> </w:t>
      </w:r>
      <w:r w:rsidRPr="001735AD">
        <w:rPr>
          <w:rFonts w:ascii="Calibri" w:hAnsi="Calibri" w:cs="Calibri"/>
          <w:lang w:val="it-IT"/>
        </w:rPr>
        <w:t>grazie ad un processo di trasformazione digitale legalmente validabile e riconoscibile.</w:t>
      </w:r>
    </w:p>
    <w:p w14:paraId="4AD82053" w14:textId="77777777" w:rsidR="001735AD" w:rsidRPr="001735AD" w:rsidRDefault="001735AD" w:rsidP="001735AD">
      <w:pPr>
        <w:rPr>
          <w:rFonts w:ascii="Calibri" w:hAnsi="Calibri" w:cs="Calibri"/>
          <w:lang w:val="it-IT"/>
        </w:rPr>
      </w:pPr>
      <w:r w:rsidRPr="001735AD">
        <w:rPr>
          <w:rFonts w:ascii="Calibri" w:hAnsi="Calibri" w:cs="Calibri"/>
          <w:lang w:val="it-IT"/>
        </w:rPr>
        <w:t>Grazie alla collaborazione con Thales-</w:t>
      </w:r>
      <w:proofErr w:type="spellStart"/>
      <w:r w:rsidRPr="001735AD">
        <w:rPr>
          <w:rFonts w:ascii="Calibri" w:hAnsi="Calibri" w:cs="Calibri"/>
          <w:lang w:val="it-IT"/>
        </w:rPr>
        <w:t>Gemalto</w:t>
      </w:r>
      <w:proofErr w:type="spellEnd"/>
      <w:r w:rsidRPr="001735AD">
        <w:rPr>
          <w:rFonts w:ascii="Calibri" w:hAnsi="Calibri" w:cs="Calibri"/>
          <w:lang w:val="it-IT"/>
        </w:rPr>
        <w:t xml:space="preserve"> (azienda di sicurezza informatica che fornisce programmi software e strumenti per la sicurezza personale), </w:t>
      </w:r>
      <w:proofErr w:type="spellStart"/>
      <w:r w:rsidRPr="001735AD">
        <w:rPr>
          <w:rFonts w:ascii="Calibri" w:hAnsi="Calibri" w:cs="Calibri"/>
          <w:lang w:val="it-IT"/>
        </w:rPr>
        <w:t>SkyVote</w:t>
      </w:r>
      <w:proofErr w:type="spellEnd"/>
      <w:r w:rsidRPr="001735AD">
        <w:rPr>
          <w:rFonts w:ascii="Calibri" w:hAnsi="Calibri" w:cs="Calibri"/>
          <w:lang w:val="it-IT"/>
        </w:rPr>
        <w:t xml:space="preserve"> adotta sistemi di crittografazione, procedure e specifiche di sicurezza più utilizzate al mondo dai sistemi bancari e militari. Questi accorgimenti consentono la massima mitigazione del rischio di attacco e la certezza dell'integrità dei risultati elettorali anche in caso di contestazione.</w:t>
      </w:r>
    </w:p>
    <w:p w14:paraId="605CDB3B" w14:textId="77777777" w:rsidR="001735AD" w:rsidRPr="001735AD" w:rsidRDefault="001735AD" w:rsidP="001735AD">
      <w:pPr>
        <w:rPr>
          <w:rFonts w:ascii="Calibri" w:hAnsi="Calibri" w:cs="Calibri"/>
          <w:lang w:val="it-IT"/>
        </w:rPr>
      </w:pPr>
      <w:r w:rsidRPr="001735AD">
        <w:rPr>
          <w:rFonts w:ascii="Calibri" w:hAnsi="Calibri" w:cs="Calibri"/>
          <w:lang w:val="it-IT"/>
        </w:rPr>
        <w:t>Mette a disposizione tre tipologie di piattaforma:</w:t>
      </w:r>
    </w:p>
    <w:p w14:paraId="6553406C" w14:textId="77777777" w:rsidR="001735AD" w:rsidRPr="001735AD" w:rsidRDefault="001735AD" w:rsidP="001735AD">
      <w:pPr>
        <w:numPr>
          <w:ilvl w:val="0"/>
          <w:numId w:val="38"/>
        </w:numPr>
        <w:rPr>
          <w:rFonts w:ascii="Calibri" w:hAnsi="Calibri" w:cs="Calibri"/>
          <w:b/>
          <w:bCs/>
          <w:lang w:val="it-IT"/>
        </w:rPr>
      </w:pPr>
      <w:bookmarkStart w:id="445" w:name="_Toc60064536"/>
      <w:proofErr w:type="spellStart"/>
      <w:r w:rsidRPr="001735AD">
        <w:rPr>
          <w:rFonts w:ascii="Calibri" w:hAnsi="Calibri" w:cs="Calibri"/>
          <w:lang w:val="it-IT"/>
        </w:rPr>
        <w:t>SkyVote</w:t>
      </w:r>
      <w:proofErr w:type="spellEnd"/>
      <w:r w:rsidRPr="001735AD">
        <w:rPr>
          <w:rFonts w:ascii="Calibri" w:hAnsi="Calibri" w:cs="Calibri"/>
          <w:lang w:val="it-IT"/>
        </w:rPr>
        <w:t xml:space="preserve"> Cloud, piattaforma di voto distribuito.</w:t>
      </w:r>
      <w:bookmarkEnd w:id="445"/>
    </w:p>
    <w:p w14:paraId="45DB4ED8" w14:textId="01907A6C" w:rsidR="001735AD" w:rsidRPr="001735AD" w:rsidRDefault="001735AD" w:rsidP="001735AD">
      <w:pPr>
        <w:rPr>
          <w:rFonts w:ascii="Calibri" w:hAnsi="Calibri" w:cs="Calibri"/>
          <w:b/>
          <w:bCs/>
          <w:lang w:val="it-IT"/>
        </w:rPr>
      </w:pP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piattaforma per il voto elettronico massivo di livello Enterprise. </w:t>
      </w:r>
      <w:r w:rsidR="00711CE0" w:rsidRPr="001735AD">
        <w:rPr>
          <w:rFonts w:ascii="Calibri" w:hAnsi="Calibri" w:cs="Calibri"/>
          <w:lang w:val="it-IT"/>
        </w:rPr>
        <w:t>È</w:t>
      </w:r>
      <w:r w:rsidRPr="001735AD">
        <w:rPr>
          <w:rFonts w:ascii="Calibri" w:hAnsi="Calibri" w:cs="Calibri"/>
          <w:lang w:val="it-IT"/>
        </w:rPr>
        <w:t xml:space="preserve"> il primo ed è il più sofisticato sistema on-line che è stato realizzato, con performance estremamente elevate è ad oggi la migliore piattaforma di voto elettronico in Italia. </w:t>
      </w:r>
      <w:proofErr w:type="spellStart"/>
      <w:r w:rsidRPr="001735AD">
        <w:rPr>
          <w:rFonts w:ascii="Calibri" w:hAnsi="Calibri" w:cs="Calibri"/>
          <w:lang w:val="it-IT"/>
        </w:rPr>
        <w:t>SkyVote</w:t>
      </w:r>
      <w:proofErr w:type="spellEnd"/>
      <w:r w:rsidRPr="001735AD">
        <w:rPr>
          <w:rFonts w:ascii="Calibri" w:hAnsi="Calibri" w:cs="Calibri"/>
          <w:lang w:val="it-IT"/>
        </w:rPr>
        <w:t xml:space="preserve"> Cloud è una soluzione completamente ridondata e scalabile, con il record di voti acquisiti in un giorno e realizzata con le più avanzate e riconoscibili tecnologie di criptazione, privacy e sicurezza informatica</w:t>
      </w:r>
      <w:r w:rsidRPr="001735AD">
        <w:rPr>
          <w:rFonts w:ascii="Arial" w:hAnsi="Arial" w:cs="Arial"/>
          <w:color w:val="777777"/>
          <w:sz w:val="21"/>
          <w:szCs w:val="21"/>
          <w:lang w:val="it-IT"/>
        </w:rPr>
        <w:t>.</w:t>
      </w:r>
    </w:p>
    <w:p w14:paraId="096C859F" w14:textId="77777777" w:rsidR="001735AD" w:rsidRPr="001735AD" w:rsidRDefault="001735AD" w:rsidP="001735AD">
      <w:pPr>
        <w:numPr>
          <w:ilvl w:val="0"/>
          <w:numId w:val="38"/>
        </w:numPr>
        <w:rPr>
          <w:rFonts w:ascii="Calibri" w:hAnsi="Calibri" w:cs="Calibri"/>
          <w:b/>
          <w:bCs/>
          <w:lang w:val="it-IT"/>
        </w:rPr>
      </w:pPr>
      <w:bookmarkStart w:id="446" w:name="_Toc60064537"/>
      <w:proofErr w:type="spellStart"/>
      <w:r w:rsidRPr="001735AD">
        <w:rPr>
          <w:rFonts w:ascii="Calibri" w:hAnsi="Calibri" w:cs="Calibri"/>
          <w:lang w:val="it-IT"/>
        </w:rPr>
        <w:t>Skyvote</w:t>
      </w:r>
      <w:proofErr w:type="spellEnd"/>
      <w:r w:rsidRPr="001735AD">
        <w:rPr>
          <w:rFonts w:ascii="Calibri" w:hAnsi="Calibri" w:cs="Calibri"/>
          <w:lang w:val="it-IT"/>
        </w:rPr>
        <w:t xml:space="preserve"> Meeting, assemblee riunioni da remoto.</w:t>
      </w:r>
      <w:bookmarkEnd w:id="446"/>
    </w:p>
    <w:p w14:paraId="234ECD60" w14:textId="77777777" w:rsidR="001735AD" w:rsidRPr="001735AD" w:rsidRDefault="001735AD" w:rsidP="001735AD">
      <w:pPr>
        <w:rPr>
          <w:rFonts w:ascii="Calibri" w:hAnsi="Calibri" w:cs="Calibri"/>
          <w:b/>
          <w:bCs/>
          <w:lang w:val="it-IT"/>
        </w:rPr>
      </w:pPr>
      <w:bookmarkStart w:id="447" w:name="_Toc60064538"/>
      <w:proofErr w:type="spellStart"/>
      <w:r w:rsidRPr="001735AD">
        <w:rPr>
          <w:rFonts w:ascii="Calibri" w:hAnsi="Calibri" w:cs="Calibri"/>
          <w:lang w:val="it-IT"/>
        </w:rPr>
        <w:t>SkyVote</w:t>
      </w:r>
      <w:proofErr w:type="spellEnd"/>
      <w:r w:rsidRPr="001735AD">
        <w:rPr>
          <w:rFonts w:ascii="Calibri" w:hAnsi="Calibri" w:cs="Calibri"/>
          <w:lang w:val="it-IT"/>
        </w:rPr>
        <w:t xml:space="preserve"> Meeting è l’unica piattaforma integrata esistente, per tenere e gestire assemblee a distanza ed in piena sicurezza. Tra le funzioni: Ordine del Giorno, Deleghe, Gestione del numero legale, Documentale, Videoconferenza Integrata, Chat, Gestione degli interventi, Scambio documentale, Voto Parlamentare ed Elettivo (in tutte le modalità possibili), Gestione dei report e dei verbali, registrazione e trascrizione, in unico potente strumento. Può essere utilizzata in modalità ibrida o full cloud.</w:t>
      </w:r>
      <w:bookmarkEnd w:id="447"/>
    </w:p>
    <w:p w14:paraId="2129A096" w14:textId="77777777" w:rsidR="001735AD" w:rsidRPr="001735AD" w:rsidRDefault="001735AD" w:rsidP="001735AD">
      <w:pPr>
        <w:numPr>
          <w:ilvl w:val="0"/>
          <w:numId w:val="38"/>
        </w:numPr>
        <w:rPr>
          <w:rFonts w:ascii="Calibri" w:hAnsi="Calibri" w:cs="Calibri"/>
          <w:b/>
          <w:bCs/>
          <w:lang w:val="it-IT"/>
        </w:rPr>
      </w:pPr>
      <w:bookmarkStart w:id="448" w:name="_Toc60064539"/>
      <w:proofErr w:type="spellStart"/>
      <w:r w:rsidRPr="001735AD">
        <w:rPr>
          <w:rFonts w:ascii="Calibri" w:hAnsi="Calibri" w:cs="Calibri"/>
          <w:lang w:val="it-IT"/>
        </w:rPr>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consigli di amministrazione.</w:t>
      </w:r>
      <w:bookmarkEnd w:id="448"/>
    </w:p>
    <w:p w14:paraId="5502639F" w14:textId="77777777" w:rsidR="001735AD" w:rsidRPr="001735AD" w:rsidRDefault="001735AD" w:rsidP="001735AD">
      <w:pPr>
        <w:rPr>
          <w:rFonts w:ascii="Calibri" w:hAnsi="Calibri" w:cs="Calibri"/>
          <w:b/>
          <w:bCs/>
          <w:lang w:val="it-IT"/>
        </w:rPr>
      </w:pPr>
      <w:bookmarkStart w:id="449" w:name="_Toc60064540"/>
      <w:proofErr w:type="spellStart"/>
      <w:r w:rsidRPr="001735AD">
        <w:rPr>
          <w:rFonts w:ascii="Calibri" w:hAnsi="Calibri" w:cs="Calibri"/>
          <w:lang w:val="it-IT"/>
        </w:rPr>
        <w:lastRenderedPageBreak/>
        <w:t>SkyVote</w:t>
      </w:r>
      <w:proofErr w:type="spellEnd"/>
      <w:r w:rsidRPr="001735AD">
        <w:rPr>
          <w:rFonts w:ascii="Calibri" w:hAnsi="Calibri" w:cs="Calibri"/>
          <w:lang w:val="it-IT"/>
        </w:rPr>
        <w:t xml:space="preserve"> </w:t>
      </w:r>
      <w:proofErr w:type="spellStart"/>
      <w:r w:rsidRPr="001735AD">
        <w:rPr>
          <w:rFonts w:ascii="Calibri" w:hAnsi="Calibri" w:cs="Calibri"/>
          <w:lang w:val="it-IT"/>
        </w:rPr>
        <w:t>Decision</w:t>
      </w:r>
      <w:proofErr w:type="spellEnd"/>
      <w:r w:rsidRPr="001735AD">
        <w:rPr>
          <w:rFonts w:ascii="Calibri" w:hAnsi="Calibri" w:cs="Calibri"/>
          <w:lang w:val="it-IT"/>
        </w:rPr>
        <w:t xml:space="preserve"> è la soluzione integrata ad altissima sicurezza e privacy, per tenere e gestire Consigli di Amministrazione o piccole assemblee a distanza, con un unico strumento. Tra le funzioni: Ordine del Giorno, Gestione del numero legale, Documentale </w:t>
      </w:r>
      <w:proofErr w:type="spellStart"/>
      <w:r w:rsidRPr="001735AD">
        <w:rPr>
          <w:rFonts w:ascii="Calibri" w:hAnsi="Calibri" w:cs="Calibri"/>
          <w:lang w:val="it-IT"/>
        </w:rPr>
        <w:t>securizzato</w:t>
      </w:r>
      <w:proofErr w:type="spellEnd"/>
      <w:r w:rsidRPr="001735AD">
        <w:rPr>
          <w:rFonts w:ascii="Calibri" w:hAnsi="Calibri" w:cs="Calibri"/>
          <w:lang w:val="it-IT"/>
        </w:rPr>
        <w:t xml:space="preserve"> gestito da un pannello di amministrazione, APP Mobile, Videoconferenza Integrata, Chat, Gestione degli interventi, Scambio documentale, Voto Parlamentare, Gestione dei report e dei verbali, registrazione e trascrizione. Può essere utilizzata in modalità ibrida o full cloud.</w:t>
      </w:r>
      <w:bookmarkEnd w:id="449"/>
    </w:p>
    <w:p w14:paraId="57B4AF64"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6B27DFCE" w14:textId="77777777" w:rsidTr="003D5136">
        <w:tc>
          <w:tcPr>
            <w:tcW w:w="4428" w:type="dxa"/>
            <w:shd w:val="clear" w:color="auto" w:fill="auto"/>
            <w:hideMark/>
          </w:tcPr>
          <w:p w14:paraId="49B966F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8B10C0B"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370599AA" w14:textId="77777777" w:rsidTr="003D5136">
        <w:tc>
          <w:tcPr>
            <w:tcW w:w="4428" w:type="dxa"/>
            <w:shd w:val="clear" w:color="auto" w:fill="auto"/>
            <w:hideMark/>
          </w:tcPr>
          <w:p w14:paraId="73C1CB8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6CAB122D" w14:textId="77777777" w:rsidR="001735AD" w:rsidRPr="001735AD" w:rsidRDefault="001735AD" w:rsidP="001735AD">
            <w:pPr>
              <w:spacing w:after="160" w:line="256" w:lineRule="auto"/>
              <w:contextualSpacing/>
              <w:rPr>
                <w:rFonts w:ascii="Calibri" w:hAnsi="Calibri"/>
                <w:sz w:val="22"/>
                <w:szCs w:val="22"/>
                <w:lang w:val="it-IT"/>
              </w:rPr>
            </w:pPr>
            <w:r w:rsidRPr="001735AD">
              <w:rPr>
                <w:rFonts w:ascii="Calibri" w:hAnsi="Calibri"/>
                <w:lang w:val="it-IT"/>
              </w:rPr>
              <w:t>Crittografia bancaria e militare di ultima generazione.</w:t>
            </w:r>
          </w:p>
        </w:tc>
        <w:tc>
          <w:tcPr>
            <w:tcW w:w="4428" w:type="dxa"/>
            <w:shd w:val="clear" w:color="auto" w:fill="auto"/>
            <w:hideMark/>
          </w:tcPr>
          <w:p w14:paraId="79E53178"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VOTAZIONI IN PRESENZA</w:t>
            </w:r>
          </w:p>
          <w:p w14:paraId="68A7C2CD" w14:textId="77777777" w:rsidR="001735AD" w:rsidRPr="001735AD" w:rsidRDefault="001735AD" w:rsidP="001735AD">
            <w:pPr>
              <w:shd w:val="clear" w:color="auto" w:fill="FFFFFF"/>
              <w:contextualSpacing/>
              <w:textAlignment w:val="baseline"/>
              <w:rPr>
                <w:rFonts w:ascii="Calibri" w:hAnsi="Calibri" w:cs="Calibri"/>
                <w:lang w:val="it-IT"/>
              </w:rPr>
            </w:pPr>
            <w:r w:rsidRPr="001735AD">
              <w:rPr>
                <w:rFonts w:ascii="Calibri" w:hAnsi="Calibri" w:cs="Calibri"/>
                <w:lang w:val="it-IT"/>
              </w:rPr>
              <w:t xml:space="preserve">Questo sistema non garantisce però la gestione della votazione in presenza. </w:t>
            </w:r>
          </w:p>
          <w:p w14:paraId="06E91635"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Si è deciso quindi di prendere in considerazione eventuali servizi per la votazione online.</w:t>
            </w:r>
          </w:p>
        </w:tc>
      </w:tr>
      <w:tr w:rsidR="001735AD" w:rsidRPr="001735AD" w14:paraId="6B419AB7" w14:textId="77777777" w:rsidTr="003D5136">
        <w:tc>
          <w:tcPr>
            <w:tcW w:w="4428" w:type="dxa"/>
            <w:shd w:val="clear" w:color="auto" w:fill="auto"/>
            <w:hideMark/>
          </w:tcPr>
          <w:p w14:paraId="6CE4E1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SEMPILICITA’</w:t>
            </w:r>
          </w:p>
          <w:p w14:paraId="23A253EE" w14:textId="77777777" w:rsidR="001735AD" w:rsidRPr="001735AD" w:rsidRDefault="001735AD" w:rsidP="001735AD">
            <w:pPr>
              <w:spacing w:after="160" w:line="256" w:lineRule="auto"/>
              <w:contextualSpacing/>
              <w:rPr>
                <w:rFonts w:ascii="Calibri" w:hAnsi="Calibri"/>
                <w:sz w:val="22"/>
                <w:szCs w:val="22"/>
                <w:lang w:val="it-IT"/>
              </w:rPr>
            </w:pPr>
            <w:proofErr w:type="spellStart"/>
            <w:r w:rsidRPr="001735AD">
              <w:rPr>
                <w:rFonts w:ascii="Calibri" w:hAnsi="Calibri"/>
              </w:rPr>
              <w:t>Interfaccia</w:t>
            </w:r>
            <w:proofErr w:type="spellEnd"/>
            <w:r w:rsidRPr="001735AD">
              <w:rPr>
                <w:rFonts w:ascii="Calibri" w:hAnsi="Calibri"/>
              </w:rPr>
              <w:t xml:space="preserve"> </w:t>
            </w:r>
            <w:proofErr w:type="spellStart"/>
            <w:r w:rsidRPr="001735AD">
              <w:rPr>
                <w:rFonts w:ascii="Calibri" w:hAnsi="Calibri"/>
              </w:rPr>
              <w:t>intuitiva</w:t>
            </w:r>
            <w:proofErr w:type="spellEnd"/>
            <w:r w:rsidRPr="001735AD">
              <w:rPr>
                <w:rFonts w:ascii="Calibri" w:hAnsi="Calibri"/>
              </w:rPr>
              <w:t>.</w:t>
            </w:r>
          </w:p>
        </w:tc>
        <w:tc>
          <w:tcPr>
            <w:tcW w:w="4428" w:type="dxa"/>
            <w:shd w:val="clear" w:color="auto" w:fill="auto"/>
          </w:tcPr>
          <w:p w14:paraId="257A98B8" w14:textId="77777777" w:rsidR="001735AD" w:rsidRPr="001735AD" w:rsidRDefault="001735AD" w:rsidP="001735AD">
            <w:pPr>
              <w:rPr>
                <w:rFonts w:ascii="Calibri" w:hAnsi="Calibri" w:cs="Calibri"/>
                <w:lang w:val="it-IT"/>
              </w:rPr>
            </w:pPr>
          </w:p>
        </w:tc>
      </w:tr>
      <w:tr w:rsidR="001735AD" w:rsidRPr="002E0E24" w14:paraId="6C44B062" w14:textId="77777777" w:rsidTr="003D5136">
        <w:tc>
          <w:tcPr>
            <w:tcW w:w="4428" w:type="dxa"/>
            <w:shd w:val="clear" w:color="auto" w:fill="auto"/>
            <w:hideMark/>
          </w:tcPr>
          <w:p w14:paraId="4ED95072"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01F009E6" w14:textId="77777777" w:rsidR="001735AD" w:rsidRPr="001735AD" w:rsidRDefault="001735AD" w:rsidP="001735AD">
            <w:pPr>
              <w:rPr>
                <w:rFonts w:ascii="Calibri" w:hAnsi="Calibri" w:cs="Calibri"/>
                <w:lang w:val="it-IT"/>
              </w:rPr>
            </w:pPr>
            <w:r w:rsidRPr="001735AD">
              <w:rPr>
                <w:rFonts w:ascii="Calibri" w:hAnsi="Calibri"/>
                <w:lang w:val="it-IT"/>
              </w:rPr>
              <w:t>Sistema di disgiunzione Voto/Elettore fisica e logica con garante.</w:t>
            </w:r>
          </w:p>
        </w:tc>
        <w:tc>
          <w:tcPr>
            <w:tcW w:w="4428" w:type="dxa"/>
            <w:shd w:val="clear" w:color="auto" w:fill="auto"/>
          </w:tcPr>
          <w:p w14:paraId="70B85FEB" w14:textId="77777777" w:rsidR="001735AD" w:rsidRPr="001735AD" w:rsidRDefault="001735AD" w:rsidP="001735AD">
            <w:pPr>
              <w:rPr>
                <w:rFonts w:ascii="Calibri" w:hAnsi="Calibri" w:cs="Calibri"/>
                <w:lang w:val="it-IT"/>
              </w:rPr>
            </w:pPr>
          </w:p>
        </w:tc>
      </w:tr>
      <w:tr w:rsidR="001735AD" w:rsidRPr="002E0E24" w14:paraId="6CB9F3AA" w14:textId="77777777" w:rsidTr="003D5136">
        <w:tc>
          <w:tcPr>
            <w:tcW w:w="4428" w:type="dxa"/>
            <w:shd w:val="clear" w:color="auto" w:fill="auto"/>
            <w:hideMark/>
          </w:tcPr>
          <w:p w14:paraId="222F93A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SEZIONE NOTIZIE</w:t>
            </w:r>
          </w:p>
          <w:p w14:paraId="1640C889"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lang w:val="it-IT"/>
              </w:rPr>
              <w:t>Relative a prossime votazioni, informazioni sul sistema di voto online, informazioni relative al COVID-SARS19.</w:t>
            </w:r>
          </w:p>
        </w:tc>
        <w:tc>
          <w:tcPr>
            <w:tcW w:w="4428" w:type="dxa"/>
            <w:shd w:val="clear" w:color="auto" w:fill="auto"/>
          </w:tcPr>
          <w:p w14:paraId="4E59F933" w14:textId="77777777" w:rsidR="001735AD" w:rsidRPr="001735AD" w:rsidRDefault="001735AD" w:rsidP="001735AD">
            <w:pPr>
              <w:rPr>
                <w:rFonts w:ascii="Calibri" w:hAnsi="Calibri" w:cs="Calibri"/>
                <w:lang w:val="it-IT"/>
              </w:rPr>
            </w:pPr>
          </w:p>
        </w:tc>
      </w:tr>
    </w:tbl>
    <w:p w14:paraId="34C5AE4E" w14:textId="77777777" w:rsidR="001735AD" w:rsidRPr="001735AD" w:rsidRDefault="001735AD" w:rsidP="001735AD">
      <w:pPr>
        <w:rPr>
          <w:rFonts w:ascii="Calibri" w:hAnsi="Calibri" w:cs="Calibri"/>
          <w:lang w:val="it-IT"/>
        </w:rPr>
      </w:pPr>
    </w:p>
    <w:p w14:paraId="1EBCAF65" w14:textId="69645E9B" w:rsidR="001735AD" w:rsidRPr="001735AD" w:rsidRDefault="001735AD" w:rsidP="001735AD">
      <w:pPr>
        <w:rPr>
          <w:rFonts w:ascii="Calibri" w:hAnsi="Calibri" w:cs="Calibri"/>
          <w:lang w:val="it-IT"/>
        </w:rPr>
      </w:pPr>
      <w:r w:rsidRPr="001735AD">
        <w:rPr>
          <w:rFonts w:ascii="Calibri" w:hAnsi="Calibri" w:cs="Calibri"/>
          <w:lang w:val="it-IT"/>
        </w:rPr>
        <w:t xml:space="preserve">Sulla piattaforma </w:t>
      </w:r>
      <w:proofErr w:type="spellStart"/>
      <w:r w:rsidRPr="001735AD">
        <w:rPr>
          <w:rFonts w:ascii="Calibri" w:hAnsi="Calibri" w:cs="Calibri"/>
          <w:lang w:val="it-IT"/>
        </w:rPr>
        <w:t>SkyVote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450F710" w14:textId="1418E31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16</w:t>
      </w:r>
      <w:r w:rsidRPr="001735AD">
        <w:rPr>
          <w:rFonts w:ascii="Calibri" w:hAnsi="Calibri" w:cs="Calibri"/>
          <w:b/>
          <w:bCs/>
          <w:lang w:val="it-IT"/>
        </w:rPr>
        <w:t xml:space="preserve"> :</w:t>
      </w:r>
      <w:proofErr w:type="gramEnd"/>
      <w:r w:rsidRPr="001735AD">
        <w:rPr>
          <w:rFonts w:ascii="Calibri" w:hAnsi="Calibri" w:cs="Calibri"/>
          <w:b/>
          <w:bCs/>
          <w:lang w:val="it-IT"/>
        </w:rPr>
        <w:t xml:space="preserve"> Semplicità</w:t>
      </w:r>
    </w:p>
    <w:p w14:paraId="3122DBC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Una cosa molto importante è rendere l’interfaccia del nostro sistema semplice e intuitiva per ogni tipo di utente. Abbiamo deciso di utilizzare le funzionalità di </w:t>
      </w:r>
      <w:proofErr w:type="spellStart"/>
      <w:r w:rsidRPr="001735AD">
        <w:rPr>
          <w:rFonts w:ascii="Calibri" w:hAnsi="Calibri" w:cs="Calibri"/>
          <w:lang w:val="it-IT"/>
        </w:rPr>
        <w:t>SkyVote</w:t>
      </w:r>
      <w:proofErr w:type="spellEnd"/>
      <w:r w:rsidRPr="001735AD">
        <w:rPr>
          <w:rFonts w:ascii="Calibri" w:hAnsi="Calibri" w:cs="Calibri"/>
          <w:lang w:val="it-IT"/>
        </w:rPr>
        <w:t xml:space="preserve"> per avere una buona interfaccia grafica.</w:t>
      </w:r>
    </w:p>
    <w:p w14:paraId="21565FA0" w14:textId="608CE9B5"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17</w:t>
      </w:r>
      <w:r w:rsidRPr="001735AD">
        <w:rPr>
          <w:rFonts w:ascii="Calibri" w:hAnsi="Calibri" w:cs="Calibri"/>
          <w:b/>
          <w:bCs/>
          <w:lang w:val="it-IT"/>
        </w:rPr>
        <w:t xml:space="preserve"> :</w:t>
      </w:r>
      <w:proofErr w:type="gramEnd"/>
      <w:r w:rsidRPr="001735AD">
        <w:rPr>
          <w:rFonts w:ascii="Calibri" w:hAnsi="Calibri" w:cs="Calibri"/>
          <w:b/>
          <w:bCs/>
          <w:lang w:val="it-IT"/>
        </w:rPr>
        <w:t xml:space="preserve"> Sezione Notizie</w:t>
      </w:r>
    </w:p>
    <w:p w14:paraId="099F3A0C" w14:textId="77777777" w:rsidR="001735AD" w:rsidRPr="001735AD" w:rsidRDefault="001735AD" w:rsidP="001735AD">
      <w:pPr>
        <w:rPr>
          <w:rFonts w:ascii="Calibri" w:hAnsi="Calibri" w:cs="Calibri"/>
          <w:lang w:val="it-IT"/>
        </w:rPr>
      </w:pPr>
      <w:r w:rsidRPr="001735AD">
        <w:rPr>
          <w:rFonts w:ascii="Calibri" w:hAnsi="Calibri" w:cs="Calibri"/>
          <w:lang w:val="it-IT"/>
        </w:rPr>
        <w:t>Abbiamo notato che la sezione relative alle notizie potrebbe essere molto utile all’interno del nostro sistema. Abbiamo quindi deciso di inserire questa sezione anche noi all’interno della nostra piattaforma, aggiungendo notizie relative agli eventi, al COVID-SARS19, alle modifiche del sistema stesso, ecc.</w:t>
      </w:r>
    </w:p>
    <w:p w14:paraId="3C828553" w14:textId="77777777" w:rsidR="001735AD" w:rsidRPr="001735AD" w:rsidRDefault="001735AD" w:rsidP="001735AD">
      <w:pPr>
        <w:rPr>
          <w:rFonts w:ascii="Calibri" w:hAnsi="Calibri" w:cs="Calibri"/>
          <w:lang w:val="it-IT"/>
        </w:rPr>
      </w:pPr>
    </w:p>
    <w:p w14:paraId="62B1EE69" w14:textId="77777777" w:rsidR="001735AD" w:rsidRPr="001735AD" w:rsidRDefault="001735AD" w:rsidP="001735AD">
      <w:pPr>
        <w:rPr>
          <w:rFonts w:ascii="Calibri" w:hAnsi="Calibri" w:cs="Calibri"/>
          <w:lang w:val="it-IT"/>
        </w:rPr>
      </w:pPr>
      <w:r w:rsidRPr="001735AD">
        <w:rPr>
          <w:rFonts w:ascii="Calibri" w:hAnsi="Calibri" w:cs="Calibri"/>
          <w:lang w:val="it-IT"/>
        </w:rPr>
        <w:t>Abbiamo deciso di non prendere in considerazione i seguenti campi:</w:t>
      </w:r>
    </w:p>
    <w:p w14:paraId="5F14137A" w14:textId="77777777" w:rsidR="001735AD" w:rsidRPr="001735AD" w:rsidRDefault="001735AD" w:rsidP="001735AD">
      <w:pPr>
        <w:numPr>
          <w:ilvl w:val="0"/>
          <w:numId w:val="39"/>
        </w:numPr>
        <w:rPr>
          <w:rFonts w:ascii="Calibri" w:hAnsi="Calibri" w:cs="Calibri"/>
          <w:lang w:val="it-IT"/>
        </w:rPr>
      </w:pPr>
      <w:r w:rsidRPr="001735AD">
        <w:rPr>
          <w:rFonts w:ascii="Calibri" w:hAnsi="Calibri" w:cs="Calibri"/>
          <w:b/>
          <w:bCs/>
          <w:lang w:val="it-IT"/>
        </w:rPr>
        <w:t>AZIENDA/ISTITUZIONE</w:t>
      </w:r>
    </w:p>
    <w:p w14:paraId="203C074A" w14:textId="77777777" w:rsidR="001735AD" w:rsidRPr="001735AD" w:rsidRDefault="001735AD" w:rsidP="001735AD">
      <w:pPr>
        <w:rPr>
          <w:rFonts w:ascii="Calibri" w:hAnsi="Calibri" w:cs="Calibri"/>
          <w:lang w:val="it-IT"/>
        </w:rPr>
      </w:pPr>
      <w:r w:rsidRPr="001735AD">
        <w:rPr>
          <w:rFonts w:ascii="Calibri" w:hAnsi="Calibri" w:cs="Calibri"/>
          <w:lang w:val="it-IT"/>
        </w:rPr>
        <w:t>Non è necessario specificare il tipo di azienda o istituzione, in quanto il nostro sistema si occuperà soltanto delle elezioni all’interno delle università.</w:t>
      </w:r>
    </w:p>
    <w:p w14:paraId="39F05ECD"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lastRenderedPageBreak/>
        <w:t>OGGETTO</w:t>
      </w:r>
    </w:p>
    <w:p w14:paraId="5571ABCC" w14:textId="77777777" w:rsidR="001735AD" w:rsidRPr="001735AD" w:rsidRDefault="001735AD" w:rsidP="001735AD">
      <w:pPr>
        <w:rPr>
          <w:rFonts w:ascii="Calibri" w:hAnsi="Calibri" w:cs="Calibri"/>
          <w:lang w:val="it-IT"/>
        </w:rPr>
      </w:pPr>
      <w:r w:rsidRPr="001735AD">
        <w:rPr>
          <w:rFonts w:ascii="Calibri" w:hAnsi="Calibri" w:cs="Calibri"/>
          <w:lang w:val="it-IT"/>
        </w:rPr>
        <w:t>Un utente non ha bisogno di fornire questo campo.</w:t>
      </w:r>
    </w:p>
    <w:p w14:paraId="04D89C56"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MESSAGGIO</w:t>
      </w:r>
    </w:p>
    <w:p w14:paraId="04F23FF3" w14:textId="77777777" w:rsidR="001735AD" w:rsidRPr="001735AD" w:rsidRDefault="001735AD" w:rsidP="001735AD">
      <w:pPr>
        <w:rPr>
          <w:rFonts w:ascii="Calibri" w:hAnsi="Calibri" w:cs="Calibri"/>
          <w:lang w:val="it-IT"/>
        </w:rPr>
      </w:pPr>
      <w:r w:rsidRPr="001735AD">
        <w:rPr>
          <w:rFonts w:ascii="Calibri" w:hAnsi="Calibri" w:cs="Calibri"/>
          <w:lang w:val="it-IT"/>
        </w:rPr>
        <w:t>Anche in questo caso, non si deve fornire nessun tipo di messaggio.</w:t>
      </w:r>
    </w:p>
    <w:p w14:paraId="5C8C034D" w14:textId="77777777" w:rsidR="001735AD" w:rsidRPr="001735AD" w:rsidRDefault="001735AD" w:rsidP="001735AD">
      <w:pPr>
        <w:rPr>
          <w:rFonts w:ascii="Calibri" w:hAnsi="Calibri" w:cs="Calibri"/>
          <w:lang w:val="it-IT"/>
        </w:rPr>
      </w:pPr>
    </w:p>
    <w:p w14:paraId="56A8B1B1" w14:textId="43648EA3"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20B5AE45" w14:textId="77777777" w:rsidR="001735AD" w:rsidRPr="001735AD" w:rsidRDefault="001735AD" w:rsidP="001735AD">
      <w:pPr>
        <w:rPr>
          <w:rFonts w:ascii="Calibri" w:hAnsi="Calibri" w:cs="Calibri"/>
          <w:lang w:val="it-IT"/>
        </w:rPr>
      </w:pPr>
    </w:p>
    <w:p w14:paraId="2C43F232" w14:textId="03C0CF59" w:rsidR="00202305" w:rsidRPr="001F2591" w:rsidRDefault="001735AD" w:rsidP="00202305">
      <w:pPr>
        <w:numPr>
          <w:ilvl w:val="0"/>
          <w:numId w:val="43"/>
        </w:numPr>
        <w:rPr>
          <w:b/>
          <w:bCs/>
          <w:color w:val="C00000"/>
          <w:sz w:val="36"/>
          <w:szCs w:val="36"/>
          <w:lang w:val="en-GB"/>
        </w:rPr>
      </w:pPr>
      <w:r w:rsidRPr="001735AD">
        <w:rPr>
          <w:b/>
          <w:bCs/>
          <w:color w:val="C00000"/>
          <w:sz w:val="36"/>
          <w:szCs w:val="36"/>
          <w:lang w:val="en-GB"/>
        </w:rPr>
        <w:t>DOODLE (</w:t>
      </w:r>
      <w:hyperlink r:id="rId16" w:history="1">
        <w:r w:rsidRPr="001735AD">
          <w:rPr>
            <w:color w:val="0000FF"/>
            <w:sz w:val="28"/>
            <w:szCs w:val="28"/>
            <w:u w:val="single"/>
            <w:lang w:val="en-GB"/>
          </w:rPr>
          <w:t>https://doodle.com/it/</w:t>
        </w:r>
      </w:hyperlink>
      <w:r w:rsidRPr="001735AD">
        <w:rPr>
          <w:b/>
          <w:bCs/>
          <w:color w:val="C00000"/>
          <w:sz w:val="36"/>
          <w:szCs w:val="36"/>
          <w:lang w:val="en-GB"/>
        </w:rPr>
        <w:t>)</w:t>
      </w:r>
    </w:p>
    <w:p w14:paraId="04A4DECC" w14:textId="77777777" w:rsidR="00202305" w:rsidRPr="002005E3" w:rsidRDefault="00202305" w:rsidP="001F2591">
      <w:pPr>
        <w:rPr>
          <w:b/>
          <w:bCs/>
          <w:color w:val="C00000"/>
          <w:lang w:val="en-GB"/>
          <w:rPrChange w:id="450" w:author="Martina Nolletti" w:date="2021-01-25T23:58:00Z">
            <w:rPr>
              <w:b/>
              <w:bCs/>
              <w:color w:val="C00000"/>
              <w:sz w:val="36"/>
              <w:szCs w:val="36"/>
              <w:lang w:val="en-GB"/>
            </w:rPr>
          </w:rPrChange>
        </w:rPr>
      </w:pPr>
    </w:p>
    <w:p w14:paraId="00BBBECD" w14:textId="77777777" w:rsidR="001735AD" w:rsidRPr="001735AD" w:rsidRDefault="001735AD" w:rsidP="001735AD">
      <w:pPr>
        <w:rPr>
          <w:rFonts w:ascii="Calibri" w:hAnsi="Calibri" w:cs="Calibri"/>
          <w:lang w:val="it-IT"/>
        </w:rPr>
      </w:pPr>
      <w:r w:rsidRPr="001735AD">
        <w:rPr>
          <w:rFonts w:ascii="Calibri" w:hAnsi="Calibri" w:cs="Calibri"/>
          <w:lang w:val="it-IT"/>
        </w:rPr>
        <w:t>Doodle è una piattaforma online che permette di organizzare riunioni. La pianificazione diventa semplice e veloce.</w:t>
      </w:r>
    </w:p>
    <w:p w14:paraId="3D936CDB" w14:textId="77777777" w:rsidR="001735AD" w:rsidRPr="001735AD" w:rsidRDefault="001735AD" w:rsidP="001735AD">
      <w:pPr>
        <w:rPr>
          <w:rFonts w:ascii="Calibri" w:hAnsi="Calibri" w:cs="Calibri"/>
          <w:lang w:val="it-IT"/>
        </w:rPr>
      </w:pPr>
      <w:r w:rsidRPr="001735AD">
        <w:rPr>
          <w:rFonts w:ascii="Calibri" w:hAnsi="Calibri" w:cs="Calibri"/>
          <w:lang w:val="it-IT"/>
        </w:rPr>
        <w:t>Questo sistema permette di:</w:t>
      </w:r>
    </w:p>
    <w:p w14:paraId="5BC3D1BE"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lang w:val="it-IT"/>
        </w:rPr>
        <w:t>Suggerire orari, si possono impostare e personalizzare le richieste di riunione;</w:t>
      </w:r>
    </w:p>
    <w:p w14:paraId="02525692"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Invitare partecipanti, si invia il link della riunione e si consenti ai partecipanti di indicare la loro disponibilità;</w:t>
      </w:r>
    </w:p>
    <w:p w14:paraId="2BCFCBC6" w14:textId="77777777" w:rsidR="001735AD" w:rsidRPr="001735AD" w:rsidRDefault="001735AD" w:rsidP="001735AD">
      <w:pPr>
        <w:numPr>
          <w:ilvl w:val="0"/>
          <w:numId w:val="38"/>
        </w:numPr>
        <w:shd w:val="clear" w:color="auto" w:fill="FFFFFF"/>
        <w:rPr>
          <w:rFonts w:ascii="Calibri" w:hAnsi="Calibri" w:cs="Calibri"/>
          <w:lang w:val="it-IT"/>
        </w:rPr>
      </w:pPr>
      <w:r w:rsidRPr="001735AD">
        <w:rPr>
          <w:rFonts w:ascii="Calibri" w:hAnsi="Calibri" w:cs="Calibri"/>
          <w:lang w:val="it-IT"/>
        </w:rPr>
        <w:t>Selezionare l'opzione migliore, in quanto una volta ricevute tutte le disponibilità, si potrà scegliere l'opzione che si preferisce per organizzare la riunione.</w:t>
      </w:r>
    </w:p>
    <w:p w14:paraId="5DC92F44"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Doodle permette una pianificazione professionale online con il pacchetto Doodle Premium, che fornisce:</w:t>
      </w:r>
    </w:p>
    <w:p w14:paraId="0A27275D" w14:textId="16DF2B6D"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 xml:space="preserve">Branding personalizzato, si può sostituire il logo Doodle con il </w:t>
      </w:r>
      <w:r w:rsidR="00711CE0" w:rsidRPr="001735AD">
        <w:rPr>
          <w:rFonts w:ascii="Calibri" w:hAnsi="Calibri" w:cs="Calibri"/>
          <w:lang w:val="it-IT"/>
        </w:rPr>
        <w:t>marchio</w:t>
      </w:r>
      <w:r w:rsidRPr="001735AD">
        <w:rPr>
          <w:rFonts w:ascii="Calibri" w:hAnsi="Calibri" w:cs="Calibri"/>
          <w:lang w:val="it-IT"/>
        </w:rPr>
        <w:t xml:space="preserve"> personale;</w:t>
      </w:r>
    </w:p>
    <w:p w14:paraId="1B1DBE3B"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Richiesta informazioni di contatto, si può chiedere ai partecipanti gli indirizzi e-mail, gli indirizzi postali o i numeri di telefono;</w:t>
      </w:r>
    </w:p>
    <w:p w14:paraId="5F178DB0" w14:textId="77777777" w:rsidR="001735AD" w:rsidRPr="001735AD" w:rsidRDefault="001735AD" w:rsidP="001735AD">
      <w:pPr>
        <w:numPr>
          <w:ilvl w:val="0"/>
          <w:numId w:val="44"/>
        </w:numPr>
        <w:shd w:val="clear" w:color="auto" w:fill="FFFFFF"/>
        <w:rPr>
          <w:rFonts w:ascii="Calibri" w:hAnsi="Calibri" w:cs="Calibri"/>
          <w:lang w:val="it-IT"/>
        </w:rPr>
      </w:pPr>
      <w:r w:rsidRPr="001735AD">
        <w:rPr>
          <w:rFonts w:ascii="Calibri" w:hAnsi="Calibri" w:cs="Calibri"/>
          <w:lang w:val="it-IT"/>
        </w:rPr>
        <w:t>Assenza di pubblicità, si offre un servizio efficiente e privo di annunci.</w:t>
      </w:r>
    </w:p>
    <w:p w14:paraId="25A371E1" w14:textId="77777777" w:rsidR="001735AD" w:rsidRPr="001735AD" w:rsidRDefault="001735AD" w:rsidP="001735AD">
      <w:pPr>
        <w:shd w:val="clear" w:color="auto" w:fill="FFFFFF"/>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0A7B2F0F" w14:textId="77777777" w:rsidTr="003D5136">
        <w:tc>
          <w:tcPr>
            <w:tcW w:w="4428" w:type="dxa"/>
            <w:shd w:val="clear" w:color="auto" w:fill="auto"/>
            <w:hideMark/>
          </w:tcPr>
          <w:p w14:paraId="0A548F85"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69129F6E"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3F92F224" w14:textId="77777777" w:rsidTr="003D5136">
        <w:tc>
          <w:tcPr>
            <w:tcW w:w="4428" w:type="dxa"/>
            <w:shd w:val="clear" w:color="auto" w:fill="auto"/>
            <w:hideMark/>
          </w:tcPr>
          <w:p w14:paraId="32C8FBBC"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INTEGRAZIONE CALENDARIO</w:t>
            </w:r>
          </w:p>
          <w:p w14:paraId="636E385B"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Si può connettere il proprio calendario per partecipare a sondaggi direttamente dal calendario di Doodle. Doodle sincronizza automaticamente anche gli eventi, per un'efficienza ancora maggiore.</w:t>
            </w:r>
          </w:p>
        </w:tc>
        <w:tc>
          <w:tcPr>
            <w:tcW w:w="4428" w:type="dxa"/>
            <w:shd w:val="clear" w:color="auto" w:fill="auto"/>
            <w:hideMark/>
          </w:tcPr>
          <w:p w14:paraId="1674EB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ANONIMATO</w:t>
            </w:r>
          </w:p>
          <w:p w14:paraId="1E87E5A8"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sz w:val="22"/>
                <w:szCs w:val="22"/>
                <w:lang w:val="it-IT"/>
              </w:rPr>
              <w:t>Questo sistema non è in grado di garantire l’anonimato.</w:t>
            </w:r>
          </w:p>
          <w:p w14:paraId="5E821600"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sz w:val="22"/>
                <w:szCs w:val="22"/>
                <w:lang w:val="it-IT"/>
              </w:rPr>
              <w:t>Ciò comporta che per il nostro sistema si potrebbe violare la privacy dell’utente e ciò non può succedere.</w:t>
            </w:r>
          </w:p>
        </w:tc>
      </w:tr>
      <w:tr w:rsidR="001735AD" w:rsidRPr="002E0E24" w14:paraId="1E276736" w14:textId="77777777" w:rsidTr="003D5136">
        <w:tc>
          <w:tcPr>
            <w:tcW w:w="4428" w:type="dxa"/>
            <w:shd w:val="clear" w:color="auto" w:fill="auto"/>
          </w:tcPr>
          <w:p w14:paraId="03601763" w14:textId="77777777" w:rsidR="001735AD" w:rsidRPr="001735AD" w:rsidRDefault="001735AD" w:rsidP="001735AD">
            <w:pPr>
              <w:spacing w:after="160" w:line="256" w:lineRule="auto"/>
              <w:contextualSpacing/>
              <w:rPr>
                <w:rFonts w:ascii="Calibri" w:hAnsi="Calibri"/>
                <w:sz w:val="22"/>
                <w:szCs w:val="22"/>
                <w:lang w:val="it-IT"/>
              </w:rPr>
            </w:pPr>
          </w:p>
        </w:tc>
        <w:tc>
          <w:tcPr>
            <w:tcW w:w="4428" w:type="dxa"/>
            <w:shd w:val="clear" w:color="auto" w:fill="auto"/>
            <w:hideMark/>
          </w:tcPr>
          <w:p w14:paraId="186DEF4F"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UNICITA’</w:t>
            </w:r>
          </w:p>
          <w:p w14:paraId="4C8261F8" w14:textId="77777777" w:rsidR="001735AD" w:rsidRPr="001735AD" w:rsidRDefault="001735AD" w:rsidP="001735AD">
            <w:pPr>
              <w:rPr>
                <w:rFonts w:ascii="Calibri" w:hAnsi="Calibri" w:cs="Calibri"/>
                <w:lang w:val="it-IT"/>
              </w:rPr>
            </w:pPr>
            <w:r w:rsidRPr="001735AD">
              <w:rPr>
                <w:rFonts w:ascii="Calibri" w:hAnsi="Calibri" w:cs="Calibri"/>
                <w:lang w:val="it-IT"/>
              </w:rPr>
              <w:t>Si può votare più di una volta e inserire nomi anche diversi.</w:t>
            </w:r>
          </w:p>
          <w:p w14:paraId="40F550BE"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Il nostro sistema deve garantire l’unicità del voto e quindi non deve permettere all’utente di poter votare più volte.</w:t>
            </w:r>
          </w:p>
        </w:tc>
      </w:tr>
      <w:tr w:rsidR="001735AD" w:rsidRPr="002E0E24" w14:paraId="6ACDF02C" w14:textId="77777777" w:rsidTr="003D5136">
        <w:tc>
          <w:tcPr>
            <w:tcW w:w="4428" w:type="dxa"/>
            <w:shd w:val="clear" w:color="auto" w:fill="auto"/>
          </w:tcPr>
          <w:p w14:paraId="68AF4274" w14:textId="77777777" w:rsidR="001735AD" w:rsidRPr="001735AD" w:rsidRDefault="001735AD" w:rsidP="001735AD">
            <w:pPr>
              <w:rPr>
                <w:rFonts w:ascii="Calibri" w:hAnsi="Calibri" w:cs="Calibri"/>
                <w:lang w:val="it-IT"/>
              </w:rPr>
            </w:pPr>
          </w:p>
        </w:tc>
        <w:tc>
          <w:tcPr>
            <w:tcW w:w="4428" w:type="dxa"/>
            <w:shd w:val="clear" w:color="auto" w:fill="auto"/>
            <w:hideMark/>
          </w:tcPr>
          <w:p w14:paraId="2695530E" w14:textId="77777777" w:rsidR="001735AD" w:rsidRPr="001735AD" w:rsidRDefault="001735AD" w:rsidP="001735AD">
            <w:pPr>
              <w:shd w:val="clear" w:color="auto" w:fill="FFFFFF"/>
              <w:contextualSpacing/>
              <w:jc w:val="center"/>
              <w:textAlignment w:val="baseline"/>
              <w:rPr>
                <w:rFonts w:ascii="Calibri" w:hAnsi="Calibri" w:cs="Calibri"/>
                <w:sz w:val="22"/>
                <w:szCs w:val="22"/>
                <w:lang w:val="it-IT"/>
              </w:rPr>
            </w:pPr>
            <w:r w:rsidRPr="001735AD">
              <w:rPr>
                <w:rFonts w:ascii="Calibri" w:hAnsi="Calibri" w:cs="Calibri"/>
                <w:b/>
                <w:bCs/>
                <w:color w:val="FF0000"/>
                <w:lang w:val="it-IT"/>
              </w:rPr>
              <w:t>MODIFICABILITA’</w:t>
            </w:r>
          </w:p>
          <w:p w14:paraId="499FFDA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 xml:space="preserve">L’amministratore può modificare o cancellare il voto e il nome del </w:t>
            </w:r>
            <w:r w:rsidRPr="001735AD">
              <w:rPr>
                <w:rFonts w:ascii="Calibri" w:hAnsi="Calibri" w:cs="Calibri"/>
                <w:lang w:val="it-IT"/>
              </w:rPr>
              <w:lastRenderedPageBreak/>
              <w:t>partecipante.</w:t>
            </w:r>
          </w:p>
          <w:p w14:paraId="19D3BB87" w14:textId="0A91C0E1" w:rsidR="001735AD" w:rsidRPr="001735AD" w:rsidRDefault="001735AD" w:rsidP="001735AD">
            <w:pPr>
              <w:spacing w:after="160" w:line="256" w:lineRule="auto"/>
              <w:contextualSpacing/>
              <w:rPr>
                <w:rFonts w:ascii="Calibri" w:hAnsi="Calibri" w:cs="Calibri"/>
                <w:b/>
                <w:bCs/>
                <w:lang w:val="it-IT"/>
              </w:rPr>
            </w:pPr>
            <w:r w:rsidRPr="001735AD">
              <w:rPr>
                <w:rFonts w:ascii="Calibri" w:hAnsi="Calibri" w:cs="Calibri"/>
                <w:b/>
                <w:bCs/>
                <w:lang w:val="it-IT"/>
              </w:rPr>
              <w:t>La nostra piattaforma garantisce l’</w:t>
            </w:r>
            <w:r w:rsidR="00711CE0" w:rsidRPr="001735AD">
              <w:rPr>
                <w:rFonts w:ascii="Calibri" w:hAnsi="Calibri" w:cs="Calibri"/>
                <w:b/>
                <w:bCs/>
                <w:lang w:val="it-IT"/>
              </w:rPr>
              <w:t>immodificabilità</w:t>
            </w:r>
            <w:r w:rsidRPr="001735AD">
              <w:rPr>
                <w:rFonts w:ascii="Calibri" w:hAnsi="Calibri" w:cs="Calibri"/>
                <w:b/>
                <w:bCs/>
                <w:lang w:val="it-IT"/>
              </w:rPr>
              <w:t xml:space="preserve"> del voto da parte di qualsiasi utente (anche dall’utente stesso che esprime la preferenza, una volta inviati i dati al database non può più essere possibile modificarli.</w:t>
            </w:r>
          </w:p>
        </w:tc>
      </w:tr>
    </w:tbl>
    <w:p w14:paraId="7983C8C8" w14:textId="77777777" w:rsidR="001735AD" w:rsidRPr="001735AD" w:rsidRDefault="001735AD" w:rsidP="001735AD">
      <w:pPr>
        <w:shd w:val="clear" w:color="auto" w:fill="FFFFFF"/>
        <w:rPr>
          <w:rFonts w:ascii="Calibri" w:hAnsi="Calibri" w:cs="Calibri"/>
          <w:lang w:val="it-IT"/>
        </w:rPr>
      </w:pPr>
    </w:p>
    <w:p w14:paraId="4FBAAA26"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Ci siamo accorti che all’interno di questa piattaforma chiunque può creare un evento. Per il nostro sistema, ciò non è adatto.</w:t>
      </w:r>
    </w:p>
    <w:p w14:paraId="471E59A2" w14:textId="4FA9BAD6"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L’unico vantaggio che abbiamo pensato di integrare all’interno del nostro sistema è</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72616FEB" w14:textId="14A127C5" w:rsidR="001735AD" w:rsidRPr="001735AD" w:rsidRDefault="001735AD" w:rsidP="001735AD">
      <w:pPr>
        <w:numPr>
          <w:ilvl w:val="0"/>
          <w:numId w:val="45"/>
        </w:numPr>
        <w:shd w:val="clear" w:color="auto" w:fill="FFFFFF"/>
        <w:rPr>
          <w:rFonts w:ascii="Calibri" w:hAnsi="Calibri" w:cs="Calibri"/>
          <w:b/>
          <w:bCs/>
          <w:lang w:val="it-IT"/>
        </w:rPr>
      </w:pPr>
      <w:r w:rsidRPr="001735AD">
        <w:rPr>
          <w:rFonts w:ascii="Calibri" w:hAnsi="Calibri" w:cs="Calibri"/>
          <w:b/>
          <w:bCs/>
          <w:lang w:val="it-IT"/>
        </w:rPr>
        <w:t>SOTA</w:t>
      </w:r>
      <w:proofErr w:type="gramStart"/>
      <w:r w:rsidR="001B3ACF">
        <w:rPr>
          <w:rFonts w:ascii="Calibri" w:hAnsi="Calibri" w:cs="Calibri"/>
          <w:b/>
          <w:bCs/>
          <w:lang w:val="it-IT"/>
        </w:rPr>
        <w:t>18</w:t>
      </w:r>
      <w:r w:rsidRPr="001735AD">
        <w:rPr>
          <w:rFonts w:ascii="Calibri" w:hAnsi="Calibri" w:cs="Calibri"/>
          <w:b/>
          <w:bCs/>
          <w:lang w:val="it-IT"/>
        </w:rPr>
        <w:t xml:space="preserve"> :</w:t>
      </w:r>
      <w:proofErr w:type="gramEnd"/>
      <w:r w:rsidRPr="001735AD">
        <w:rPr>
          <w:rFonts w:ascii="Calibri" w:hAnsi="Calibri" w:cs="Calibri"/>
          <w:b/>
          <w:bCs/>
          <w:lang w:val="it-IT"/>
        </w:rPr>
        <w:t xml:space="preserve"> Integrazione del calendario</w:t>
      </w:r>
    </w:p>
    <w:p w14:paraId="1F0F82EF" w14:textId="77777777" w:rsidR="001735AD" w:rsidRPr="001735AD" w:rsidRDefault="001735AD" w:rsidP="001735AD">
      <w:pPr>
        <w:shd w:val="clear" w:color="auto" w:fill="FFFFFF"/>
        <w:rPr>
          <w:rFonts w:ascii="Calibri" w:hAnsi="Calibri" w:cs="Calibri"/>
          <w:lang w:val="it-IT"/>
        </w:rPr>
      </w:pPr>
      <w:r w:rsidRPr="001735AD">
        <w:rPr>
          <w:rFonts w:ascii="Calibri" w:hAnsi="Calibri" w:cs="Calibri"/>
          <w:lang w:val="it-IT"/>
        </w:rPr>
        <w:t>Sarebbe molto utile permettere agli utenti di poter sincronizzare il proprio calendario con il sistema da noi sviluppato, in modo da essere sempre aggiornati e da avere un promemoria.</w:t>
      </w:r>
    </w:p>
    <w:p w14:paraId="311EC857" w14:textId="77777777" w:rsidR="001735AD" w:rsidRPr="001735AD" w:rsidRDefault="001735AD" w:rsidP="001735AD">
      <w:pPr>
        <w:shd w:val="clear" w:color="auto" w:fill="FFFFFF"/>
        <w:rPr>
          <w:rFonts w:ascii="Calibri" w:hAnsi="Calibri" w:cs="Calibri"/>
          <w:lang w:val="it-IT"/>
        </w:rPr>
      </w:pPr>
    </w:p>
    <w:p w14:paraId="04F89052"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EC53DAE" w14:textId="385B3B2B" w:rsidR="001735AD" w:rsidRDefault="001735AD" w:rsidP="001735AD">
      <w:pPr>
        <w:spacing w:after="160" w:line="256" w:lineRule="auto"/>
        <w:contextualSpacing/>
        <w:rPr>
          <w:rFonts w:ascii="Calibri" w:hAnsi="Calibri"/>
          <w:sz w:val="22"/>
          <w:szCs w:val="22"/>
          <w:lang w:val="it-IT"/>
        </w:rPr>
      </w:pPr>
    </w:p>
    <w:p w14:paraId="1EF9A568" w14:textId="77777777" w:rsidR="001B3ACF" w:rsidRPr="001735AD" w:rsidRDefault="001B3ACF" w:rsidP="001735AD">
      <w:pPr>
        <w:spacing w:after="160" w:line="256" w:lineRule="auto"/>
        <w:contextualSpacing/>
        <w:rPr>
          <w:rFonts w:ascii="Calibri" w:hAnsi="Calibri"/>
          <w:sz w:val="22"/>
          <w:szCs w:val="22"/>
          <w:lang w:val="it-IT"/>
        </w:rPr>
      </w:pPr>
    </w:p>
    <w:p w14:paraId="7FDC1645" w14:textId="77777777" w:rsidR="001735AD" w:rsidRPr="001735AD" w:rsidRDefault="001735AD" w:rsidP="001735AD">
      <w:pPr>
        <w:numPr>
          <w:ilvl w:val="0"/>
          <w:numId w:val="46"/>
        </w:numPr>
        <w:rPr>
          <w:sz w:val="22"/>
          <w:szCs w:val="22"/>
          <w:lang w:val="it-IT"/>
        </w:rPr>
      </w:pPr>
      <w:r w:rsidRPr="001735AD">
        <w:rPr>
          <w:b/>
          <w:bCs/>
          <w:color w:val="C00000"/>
          <w:sz w:val="36"/>
          <w:szCs w:val="36"/>
          <w:lang w:val="it-IT"/>
        </w:rPr>
        <w:t>NEMO VOTE (</w:t>
      </w:r>
      <w:r w:rsidRPr="001735AD">
        <w:rPr>
          <w:color w:val="0000FF"/>
          <w:sz w:val="28"/>
          <w:szCs w:val="28"/>
          <w:u w:val="single"/>
          <w:lang w:val="it-IT"/>
        </w:rPr>
        <w:t>https://nemovote.com/</w:t>
      </w:r>
      <w:r w:rsidRPr="001735AD">
        <w:rPr>
          <w:b/>
          <w:bCs/>
          <w:color w:val="C00000"/>
          <w:sz w:val="36"/>
          <w:szCs w:val="36"/>
          <w:lang w:val="it-IT"/>
        </w:rPr>
        <w:t>)</w:t>
      </w:r>
      <w:r w:rsidRPr="001735AD">
        <w:rPr>
          <w:b/>
          <w:bCs/>
          <w:color w:val="C00000"/>
          <w:sz w:val="36"/>
          <w:szCs w:val="36"/>
          <w:lang w:val="it-IT"/>
        </w:rPr>
        <w:br/>
      </w:r>
    </w:p>
    <w:p w14:paraId="394F6202"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proviene da una ONG e ha una significativa esperienza nella gestione di riunioni e assemblee generali di organizzazioni no-profit.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stato ottimizzato per aiutare tali organizzazioni a condurre elezioni e assemblee efficienti. </w:t>
      </w:r>
    </w:p>
    <w:p w14:paraId="1952A256" w14:textId="77777777" w:rsidR="001735AD" w:rsidRPr="001735AD" w:rsidRDefault="001735AD" w:rsidP="001735AD">
      <w:pPr>
        <w:rPr>
          <w:rFonts w:ascii="Calibri" w:hAnsi="Calibri" w:cs="Calibri"/>
          <w:lang w:val="it-IT"/>
        </w:rPr>
      </w:pPr>
      <w:proofErr w:type="spellStart"/>
      <w:r w:rsidRPr="001735AD">
        <w:rPr>
          <w:rFonts w:ascii="Calibri" w:hAnsi="Calibri" w:cs="Calibri"/>
          <w:lang w:val="it-IT"/>
        </w:rPr>
        <w:t>NemoCloud</w:t>
      </w:r>
      <w:proofErr w:type="spellEnd"/>
      <w:r w:rsidRPr="001735AD">
        <w:rPr>
          <w:rFonts w:ascii="Calibri" w:hAnsi="Calibri" w:cs="Calibri"/>
          <w:lang w:val="it-IT"/>
        </w:rPr>
        <w:t xml:space="preserve"> è l'offerta online di </w:t>
      </w:r>
      <w:proofErr w:type="spellStart"/>
      <w:r w:rsidRPr="001735AD">
        <w:rPr>
          <w:rFonts w:ascii="Calibri" w:hAnsi="Calibri" w:cs="Calibri"/>
          <w:lang w:val="it-IT"/>
        </w:rPr>
        <w:t>NemoVote</w:t>
      </w:r>
      <w:proofErr w:type="spellEnd"/>
      <w:r w:rsidRPr="001735AD">
        <w:rPr>
          <w:rFonts w:ascii="Calibri" w:hAnsi="Calibri" w:cs="Calibri"/>
          <w:lang w:val="it-IT"/>
        </w:rPr>
        <w:t xml:space="preserve">. I votanti si connettono a </w:t>
      </w:r>
      <w:proofErr w:type="spellStart"/>
      <w:r w:rsidRPr="001735AD">
        <w:rPr>
          <w:rFonts w:ascii="Calibri" w:hAnsi="Calibri" w:cs="Calibri"/>
          <w:lang w:val="it-IT"/>
        </w:rPr>
        <w:t>NemoVote</w:t>
      </w:r>
      <w:proofErr w:type="spellEnd"/>
      <w:r w:rsidRPr="001735AD">
        <w:rPr>
          <w:rFonts w:ascii="Calibri" w:hAnsi="Calibri" w:cs="Calibri"/>
          <w:lang w:val="it-IT"/>
        </w:rPr>
        <w:t xml:space="preserve"> tramite Internet e si può avviare una riunione, eseguire votazioni o elezioni. Ecco una panoramica di alcune delle funzioni principali di </w:t>
      </w:r>
      <w:proofErr w:type="spellStart"/>
      <w:r w:rsidRPr="001735AD">
        <w:rPr>
          <w:rFonts w:ascii="Calibri" w:hAnsi="Calibri" w:cs="Calibri"/>
          <w:lang w:val="it-IT"/>
        </w:rPr>
        <w:t>NemoVote</w:t>
      </w:r>
      <w:proofErr w:type="spellEnd"/>
      <w:r w:rsidRPr="001735AD">
        <w:rPr>
          <w:rFonts w:ascii="Calibri" w:hAnsi="Calibri" w:cs="Calibri"/>
          <w:lang w:val="it-IT"/>
        </w:rPr>
        <w:t>:</w:t>
      </w:r>
    </w:p>
    <w:p w14:paraId="122A7A50" w14:textId="264F553A"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Votazioni e molto altro ancora. Si possono preparare tutte le votazioni / schede prima di iniziare la riunione e impostare le votazioni in tempo reale durante la sessione quando se ne ha bisogno. Si possono aggiungere fino a </w:t>
      </w:r>
      <w:r w:rsidR="00711CE0">
        <w:rPr>
          <w:rFonts w:ascii="Calibri" w:hAnsi="Calibri" w:cs="Calibri"/>
          <w:lang w:val="it-IT"/>
        </w:rPr>
        <w:t xml:space="preserve">nove </w:t>
      </w:r>
      <w:r w:rsidRPr="001735AD">
        <w:rPr>
          <w:rFonts w:ascii="Calibri" w:hAnsi="Calibri" w:cs="Calibri"/>
          <w:lang w:val="it-IT"/>
        </w:rPr>
        <w:t>opzioni per ogni voto oppure si può aprire direttamente una mozione con le opzioni "Sì, No, Astenuto".</w:t>
      </w:r>
    </w:p>
    <w:p w14:paraId="02A303F7"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 xml:space="preserve">Appello in linea. </w:t>
      </w:r>
      <w:proofErr w:type="spellStart"/>
      <w:r w:rsidRPr="001735AD">
        <w:rPr>
          <w:rFonts w:ascii="Calibri" w:hAnsi="Calibri" w:cs="Calibri"/>
          <w:lang w:val="it-IT"/>
        </w:rPr>
        <w:t>RollCall</w:t>
      </w:r>
      <w:proofErr w:type="spellEnd"/>
      <w:r w:rsidRPr="001735AD">
        <w:rPr>
          <w:rFonts w:ascii="Calibri" w:hAnsi="Calibri" w:cs="Calibri"/>
          <w:lang w:val="it-IT"/>
        </w:rPr>
        <w:t xml:space="preserve"> viene eseguito direttamente nell'App, si può vedere chi è online ed eseguire l'appello in formato elettronico e assicurarsi che il quorum per le elezioni sia soddisfatto.</w:t>
      </w:r>
    </w:p>
    <w:p w14:paraId="42DBD759" w14:textId="77777777" w:rsidR="001735AD" w:rsidRPr="001735AD" w:rsidRDefault="001735AD" w:rsidP="001735AD">
      <w:pPr>
        <w:numPr>
          <w:ilvl w:val="0"/>
          <w:numId w:val="45"/>
        </w:numPr>
        <w:rPr>
          <w:rFonts w:ascii="Calibri" w:hAnsi="Calibri" w:cs="Calibri"/>
          <w:lang w:val="it-IT"/>
        </w:rPr>
      </w:pPr>
      <w:r w:rsidRPr="001735AD">
        <w:rPr>
          <w:rFonts w:ascii="Calibri" w:hAnsi="Calibri" w:cs="Calibri"/>
          <w:lang w:val="it-IT"/>
        </w:rPr>
        <w:t>Impostazione dinamica dei diritti di voto. Si impostano i diritti di voto con un clic, durante la riunione e anche tra i voti. Ciò significa che si possono aggiungere elettori (ad esempio se una delle organizzazioni ottiene i diritti di voto durante la riunione) o togliere le credenziali di voto se qualcuno lascia la riunione.</w:t>
      </w:r>
    </w:p>
    <w:p w14:paraId="06E14927" w14:textId="77777777" w:rsidR="001735AD" w:rsidRPr="001735AD" w:rsidRDefault="001735AD" w:rsidP="001735AD">
      <w:pPr>
        <w:rPr>
          <w:rFonts w:ascii="Calibri" w:hAnsi="Calibri" w:cs="Calibri"/>
          <w:lang w:val="it-IT"/>
        </w:rPr>
      </w:pPr>
      <w:r w:rsidRPr="001735AD">
        <w:rPr>
          <w:rFonts w:ascii="Calibri" w:hAnsi="Calibri" w:cs="Calibri"/>
          <w:lang w:val="it-IT"/>
        </w:rPr>
        <w:lastRenderedPageBreak/>
        <w:t>In questa piattaforma abbiamo trovato diversi vantaggi ma anche molti svantaggi, in particolare è gradita l’apertura e la chiusura automatica delle votazioni, mentre non è funzionale per il nostro sistema l’uso del voto ponderato, in cui è possibile assegnare un peso diverso dei voti ai diversi utenti.</w:t>
      </w:r>
    </w:p>
    <w:p w14:paraId="0BC02328" w14:textId="77777777" w:rsidR="001735AD" w:rsidRPr="001735AD" w:rsidDel="008E7E8C" w:rsidRDefault="001735AD" w:rsidP="001735AD">
      <w:pPr>
        <w:rPr>
          <w:del w:id="451" w:author="Martina Nolletti" w:date="2021-01-25T23:58:00Z"/>
          <w:rFonts w:ascii="Calibri" w:hAnsi="Calibri" w:cs="Calibri"/>
          <w:lang w:val="it-IT"/>
        </w:rPr>
      </w:pPr>
    </w:p>
    <w:p w14:paraId="65115BAB"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4324148C" w14:textId="77777777" w:rsidTr="003D5136">
        <w:tc>
          <w:tcPr>
            <w:tcW w:w="4428" w:type="dxa"/>
            <w:shd w:val="clear" w:color="auto" w:fill="auto"/>
            <w:hideMark/>
          </w:tcPr>
          <w:p w14:paraId="65F69A6B"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08ED8E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25B99E08" w14:textId="77777777" w:rsidTr="003D5136">
        <w:tc>
          <w:tcPr>
            <w:tcW w:w="4428" w:type="dxa"/>
            <w:shd w:val="clear" w:color="auto" w:fill="auto"/>
            <w:hideMark/>
          </w:tcPr>
          <w:p w14:paraId="5A3517A6"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w:t>
            </w:r>
          </w:p>
          <w:p w14:paraId="41D91E83" w14:textId="77777777" w:rsidR="001735AD" w:rsidRPr="001735AD" w:rsidRDefault="001735AD" w:rsidP="001735AD">
            <w:pPr>
              <w:spacing w:after="150"/>
              <w:rPr>
                <w:rFonts w:ascii="Calibri" w:hAnsi="Calibri" w:cs="Calibri"/>
                <w:lang w:val="it-IT"/>
              </w:rPr>
            </w:pPr>
            <w:r w:rsidRPr="001735AD">
              <w:rPr>
                <w:rFonts w:ascii="Calibri" w:hAnsi="Calibri" w:cs="Calibri"/>
                <w:lang w:val="it-IT"/>
              </w:rPr>
              <w:t>Votazione end-to-end sicura, ogni voto viene verificato e registrato. Schede elettorali sicure, trasmissione sicura dei voti e accessi sicuri.</w:t>
            </w:r>
          </w:p>
        </w:tc>
        <w:tc>
          <w:tcPr>
            <w:tcW w:w="4428" w:type="dxa"/>
            <w:shd w:val="clear" w:color="auto" w:fill="auto"/>
            <w:hideMark/>
          </w:tcPr>
          <w:p w14:paraId="41744DF3"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VOTO PONDERATO</w:t>
            </w:r>
          </w:p>
          <w:p w14:paraId="25DF2C42" w14:textId="4C856983" w:rsidR="001735AD" w:rsidRPr="001735AD" w:rsidRDefault="00711CE0" w:rsidP="001735AD">
            <w:pPr>
              <w:shd w:val="clear" w:color="auto" w:fill="FFFFFF"/>
              <w:contextualSpacing/>
              <w:textAlignment w:val="baseline"/>
              <w:rPr>
                <w:rFonts w:ascii="Calibri" w:hAnsi="Calibri" w:cs="Calibri"/>
                <w:lang w:val="it-IT"/>
              </w:rPr>
            </w:pPr>
            <w:r w:rsidRPr="001735AD">
              <w:rPr>
                <w:rFonts w:ascii="Calibri" w:hAnsi="Calibri" w:cs="Calibri"/>
                <w:lang w:val="it-IT"/>
              </w:rPr>
              <w:t>È</w:t>
            </w:r>
            <w:r w:rsidR="001735AD" w:rsidRPr="001735AD">
              <w:rPr>
                <w:rFonts w:ascii="Calibri" w:hAnsi="Calibri" w:cs="Calibri"/>
                <w:lang w:val="it-IT"/>
              </w:rPr>
              <w:t xml:space="preserve"> possibile attribuire un diverso peso di voto agli utenti.</w:t>
            </w:r>
          </w:p>
          <w:p w14:paraId="7DB1B6AA" w14:textId="77777777" w:rsidR="001735AD" w:rsidRPr="001735AD" w:rsidRDefault="001735AD" w:rsidP="001735AD">
            <w:pPr>
              <w:shd w:val="clear" w:color="auto" w:fill="FFFFFF"/>
              <w:contextualSpacing/>
              <w:textAlignment w:val="baseline"/>
              <w:rPr>
                <w:rFonts w:ascii="Calibri" w:hAnsi="Calibri" w:cs="Calibri"/>
                <w:b/>
                <w:bCs/>
                <w:sz w:val="22"/>
                <w:szCs w:val="22"/>
                <w:lang w:val="it-IT"/>
              </w:rPr>
            </w:pPr>
            <w:r w:rsidRPr="001735AD">
              <w:rPr>
                <w:rFonts w:ascii="Calibri" w:hAnsi="Calibri" w:cs="Calibri"/>
                <w:b/>
                <w:bCs/>
                <w:lang w:val="it-IT"/>
              </w:rPr>
              <w:t>Nel nostro sistema ogni preferenza espressa dall’utente deve avere lo stesso peso.</w:t>
            </w:r>
          </w:p>
        </w:tc>
      </w:tr>
      <w:tr w:rsidR="001735AD" w:rsidRPr="002E0E24" w14:paraId="12C98BC8" w14:textId="77777777" w:rsidTr="003D5136">
        <w:tc>
          <w:tcPr>
            <w:tcW w:w="4428" w:type="dxa"/>
            <w:shd w:val="clear" w:color="auto" w:fill="auto"/>
            <w:hideMark/>
          </w:tcPr>
          <w:p w14:paraId="5CF05F9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APERTURA E CHIUSURA AUTOMATICA DELLE VOTAZIONI</w:t>
            </w:r>
          </w:p>
          <w:p w14:paraId="0C8EFC2B"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Accanto all'apertura e chiusura manuale delle votazioni è possibile anche impostare orari di apertura e chiusura automatica delle votazioni.</w:t>
            </w:r>
          </w:p>
        </w:tc>
        <w:tc>
          <w:tcPr>
            <w:tcW w:w="4428" w:type="dxa"/>
            <w:shd w:val="clear" w:color="auto" w:fill="auto"/>
            <w:hideMark/>
          </w:tcPr>
          <w:p w14:paraId="646CC3D4"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VOTAZIONE IN SOTTOGRUPPI</w:t>
            </w:r>
          </w:p>
          <w:p w14:paraId="3BA17D6C" w14:textId="77777777" w:rsidR="001735AD" w:rsidRPr="001735AD" w:rsidRDefault="001735AD" w:rsidP="001735AD">
            <w:pPr>
              <w:rPr>
                <w:rFonts w:ascii="Calibri" w:hAnsi="Calibri" w:cs="Calibri"/>
                <w:lang w:val="it-IT"/>
              </w:rPr>
            </w:pPr>
            <w:r w:rsidRPr="001735AD">
              <w:rPr>
                <w:rFonts w:ascii="Calibri" w:hAnsi="Calibri" w:cs="Calibri"/>
                <w:lang w:val="it-IT"/>
              </w:rPr>
              <w:t>Attraverso le liste di voto, il numero totale di utenti può essere suddiviso in diversi sottogruppi (liste di voto). Un voto può essere firmato per tutti gli elettori o solo per una specifica lista di voto. Tramite il voto di lista è inoltre possibile implementare ad esempio voti per delega o voti multipli per lo stesso utente se necessario.</w:t>
            </w:r>
          </w:p>
          <w:p w14:paraId="3D55772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Questa funzionalità non rispetta il requisito di UNICITA’ che il nostro sistema deve avere.</w:t>
            </w:r>
          </w:p>
        </w:tc>
      </w:tr>
      <w:tr w:rsidR="001735AD" w:rsidRPr="002E0E24" w14:paraId="7C504A3B" w14:textId="77777777" w:rsidTr="003D5136">
        <w:tc>
          <w:tcPr>
            <w:tcW w:w="4428" w:type="dxa"/>
            <w:shd w:val="clear" w:color="auto" w:fill="auto"/>
            <w:hideMark/>
          </w:tcPr>
          <w:p w14:paraId="5904455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SINGLE SIGN-ON</w:t>
            </w:r>
          </w:p>
          <w:p w14:paraId="13E59BC3" w14:textId="77777777" w:rsidR="001735AD" w:rsidRPr="001735AD" w:rsidRDefault="001735AD" w:rsidP="001735AD">
            <w:pPr>
              <w:shd w:val="clear" w:color="auto" w:fill="FFFFFF"/>
              <w:contextualSpacing/>
              <w:textAlignment w:val="baseline"/>
              <w:rPr>
                <w:rFonts w:ascii="Calibri" w:hAnsi="Calibri" w:cs="Calibri"/>
                <w:sz w:val="22"/>
                <w:szCs w:val="22"/>
                <w:lang w:val="it-IT"/>
              </w:rPr>
            </w:pPr>
            <w:r w:rsidRPr="001735AD">
              <w:rPr>
                <w:rFonts w:ascii="Calibri" w:hAnsi="Calibri" w:cs="Calibri"/>
                <w:lang w:val="it-IT"/>
              </w:rPr>
              <w:t xml:space="preserve">Per il votante è richiesto solo un Single </w:t>
            </w:r>
            <w:proofErr w:type="spellStart"/>
            <w:r w:rsidRPr="001735AD">
              <w:rPr>
                <w:rFonts w:ascii="Calibri" w:hAnsi="Calibri" w:cs="Calibri"/>
                <w:lang w:val="it-IT"/>
              </w:rPr>
              <w:t>Sign</w:t>
            </w:r>
            <w:proofErr w:type="spellEnd"/>
            <w:r w:rsidRPr="001735AD">
              <w:rPr>
                <w:rFonts w:ascii="Calibri" w:hAnsi="Calibri" w:cs="Calibri"/>
                <w:lang w:val="it-IT"/>
              </w:rPr>
              <w:t>-on all'inizio della riunione. La connessione viene mantenuta tramite un token digitale sicuro. L'utente riceve la notifica per i nuovi eventi aperti e può votare immediatamente.</w:t>
            </w:r>
          </w:p>
        </w:tc>
        <w:tc>
          <w:tcPr>
            <w:tcW w:w="4428" w:type="dxa"/>
            <w:shd w:val="clear" w:color="auto" w:fill="auto"/>
          </w:tcPr>
          <w:p w14:paraId="6A954A4D" w14:textId="77777777" w:rsidR="001735AD" w:rsidRPr="001735AD" w:rsidRDefault="001735AD" w:rsidP="001735AD">
            <w:pPr>
              <w:spacing w:after="160" w:line="256" w:lineRule="auto"/>
              <w:contextualSpacing/>
              <w:rPr>
                <w:rFonts w:ascii="Calibri" w:hAnsi="Calibri" w:cs="Calibri"/>
                <w:lang w:val="it-IT"/>
              </w:rPr>
            </w:pPr>
          </w:p>
        </w:tc>
      </w:tr>
      <w:tr w:rsidR="001735AD" w:rsidRPr="002E0E24" w14:paraId="014C0A2D" w14:textId="77777777" w:rsidTr="003D5136">
        <w:tc>
          <w:tcPr>
            <w:tcW w:w="4428" w:type="dxa"/>
            <w:shd w:val="clear" w:color="auto" w:fill="auto"/>
            <w:hideMark/>
          </w:tcPr>
          <w:p w14:paraId="2F3CA69B"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CRITTOGRAFIA SSL</w:t>
            </w:r>
          </w:p>
          <w:p w14:paraId="44D054CF"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Tutto il traffico per l'applicazione </w:t>
            </w:r>
            <w:proofErr w:type="spellStart"/>
            <w:r w:rsidRPr="001735AD">
              <w:rPr>
                <w:rFonts w:ascii="Calibri" w:hAnsi="Calibri" w:cs="Calibri"/>
                <w:lang w:val="it-IT"/>
              </w:rPr>
              <w:t>NemoVote</w:t>
            </w:r>
            <w:proofErr w:type="spellEnd"/>
            <w:r w:rsidRPr="001735AD">
              <w:rPr>
                <w:rFonts w:ascii="Calibri" w:hAnsi="Calibri" w:cs="Calibri"/>
                <w:lang w:val="it-IT"/>
              </w:rPr>
              <w:t xml:space="preserve"> è crittografato tramite SSL.</w:t>
            </w:r>
          </w:p>
        </w:tc>
        <w:tc>
          <w:tcPr>
            <w:tcW w:w="4428" w:type="dxa"/>
            <w:shd w:val="clear" w:color="auto" w:fill="auto"/>
          </w:tcPr>
          <w:p w14:paraId="0752748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r w:rsidR="001735AD" w:rsidRPr="002E0E24" w14:paraId="66F3AEC0" w14:textId="77777777" w:rsidTr="003D5136">
        <w:tc>
          <w:tcPr>
            <w:tcW w:w="4428" w:type="dxa"/>
            <w:shd w:val="clear" w:color="auto" w:fill="auto"/>
            <w:hideMark/>
          </w:tcPr>
          <w:p w14:paraId="5D2F124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INTEGRITA’ VOTAZIONI</w:t>
            </w:r>
          </w:p>
          <w:p w14:paraId="71DBFA0A" w14:textId="77777777" w:rsidR="001735AD" w:rsidRPr="001735AD" w:rsidRDefault="001735AD" w:rsidP="001735AD">
            <w:pPr>
              <w:shd w:val="clear" w:color="auto" w:fill="FFFFFF"/>
              <w:contextualSpacing/>
              <w:textAlignment w:val="baseline"/>
              <w:rPr>
                <w:rFonts w:ascii="Calibri" w:hAnsi="Calibri" w:cs="Calibri"/>
                <w:b/>
                <w:bCs/>
                <w:color w:val="FF0000"/>
                <w:lang w:val="it-IT"/>
              </w:rPr>
            </w:pPr>
            <w:r w:rsidRPr="001735AD">
              <w:rPr>
                <w:rFonts w:ascii="Calibri" w:hAnsi="Calibri" w:cs="Calibri"/>
                <w:lang w:val="it-IT"/>
              </w:rPr>
              <w:t>Tutti i dati della votazione sono archiviati in modo sicuro, i risultati e i dati della votazione rimangono segreti e l'integrità della votazione viene mantenuta.</w:t>
            </w:r>
          </w:p>
        </w:tc>
        <w:tc>
          <w:tcPr>
            <w:tcW w:w="4428" w:type="dxa"/>
            <w:shd w:val="clear" w:color="auto" w:fill="auto"/>
          </w:tcPr>
          <w:p w14:paraId="1F14404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2D83E15B" w14:textId="77777777" w:rsidR="001735AD" w:rsidRPr="001735AD" w:rsidRDefault="001735AD" w:rsidP="001735AD">
      <w:pPr>
        <w:spacing w:after="160" w:line="256" w:lineRule="auto"/>
        <w:contextualSpacing/>
        <w:rPr>
          <w:rFonts w:ascii="Calibri" w:hAnsi="Calibri" w:cs="Calibri"/>
          <w:lang w:val="it-IT"/>
        </w:rPr>
      </w:pPr>
    </w:p>
    <w:p w14:paraId="37691F39" w14:textId="451C981D" w:rsidR="001735AD" w:rsidRPr="001735AD" w:rsidRDefault="001735AD" w:rsidP="001735AD">
      <w:pPr>
        <w:rPr>
          <w:rFonts w:ascii="Calibri" w:hAnsi="Calibri" w:cs="Calibri"/>
          <w:lang w:val="it-IT"/>
        </w:rPr>
      </w:pPr>
      <w:r w:rsidRPr="001735AD">
        <w:rPr>
          <w:rFonts w:ascii="Calibri" w:hAnsi="Calibri" w:cs="Calibri"/>
          <w:lang w:val="it-IT"/>
        </w:rPr>
        <w:lastRenderedPageBreak/>
        <w:t xml:space="preserve">Sulla piattaforma </w:t>
      </w:r>
      <w:proofErr w:type="spellStart"/>
      <w:r w:rsidRPr="001735AD">
        <w:rPr>
          <w:rFonts w:ascii="Calibri" w:hAnsi="Calibri" w:cs="Calibri"/>
          <w:lang w:val="it-IT"/>
        </w:rPr>
        <w:t>NemoVote</w:t>
      </w:r>
      <w:proofErr w:type="spellEnd"/>
      <w:r w:rsidRPr="001735AD">
        <w:rPr>
          <w:rFonts w:ascii="Calibri" w:hAnsi="Calibri" w:cs="Calibri"/>
          <w:lang w:val="it-IT"/>
        </w:rPr>
        <w:t xml:space="preserv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0AE984E9" w14:textId="72605908"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19</w:t>
      </w:r>
      <w:r w:rsidRPr="001735AD">
        <w:rPr>
          <w:rFonts w:ascii="Calibri" w:hAnsi="Calibri" w:cs="Calibri"/>
          <w:b/>
          <w:bCs/>
          <w:lang w:val="it-IT"/>
        </w:rPr>
        <w:t xml:space="preserve"> :</w:t>
      </w:r>
      <w:proofErr w:type="gramEnd"/>
      <w:r w:rsidRPr="001735AD">
        <w:rPr>
          <w:rFonts w:ascii="Calibri" w:hAnsi="Calibri" w:cs="Calibri"/>
          <w:b/>
          <w:bCs/>
          <w:lang w:val="it-IT"/>
        </w:rPr>
        <w:t xml:space="preserve"> Apertura e chiusura automatica delle votazioni</w:t>
      </w:r>
    </w:p>
    <w:p w14:paraId="08B2266A" w14:textId="65FCDD0E" w:rsidR="007869FF" w:rsidRPr="001735AD" w:rsidRDefault="001735AD" w:rsidP="001735AD">
      <w:pPr>
        <w:rPr>
          <w:rFonts w:ascii="Calibri" w:hAnsi="Calibri" w:cs="Calibri"/>
          <w:lang w:val="it-IT"/>
        </w:rPr>
      </w:pPr>
      <w:r w:rsidRPr="001735AD">
        <w:rPr>
          <w:rFonts w:ascii="Calibri" w:hAnsi="Calibri" w:cs="Calibri"/>
          <w:lang w:val="it-IT"/>
        </w:rPr>
        <w:t xml:space="preserve">Una caratteristica importante è avere la possibilità di aprire e chiudere automaticamente le votazioni. Abbiamo deciso di riutilizzare questa funzionalità all’interno del nostro sistema. </w:t>
      </w:r>
    </w:p>
    <w:p w14:paraId="45A36EA7" w14:textId="77777777" w:rsidR="001735AD" w:rsidRPr="001735AD" w:rsidRDefault="001735AD" w:rsidP="001735AD">
      <w:pPr>
        <w:rPr>
          <w:rFonts w:ascii="Calibri" w:hAnsi="Calibri" w:cs="Calibri"/>
          <w:b/>
          <w:bCs/>
          <w:lang w:val="it-IT"/>
        </w:rPr>
      </w:pPr>
    </w:p>
    <w:p w14:paraId="623A00B6"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Mentre per la creazione dell’evento da parte della segreteria all’interno del sistema, abbiamo scelto di riutilizzare i seguenti campi:</w:t>
      </w:r>
    </w:p>
    <w:p w14:paraId="663A3B14" w14:textId="77777777" w:rsidR="001735AD" w:rsidRPr="001735AD" w:rsidRDefault="001735AD" w:rsidP="001735AD">
      <w:pPr>
        <w:numPr>
          <w:ilvl w:val="0"/>
          <w:numId w:val="39"/>
        </w:numPr>
        <w:rPr>
          <w:rFonts w:ascii="Calibri" w:hAnsi="Calibri" w:cs="Calibri"/>
          <w:b/>
          <w:bCs/>
          <w:lang w:val="it-IT"/>
        </w:rPr>
      </w:pPr>
      <w:r w:rsidRPr="001735AD">
        <w:rPr>
          <w:rFonts w:ascii="Calibri" w:hAnsi="Calibri" w:cs="Calibri"/>
          <w:b/>
          <w:bCs/>
          <w:lang w:val="it-IT"/>
        </w:rPr>
        <w:t>DATA ELEZIONI</w:t>
      </w:r>
    </w:p>
    <w:p w14:paraId="62F95CDC" w14:textId="77777777" w:rsidR="001735AD" w:rsidRPr="001735AD" w:rsidRDefault="001735AD" w:rsidP="001735AD">
      <w:pPr>
        <w:rPr>
          <w:rFonts w:ascii="Calibri" w:hAnsi="Calibri" w:cs="Calibri"/>
          <w:lang w:val="it-IT"/>
        </w:rPr>
      </w:pPr>
      <w:r w:rsidRPr="001735AD">
        <w:rPr>
          <w:rFonts w:ascii="Calibri" w:hAnsi="Calibri" w:cs="Calibri"/>
          <w:lang w:val="it-IT"/>
        </w:rPr>
        <w:t>L’università inserirà l’informazione relativa alla data di svolgimento dell’evento.</w:t>
      </w:r>
    </w:p>
    <w:p w14:paraId="136C41A9"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NUMERO TOTALE VOTANTI</w:t>
      </w:r>
    </w:p>
    <w:p w14:paraId="3B1FACCA" w14:textId="77777777" w:rsidR="001735AD" w:rsidRPr="001735AD" w:rsidRDefault="001735AD" w:rsidP="001735AD">
      <w:pPr>
        <w:rPr>
          <w:rFonts w:ascii="Calibri" w:hAnsi="Calibri" w:cs="Calibri"/>
          <w:lang w:val="it-IT"/>
        </w:rPr>
      </w:pPr>
      <w:r w:rsidRPr="001735AD">
        <w:rPr>
          <w:rFonts w:ascii="Calibri" w:hAnsi="Calibri" w:cs="Calibri"/>
          <w:lang w:val="it-IT"/>
        </w:rPr>
        <w:t>Si specificherà il numero totale dei votanti che prenderà parte all’elezione.</w:t>
      </w:r>
    </w:p>
    <w:p w14:paraId="4934844B"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DETTAGLI EVENTO</w:t>
      </w:r>
    </w:p>
    <w:p w14:paraId="7EC412F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L’università darà una descrizione dell’evento che crea in un determinato momento.  </w:t>
      </w:r>
    </w:p>
    <w:p w14:paraId="4317EF16" w14:textId="77777777" w:rsidR="001735AD" w:rsidRPr="001735AD" w:rsidRDefault="001735AD" w:rsidP="001735AD">
      <w:pPr>
        <w:rPr>
          <w:rFonts w:ascii="Calibri" w:hAnsi="Calibri" w:cs="Calibri"/>
          <w:lang w:val="it-IT"/>
        </w:rPr>
      </w:pPr>
    </w:p>
    <w:p w14:paraId="4C2EE258" w14:textId="39753058" w:rsidR="00682B03"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7E1C6830" w14:textId="77777777" w:rsidR="001735AD" w:rsidRPr="001735AD" w:rsidRDefault="001735AD" w:rsidP="001F2591">
      <w:pPr>
        <w:rPr>
          <w:rFonts w:ascii="Calibri" w:hAnsi="Calibri" w:cs="Calibri"/>
          <w:lang w:val="it-IT"/>
        </w:rPr>
      </w:pPr>
    </w:p>
    <w:p w14:paraId="2394E118" w14:textId="78D5F901" w:rsidR="004508DC" w:rsidRPr="004508DC" w:rsidRDefault="001735AD" w:rsidP="004508DC">
      <w:pPr>
        <w:numPr>
          <w:ilvl w:val="0"/>
          <w:numId w:val="47"/>
        </w:numPr>
        <w:rPr>
          <w:ins w:id="452" w:author="Martina Nolletti" w:date="2021-01-25T23:59:00Z"/>
          <w:b/>
          <w:bCs/>
          <w:color w:val="C00000"/>
          <w:sz w:val="36"/>
          <w:szCs w:val="36"/>
          <w:lang w:val="it-IT"/>
          <w:rPrChange w:id="453" w:author="Martina Nolletti" w:date="2021-01-25T23:59:00Z">
            <w:rPr>
              <w:ins w:id="454" w:author="Martina Nolletti" w:date="2021-01-25T23:59:00Z"/>
              <w:b/>
              <w:bCs/>
              <w:color w:val="C00000"/>
              <w:sz w:val="22"/>
              <w:szCs w:val="22"/>
              <w:lang w:val="it-IT"/>
            </w:rPr>
          </w:rPrChange>
        </w:rPr>
      </w:pPr>
      <w:r w:rsidRPr="001735AD">
        <w:rPr>
          <w:b/>
          <w:bCs/>
          <w:color w:val="C00000"/>
          <w:sz w:val="36"/>
          <w:szCs w:val="36"/>
          <w:lang w:val="it-IT"/>
        </w:rPr>
        <w:t>U-VOTE CINECA (</w:t>
      </w:r>
      <w:hyperlink r:id="rId17" w:history="1">
        <w:r w:rsidRPr="001735AD">
          <w:rPr>
            <w:color w:val="0000FF"/>
            <w:sz w:val="28"/>
            <w:szCs w:val="28"/>
            <w:u w:val="single"/>
            <w:lang w:val="it-IT"/>
          </w:rPr>
          <w:t>https://www.cineca.it/sistemi-informativi-miur/dematerializzazione-dei-concorsi-e-delle-elezioni/voto-elettronico</w:t>
        </w:r>
      </w:hyperlink>
      <w:r w:rsidRPr="001735AD">
        <w:rPr>
          <w:b/>
          <w:bCs/>
          <w:color w:val="C00000"/>
          <w:sz w:val="36"/>
          <w:szCs w:val="36"/>
          <w:lang w:val="it-IT"/>
        </w:rPr>
        <w:t>)</w:t>
      </w:r>
      <w:del w:id="455" w:author="Martina Nolletti" w:date="2021-01-25T23:59:00Z">
        <w:r w:rsidRPr="001735AD" w:rsidDel="004508DC">
          <w:rPr>
            <w:b/>
            <w:bCs/>
            <w:color w:val="C00000"/>
            <w:sz w:val="36"/>
            <w:szCs w:val="36"/>
            <w:lang w:val="it-IT"/>
          </w:rPr>
          <w:br/>
        </w:r>
      </w:del>
    </w:p>
    <w:p w14:paraId="43BE9CFD" w14:textId="77777777" w:rsidR="004508DC" w:rsidRPr="004508DC" w:rsidRDefault="004508DC">
      <w:pPr>
        <w:rPr>
          <w:b/>
          <w:bCs/>
          <w:color w:val="C00000"/>
          <w:sz w:val="36"/>
          <w:szCs w:val="36"/>
          <w:lang w:val="it-IT"/>
        </w:rPr>
        <w:pPrChange w:id="456" w:author="Martina Nolletti" w:date="2021-01-25T23:59:00Z">
          <w:pPr>
            <w:numPr>
              <w:numId w:val="47"/>
            </w:numPr>
            <w:ind w:left="720" w:hanging="360"/>
          </w:pPr>
        </w:pPrChange>
      </w:pPr>
    </w:p>
    <w:p w14:paraId="228E84DB" w14:textId="5FCC7E01"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 xml:space="preserve">U-Vote è il sistema di voto elettronico progettato dal </w:t>
      </w:r>
      <w:proofErr w:type="spellStart"/>
      <w:r w:rsidRPr="001735AD">
        <w:rPr>
          <w:rFonts w:ascii="Calibri" w:hAnsi="Calibri" w:cs="Calibri"/>
          <w:lang w:val="it-IT"/>
        </w:rPr>
        <w:t>Cineca</w:t>
      </w:r>
      <w:proofErr w:type="spellEnd"/>
      <w:r w:rsidRPr="001735AD">
        <w:rPr>
          <w:rFonts w:ascii="Calibri" w:hAnsi="Calibri" w:cs="Calibri"/>
          <w:lang w:val="it-IT"/>
        </w:rPr>
        <w:t xml:space="preserve"> (Italiano) per gestire tutti i tipi di elezioni interne agli atenei, con garanzia di anonimato e segretezza del voto ed ottimizzazione e semplificazione delle fasi organizzative e delle attività di scrutinio. Grazie a U-Vote, con poche operazioni di configurazione è possibile personalizzare, avviare e gestire una nuova elezione. L’espressione del voto avviene in maniera chiara, rapida e semplice; l'assenza di schede nulle e la rapidità dello scrutinio elettronico consentono di ottenere velocemente i risultati.</w:t>
      </w:r>
      <w:r w:rsidR="00682B03">
        <w:rPr>
          <w:rFonts w:ascii="Calibri" w:hAnsi="Calibri" w:cs="Calibri"/>
          <w:lang w:val="it-IT"/>
        </w:rPr>
        <w:t xml:space="preserve"> </w:t>
      </w:r>
      <w:proofErr w:type="spellStart"/>
      <w:r w:rsidRPr="001735AD">
        <w:rPr>
          <w:rFonts w:ascii="Calibri" w:hAnsi="Calibri" w:cs="Calibri"/>
          <w:lang w:val="it-IT"/>
        </w:rPr>
        <w:t>Cineca</w:t>
      </w:r>
      <w:proofErr w:type="spellEnd"/>
      <w:r w:rsidRPr="001735AD">
        <w:rPr>
          <w:rFonts w:ascii="Calibri" w:hAnsi="Calibri" w:cs="Calibri"/>
          <w:lang w:val="it-IT"/>
        </w:rPr>
        <w:t xml:space="preserve"> pone la massima cura nella gestione di tutte le problematiche di sicurezza e segretezza del voto, così come di usabilità e accessibilità del sistema, completato da diversi servizi di supporto attivi prima e durante l’elezione. </w:t>
      </w:r>
    </w:p>
    <w:p w14:paraId="508B79EF"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Il sistema permette di esercitare il voto in diverse modalità:</w:t>
      </w:r>
    </w:p>
    <w:p w14:paraId="11D19E65"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 xml:space="preserve">Seggio: voto in un seggio presidiato e controllato, connesso a rete protetta tramite stazioni di voto la cui integrità e sicurezza sono garantite da </w:t>
      </w:r>
      <w:proofErr w:type="spellStart"/>
      <w:r w:rsidRPr="001735AD">
        <w:rPr>
          <w:rFonts w:ascii="Calibri" w:hAnsi="Calibri" w:cs="Calibri"/>
          <w:lang w:val="it-IT"/>
        </w:rPr>
        <w:t>Cineca</w:t>
      </w:r>
      <w:proofErr w:type="spellEnd"/>
      <w:r w:rsidRPr="001735AD">
        <w:rPr>
          <w:rFonts w:ascii="Calibri" w:hAnsi="Calibri" w:cs="Calibri"/>
          <w:lang w:val="it-IT"/>
        </w:rPr>
        <w:t>;</w:t>
      </w:r>
    </w:p>
    <w:p w14:paraId="31B630A1"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Chiosco: voto in un chiosco presidiato o supervisionato, connesso a rete protetta o Internet, tramite postazioni fornite dall'ente che indica l'elezione;</w:t>
      </w:r>
    </w:p>
    <w:p w14:paraId="35746336" w14:textId="77777777" w:rsidR="001735AD" w:rsidRPr="001735AD" w:rsidRDefault="001735AD" w:rsidP="001735AD">
      <w:pPr>
        <w:numPr>
          <w:ilvl w:val="0"/>
          <w:numId w:val="48"/>
        </w:num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lastRenderedPageBreak/>
        <w:t>Da remoto: voto da un dispositivo personale del votante: pc, tablet o smartphone.</w:t>
      </w:r>
    </w:p>
    <w:p w14:paraId="4D0ED679" w14:textId="77777777" w:rsidR="001735AD" w:rsidRPr="001735AD" w:rsidRDefault="001735AD" w:rsidP="001735AD">
      <w:pPr>
        <w:shd w:val="clear" w:color="auto" w:fill="FFFFFF"/>
        <w:spacing w:before="100" w:beforeAutospacing="1" w:after="100" w:afterAutospacing="1"/>
        <w:rPr>
          <w:rFonts w:ascii="Calibri" w:hAnsi="Calibri" w:cs="Calibri"/>
          <w:lang w:val="it-IT"/>
        </w:rPr>
      </w:pPr>
      <w:r w:rsidRPr="001735AD">
        <w:rPr>
          <w:rFonts w:ascii="Calibri" w:hAnsi="Calibri" w:cs="Calibri"/>
          <w:lang w:val="it-IT"/>
        </w:rPr>
        <w:t>U-Vote nasce nel 1998 e viene inizialmente utilizzato dal MIUR e da tutte le università italiane per la composizione delle commissioni di Valutazione Comparativa e da alcuni atenei per gestire le elezioni dei propri organi istituzionali. Tramite il sistema U-Vote è possibile, con poche operazioni, avviare e gestire una nuova elezione, o personalizzarne una già esistente. U-Vote è in grado di importare elettorati e candidature in formati prestabiliti semplificando le fasi di preparazione dell’elezione. Inoltre, l’integrazione con il sistema per la gestione delle segreterie studenti ESSE3 consente di gestire in modo automatico l'allestimento di un evento elettorale, riducendo il carico di lavoro degli uffici preposti e accorciando i tempi di preparazione.</w:t>
      </w:r>
    </w:p>
    <w:p w14:paraId="4D46C137" w14:textId="77777777" w:rsidR="001735AD" w:rsidRPr="001735AD" w:rsidRDefault="001735AD" w:rsidP="001735AD">
      <w:pPr>
        <w:rPr>
          <w:rFonts w:ascii="Calibri" w:hAnsi="Calibri" w:cs="Calibri"/>
          <w:lang w:val="it-IT"/>
        </w:rPr>
      </w:pPr>
      <w:r w:rsidRPr="001735AD">
        <w:rPr>
          <w:rFonts w:ascii="Calibri" w:hAnsi="Calibri" w:cs="Calibri"/>
          <w:lang w:val="it-IT"/>
        </w:rPr>
        <w:t>La piattaforma garantisce la sicurezza e la segretezza del voto:</w:t>
      </w:r>
    </w:p>
    <w:p w14:paraId="2E6F2BFB"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U-Vote è stato progettato seguendo i principi esposti nelle raccomandazioni del Comitato dei Ministri del Consiglio Europeo sull’e-</w:t>
      </w:r>
      <w:proofErr w:type="spellStart"/>
      <w:r w:rsidRPr="001735AD">
        <w:rPr>
          <w:rFonts w:ascii="Calibri" w:hAnsi="Calibri" w:cs="Calibri"/>
          <w:lang w:val="it-IT"/>
        </w:rPr>
        <w:t>voting</w:t>
      </w:r>
      <w:proofErr w:type="spellEnd"/>
      <w:r w:rsidRPr="001735AD">
        <w:rPr>
          <w:rFonts w:ascii="Calibri" w:hAnsi="Calibri" w:cs="Calibri"/>
          <w:lang w:val="it-IT"/>
        </w:rPr>
        <w:t>;</w:t>
      </w:r>
    </w:p>
    <w:p w14:paraId="79F6FD38"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cifratura delle connessioni client/server e la cifratura e la firma digitale delle schede elettorali garantiscono la sicurezza e la robustezza del sistema;</w:t>
      </w:r>
    </w:p>
    <w:p w14:paraId="135D40A9" w14:textId="77777777" w:rsidR="001735AD" w:rsidRPr="001735AD" w:rsidRDefault="001735AD" w:rsidP="001735AD">
      <w:pPr>
        <w:numPr>
          <w:ilvl w:val="0"/>
          <w:numId w:val="49"/>
        </w:numPr>
        <w:shd w:val="clear" w:color="auto" w:fill="FFFFFF"/>
        <w:rPr>
          <w:rFonts w:ascii="Calibri" w:hAnsi="Calibri" w:cs="Calibri"/>
          <w:lang w:val="it-IT"/>
        </w:rPr>
      </w:pPr>
      <w:r w:rsidRPr="001735AD">
        <w:rPr>
          <w:rFonts w:ascii="Calibri" w:hAnsi="Calibri" w:cs="Calibri"/>
          <w:lang w:val="it-IT"/>
        </w:rPr>
        <w:t>La protezione delle stazioni, la supervisione dell’ambiente di voto e le procedure elettorali di seggio tutelano l’integrità e l’anonimato dell’elettore.</w:t>
      </w:r>
    </w:p>
    <w:p w14:paraId="7B865BD9" w14:textId="77777777" w:rsidR="001735AD" w:rsidRPr="001735AD" w:rsidRDefault="001735AD" w:rsidP="001735AD">
      <w:pPr>
        <w:shd w:val="clear" w:color="auto" w:fill="FFFFFF"/>
        <w:ind w:left="360"/>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20754E8C" w14:textId="77777777" w:rsidTr="003D5136">
        <w:tc>
          <w:tcPr>
            <w:tcW w:w="4428" w:type="dxa"/>
            <w:shd w:val="clear" w:color="auto" w:fill="auto"/>
            <w:hideMark/>
          </w:tcPr>
          <w:p w14:paraId="6C7E8678" w14:textId="77777777" w:rsidR="001735AD" w:rsidRPr="001735AD" w:rsidRDefault="001735AD" w:rsidP="001735AD">
            <w:pPr>
              <w:jc w:val="center"/>
              <w:rPr>
                <w:rFonts w:ascii="Calibri" w:hAnsi="Calibri" w:cs="Calibri"/>
                <w:lang w:val="it-IT"/>
              </w:rPr>
            </w:pPr>
            <w:r w:rsidRPr="001735AD">
              <w:rPr>
                <w:rFonts w:ascii="Calibri" w:hAnsi="Calibri" w:cs="Calibri"/>
                <w:lang w:val="it-IT"/>
              </w:rPr>
              <w:t>PRO</w:t>
            </w:r>
          </w:p>
        </w:tc>
        <w:tc>
          <w:tcPr>
            <w:tcW w:w="4428" w:type="dxa"/>
            <w:shd w:val="clear" w:color="auto" w:fill="auto"/>
            <w:hideMark/>
          </w:tcPr>
          <w:p w14:paraId="4CF9A680" w14:textId="77777777" w:rsidR="001735AD" w:rsidRPr="001735AD" w:rsidRDefault="001735AD" w:rsidP="001735AD">
            <w:pPr>
              <w:jc w:val="center"/>
              <w:rPr>
                <w:rFonts w:ascii="Calibri" w:hAnsi="Calibri" w:cs="Calibri"/>
                <w:lang w:val="it-IT"/>
              </w:rPr>
            </w:pPr>
            <w:r w:rsidRPr="001735AD">
              <w:rPr>
                <w:rFonts w:ascii="Calibri" w:hAnsi="Calibri" w:cs="Calibri"/>
                <w:lang w:val="it-IT"/>
              </w:rPr>
              <w:t>CONTRO</w:t>
            </w:r>
          </w:p>
        </w:tc>
      </w:tr>
      <w:tr w:rsidR="001735AD" w:rsidRPr="002E0E24" w14:paraId="5C3416AD" w14:textId="77777777" w:rsidTr="003D5136">
        <w:tc>
          <w:tcPr>
            <w:tcW w:w="4428" w:type="dxa"/>
            <w:shd w:val="clear" w:color="auto" w:fill="auto"/>
            <w:hideMark/>
          </w:tcPr>
          <w:p w14:paraId="4F5326B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GESTIONE TIPI DI ELEZIONI</w:t>
            </w:r>
          </w:p>
          <w:p w14:paraId="44018D8E"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Gestisce tutti i tipi di elezioni interne agli atenei, con garanzia di anonimato, segretezza del voto ed ottimizzazione e semplificazione delle fasi organizzative e delle attività di scrutinio.</w:t>
            </w:r>
          </w:p>
        </w:tc>
        <w:tc>
          <w:tcPr>
            <w:tcW w:w="4428" w:type="dxa"/>
            <w:shd w:val="clear" w:color="auto" w:fill="auto"/>
            <w:hideMark/>
          </w:tcPr>
          <w:p w14:paraId="0AA04E37"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SCELTE DI VOTO</w:t>
            </w:r>
          </w:p>
          <w:p w14:paraId="42E54E5A" w14:textId="77777777" w:rsidR="001735AD" w:rsidRPr="001735AD" w:rsidRDefault="001735AD" w:rsidP="001735AD">
            <w:pPr>
              <w:shd w:val="clear" w:color="auto" w:fill="FFFFFF"/>
              <w:suppressAutoHyphens/>
              <w:spacing w:after="150"/>
              <w:rPr>
                <w:rFonts w:ascii="Calibri" w:hAnsi="Calibri" w:cs="Calibri"/>
                <w:lang w:val="it-IT"/>
              </w:rPr>
            </w:pPr>
            <w:r w:rsidRPr="001735AD">
              <w:rPr>
                <w:rFonts w:ascii="Calibri" w:hAnsi="Calibri" w:cs="Calibri"/>
                <w:lang w:val="it-IT"/>
              </w:rPr>
              <w:t>L'assenza di schede nulle e la rapidità dello scrutinio elettronico consentono di ottenere i risultati senza discussioni né contestazioni sulla validità dei voti espressi.</w:t>
            </w:r>
          </w:p>
          <w:p w14:paraId="71FB9946" w14:textId="77777777" w:rsidR="001735AD" w:rsidRPr="001735AD" w:rsidRDefault="001735AD" w:rsidP="001735AD">
            <w:pPr>
              <w:shd w:val="clear" w:color="auto" w:fill="FFFFFF"/>
              <w:suppressAutoHyphens/>
              <w:spacing w:after="150"/>
              <w:rPr>
                <w:rFonts w:ascii="Calibri" w:hAnsi="Calibri" w:cs="Calibri"/>
                <w:b/>
                <w:bCs/>
                <w:lang w:val="it-IT"/>
              </w:rPr>
            </w:pPr>
            <w:r w:rsidRPr="001735AD">
              <w:rPr>
                <w:rFonts w:ascii="Calibri" w:hAnsi="Calibri" w:cs="Calibri"/>
                <w:b/>
                <w:bCs/>
                <w:lang w:val="it-IT"/>
              </w:rPr>
              <w:t xml:space="preserve">Per quanto riguarda il nostro sistema, abbiamo deciso di inserire per le votazioni online la possibilità di esprimere una preferenza consegnando la scheda BIANCA, mentre per le votazioni in presenza abbiamo deciso di inserire, oltre alla possibilità di consegnare una scheda BIANCA, anche le schede nulle. </w:t>
            </w:r>
          </w:p>
        </w:tc>
      </w:tr>
      <w:tr w:rsidR="001735AD" w:rsidRPr="002E0E24" w14:paraId="18D07117" w14:textId="77777777" w:rsidTr="003D5136">
        <w:tc>
          <w:tcPr>
            <w:tcW w:w="4428" w:type="dxa"/>
            <w:shd w:val="clear" w:color="auto" w:fill="auto"/>
            <w:hideMark/>
          </w:tcPr>
          <w:p w14:paraId="5556DB9D"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DIVERSE MODALITA’ DI VOTO</w:t>
            </w:r>
          </w:p>
          <w:p w14:paraId="0033FE0A"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t>Il sistema permette di esercitare il voto in diverse modalità: seggio, chiosco e da remoto.</w:t>
            </w:r>
          </w:p>
        </w:tc>
        <w:tc>
          <w:tcPr>
            <w:tcW w:w="4428" w:type="dxa"/>
            <w:shd w:val="clear" w:color="auto" w:fill="auto"/>
          </w:tcPr>
          <w:p w14:paraId="65A57D9A" w14:textId="77777777" w:rsidR="001735AD" w:rsidRPr="001735AD" w:rsidRDefault="001735AD" w:rsidP="001735AD">
            <w:pPr>
              <w:rPr>
                <w:rFonts w:ascii="Calibri" w:hAnsi="Calibri" w:cs="Calibri"/>
                <w:b/>
                <w:bCs/>
                <w:lang w:val="it-IT"/>
              </w:rPr>
            </w:pPr>
          </w:p>
        </w:tc>
      </w:tr>
      <w:tr w:rsidR="001735AD" w:rsidRPr="002E0E24" w14:paraId="5AB9793F" w14:textId="77777777" w:rsidTr="003D5136">
        <w:tc>
          <w:tcPr>
            <w:tcW w:w="4428" w:type="dxa"/>
            <w:shd w:val="clear" w:color="auto" w:fill="auto"/>
            <w:hideMark/>
          </w:tcPr>
          <w:p w14:paraId="0F8F2FB0"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SICUREZZA E ROBUSTEZZA DEL SISTEMA</w:t>
            </w:r>
          </w:p>
          <w:p w14:paraId="03252C7D" w14:textId="77777777" w:rsidR="001735AD" w:rsidRPr="001735AD" w:rsidRDefault="001735AD" w:rsidP="001735AD">
            <w:pPr>
              <w:spacing w:after="160" w:line="256" w:lineRule="auto"/>
              <w:contextualSpacing/>
              <w:rPr>
                <w:rFonts w:ascii="Calibri" w:hAnsi="Calibri" w:cs="Calibri"/>
                <w:lang w:val="it-IT"/>
              </w:rPr>
            </w:pPr>
            <w:r w:rsidRPr="001735AD">
              <w:rPr>
                <w:rFonts w:ascii="Calibri" w:hAnsi="Calibri" w:cs="Calibri"/>
                <w:lang w:val="it-IT"/>
              </w:rPr>
              <w:lastRenderedPageBreak/>
              <w:t>La cifratura delle connessioni client/server e la firma digitale delle schede elettorali garantiscono la sicurezza e la robustezza del sistema.</w:t>
            </w:r>
          </w:p>
        </w:tc>
        <w:tc>
          <w:tcPr>
            <w:tcW w:w="4428" w:type="dxa"/>
            <w:shd w:val="clear" w:color="auto" w:fill="auto"/>
          </w:tcPr>
          <w:p w14:paraId="442857B4" w14:textId="77777777" w:rsidR="001735AD" w:rsidRPr="001735AD" w:rsidRDefault="001735AD" w:rsidP="001735AD">
            <w:pPr>
              <w:spacing w:after="160" w:line="256" w:lineRule="auto"/>
              <w:contextualSpacing/>
              <w:rPr>
                <w:rFonts w:ascii="Calibri" w:hAnsi="Calibri" w:cs="Calibri"/>
                <w:lang w:val="it-IT"/>
              </w:rPr>
            </w:pPr>
          </w:p>
        </w:tc>
      </w:tr>
      <w:tr w:rsidR="001735AD" w:rsidRPr="002E0E24" w14:paraId="7CD0E35B" w14:textId="77777777" w:rsidTr="003D5136">
        <w:tc>
          <w:tcPr>
            <w:tcW w:w="4428" w:type="dxa"/>
            <w:shd w:val="clear" w:color="auto" w:fill="auto"/>
            <w:hideMark/>
          </w:tcPr>
          <w:p w14:paraId="186D431A"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r w:rsidRPr="001735AD">
              <w:rPr>
                <w:rFonts w:ascii="Calibri" w:hAnsi="Calibri" w:cs="Calibri"/>
                <w:b/>
                <w:bCs/>
                <w:color w:val="FF0000"/>
                <w:lang w:val="it-IT"/>
              </w:rPr>
              <w:t>SERVIZI DI SUPPORTO</w:t>
            </w:r>
          </w:p>
          <w:p w14:paraId="32B3EE6C" w14:textId="77777777" w:rsidR="001735AD" w:rsidRPr="001735AD" w:rsidRDefault="001735AD" w:rsidP="001735AD">
            <w:pPr>
              <w:spacing w:after="160" w:line="256" w:lineRule="auto"/>
              <w:contextualSpacing/>
              <w:rPr>
                <w:rFonts w:ascii="Calibri" w:hAnsi="Calibri" w:cs="Calibri"/>
                <w:b/>
                <w:bCs/>
                <w:color w:val="FF0000"/>
                <w:lang w:val="it-IT"/>
              </w:rPr>
            </w:pPr>
            <w:r w:rsidRPr="001735AD">
              <w:rPr>
                <w:rFonts w:ascii="Calibri" w:hAnsi="Calibri" w:cs="Calibri"/>
                <w:lang w:val="it-IT"/>
              </w:rPr>
              <w:t xml:space="preserve">Durante l’intero svolgimento dell’evento elettorale, </w:t>
            </w:r>
            <w:proofErr w:type="spellStart"/>
            <w:r w:rsidRPr="001735AD">
              <w:rPr>
                <w:rFonts w:ascii="Calibri" w:hAnsi="Calibri" w:cs="Calibri"/>
                <w:lang w:val="it-IT"/>
              </w:rPr>
              <w:t>Cineca</w:t>
            </w:r>
            <w:proofErr w:type="spellEnd"/>
            <w:r w:rsidRPr="001735AD">
              <w:rPr>
                <w:rFonts w:ascii="Calibri" w:hAnsi="Calibri" w:cs="Calibri"/>
                <w:lang w:val="it-IT"/>
              </w:rPr>
              <w:t xml:space="preserve"> mette a disposizione dell’ateneo un supporto tecnico, sia logistico che sistemistico, e un insieme di servizi che consentono di seguire l'andamento delle operazioni di voto in tempo reale e di consultare una serie di statistiche sempre aggiornate.</w:t>
            </w:r>
          </w:p>
        </w:tc>
        <w:tc>
          <w:tcPr>
            <w:tcW w:w="4428" w:type="dxa"/>
            <w:shd w:val="clear" w:color="auto" w:fill="auto"/>
          </w:tcPr>
          <w:p w14:paraId="3BCE84FE" w14:textId="77777777" w:rsidR="001735AD" w:rsidRPr="001735AD" w:rsidRDefault="001735AD" w:rsidP="001735AD">
            <w:pPr>
              <w:shd w:val="clear" w:color="auto" w:fill="FFFFFF"/>
              <w:contextualSpacing/>
              <w:jc w:val="center"/>
              <w:textAlignment w:val="baseline"/>
              <w:rPr>
                <w:rFonts w:ascii="Calibri" w:hAnsi="Calibri" w:cs="Calibri"/>
                <w:b/>
                <w:bCs/>
                <w:color w:val="FF0000"/>
                <w:lang w:val="it-IT"/>
              </w:rPr>
            </w:pPr>
          </w:p>
        </w:tc>
      </w:tr>
    </w:tbl>
    <w:p w14:paraId="74AF0727" w14:textId="77777777" w:rsidR="001735AD" w:rsidRPr="001735AD" w:rsidRDefault="001735AD" w:rsidP="001735AD">
      <w:pPr>
        <w:spacing w:after="160" w:line="256" w:lineRule="auto"/>
        <w:contextualSpacing/>
        <w:rPr>
          <w:rFonts w:ascii="Calibri" w:hAnsi="Calibri" w:cs="Calibri"/>
          <w:lang w:val="it-IT"/>
        </w:rPr>
      </w:pPr>
    </w:p>
    <w:p w14:paraId="79B24EFD" w14:textId="06C51980" w:rsidR="001735AD" w:rsidRDefault="001735AD" w:rsidP="001735AD">
      <w:pPr>
        <w:rPr>
          <w:rFonts w:ascii="Calibri" w:hAnsi="Calibri" w:cs="Calibri"/>
          <w:lang w:val="it-IT"/>
        </w:rPr>
      </w:pPr>
      <w:r w:rsidRPr="001735AD">
        <w:rPr>
          <w:rFonts w:ascii="Calibri" w:hAnsi="Calibri" w:cs="Calibri"/>
          <w:lang w:val="it-IT"/>
        </w:rPr>
        <w:t>Sulla piattaforma U-Vote abbiamo riscontrato molti vantaggi, sopra elencati, che potremo riutilizzare per il nostro sistema</w:t>
      </w:r>
      <w:r w:rsidR="00AD4350">
        <w:rPr>
          <w:rFonts w:ascii="Calibri" w:hAnsi="Calibri" w:cs="Calibri"/>
          <w:lang w:val="it-IT"/>
        </w:rPr>
        <w:t xml:space="preserve"> (le funzionalità in comune con altri sistemi verranno riportate alla fine di questa sezione)</w:t>
      </w:r>
      <w:r w:rsidRPr="001735AD">
        <w:rPr>
          <w:rFonts w:ascii="Calibri" w:hAnsi="Calibri" w:cs="Calibri"/>
          <w:lang w:val="it-IT"/>
        </w:rPr>
        <w:t>:</w:t>
      </w:r>
    </w:p>
    <w:p w14:paraId="526FF793" w14:textId="77777777" w:rsidR="00742F70" w:rsidRPr="001735AD" w:rsidRDefault="00742F70" w:rsidP="001735AD">
      <w:pPr>
        <w:rPr>
          <w:rFonts w:ascii="Calibri" w:hAnsi="Calibri" w:cs="Calibri"/>
          <w:lang w:val="it-IT"/>
        </w:rPr>
      </w:pPr>
    </w:p>
    <w:p w14:paraId="488D286F" w14:textId="46A3DFFF"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 xml:space="preserve">20 </w:t>
      </w:r>
      <w:r w:rsidRPr="001735AD">
        <w:rPr>
          <w:rFonts w:ascii="Calibri" w:hAnsi="Calibri" w:cs="Calibri"/>
          <w:b/>
          <w:bCs/>
          <w:lang w:val="it-IT"/>
        </w:rPr>
        <w:t>:</w:t>
      </w:r>
      <w:proofErr w:type="gramEnd"/>
      <w:r w:rsidRPr="001735AD">
        <w:rPr>
          <w:rFonts w:ascii="Calibri" w:hAnsi="Calibri" w:cs="Calibri"/>
          <w:b/>
          <w:bCs/>
          <w:lang w:val="it-IT"/>
        </w:rPr>
        <w:t xml:space="preserve"> Diverse modalità di voto</w:t>
      </w:r>
    </w:p>
    <w:p w14:paraId="6A551326" w14:textId="77777777" w:rsidR="001735AD" w:rsidRPr="001735AD" w:rsidRDefault="001735AD" w:rsidP="001735AD">
      <w:pPr>
        <w:rPr>
          <w:rFonts w:ascii="Calibri" w:hAnsi="Calibri" w:cs="Calibri"/>
          <w:lang w:val="it-IT"/>
        </w:rPr>
      </w:pPr>
      <w:r w:rsidRPr="001735AD">
        <w:rPr>
          <w:rFonts w:ascii="Calibri" w:hAnsi="Calibri" w:cs="Calibri"/>
          <w:lang w:val="it-IT"/>
        </w:rPr>
        <w:t>Come per il nostro sistema, anche questa piattaforma permette di scegliere diverse modalità di voto. Prenderemo spunto su come U-Vote definisce i diversi scenari per le votazioni.</w:t>
      </w:r>
    </w:p>
    <w:p w14:paraId="4F53C8F9" w14:textId="72B34C49"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SOTA</w:t>
      </w:r>
      <w:proofErr w:type="gramStart"/>
      <w:r w:rsidR="001B3ACF">
        <w:rPr>
          <w:rFonts w:ascii="Calibri" w:hAnsi="Calibri" w:cs="Calibri"/>
          <w:b/>
          <w:bCs/>
          <w:lang w:val="it-IT"/>
        </w:rPr>
        <w:t>21</w:t>
      </w:r>
      <w:r w:rsidRPr="001735AD">
        <w:rPr>
          <w:rFonts w:ascii="Calibri" w:hAnsi="Calibri" w:cs="Calibri"/>
          <w:b/>
          <w:bCs/>
          <w:lang w:val="it-IT"/>
        </w:rPr>
        <w:t xml:space="preserve"> :</w:t>
      </w:r>
      <w:proofErr w:type="gramEnd"/>
      <w:r w:rsidRPr="001735AD">
        <w:rPr>
          <w:rFonts w:ascii="Calibri" w:hAnsi="Calibri" w:cs="Calibri"/>
          <w:b/>
          <w:bCs/>
          <w:lang w:val="it-IT"/>
        </w:rPr>
        <w:t xml:space="preserve"> Servizi di supporto</w:t>
      </w:r>
    </w:p>
    <w:p w14:paraId="5C51DCC9" w14:textId="77777777" w:rsidR="001735AD" w:rsidRPr="001735AD" w:rsidRDefault="001735AD" w:rsidP="001735AD">
      <w:pPr>
        <w:rPr>
          <w:rFonts w:ascii="Calibri" w:hAnsi="Calibri" w:cs="Calibri"/>
          <w:lang w:val="it-IT"/>
        </w:rPr>
      </w:pPr>
      <w:r w:rsidRPr="001735AD">
        <w:rPr>
          <w:rFonts w:ascii="Calibri" w:hAnsi="Calibri" w:cs="Calibri"/>
          <w:lang w:val="it-IT"/>
        </w:rPr>
        <w:t>Il nostro software dovrà avere, alla fine delle votazioni, un’analisi statistica dell’andamento delle elezioni. Abbiamo preso in considerazione questa caratteristica di U-Vote che permette di seguire in tempo reale l’andamento delle votazioni e di consultare le statistiche sempre aggiornate.</w:t>
      </w:r>
    </w:p>
    <w:p w14:paraId="4B8FED2D" w14:textId="77777777" w:rsidR="001735AD" w:rsidRPr="001735AD" w:rsidRDefault="001735AD" w:rsidP="001735AD">
      <w:pPr>
        <w:rPr>
          <w:rFonts w:ascii="Calibri" w:hAnsi="Calibri" w:cs="Calibri"/>
          <w:lang w:val="it-IT"/>
        </w:rPr>
      </w:pPr>
    </w:p>
    <w:p w14:paraId="6B8AAF3C" w14:textId="77777777" w:rsidR="001735AD" w:rsidRPr="001735AD" w:rsidRDefault="001735AD" w:rsidP="001735AD">
      <w:pPr>
        <w:rPr>
          <w:rFonts w:ascii="Calibri" w:hAnsi="Calibri" w:cs="Calibri"/>
          <w:lang w:val="it-IT"/>
        </w:rPr>
      </w:pPr>
      <w:r w:rsidRPr="001735AD">
        <w:rPr>
          <w:rFonts w:ascii="Calibri" w:hAnsi="Calibri" w:cs="Calibri"/>
          <w:lang w:val="it-IT"/>
        </w:rPr>
        <w:t>Gli aspetti da non riutilizzare, per quanto riguarda le funzionalità del sistema, sono stati inseriti nella tabella dei “pro” e “contro”, nella sezione “contro”.</w:t>
      </w:r>
    </w:p>
    <w:p w14:paraId="42719379" w14:textId="77777777" w:rsidR="001735AD" w:rsidRPr="001735AD" w:rsidRDefault="001735AD" w:rsidP="001735AD">
      <w:pPr>
        <w:rPr>
          <w:rFonts w:ascii="Calibri" w:hAnsi="Calibri" w:cs="Calibri"/>
          <w:lang w:val="it-IT"/>
        </w:rPr>
      </w:pPr>
    </w:p>
    <w:p w14:paraId="1A335A68" w14:textId="60AE1576" w:rsidR="001735AD" w:rsidRPr="001F2591" w:rsidRDefault="003D5136" w:rsidP="001735AD">
      <w:pPr>
        <w:rPr>
          <w:rFonts w:ascii="Calibri" w:hAnsi="Calibri" w:cs="Calibri"/>
          <w:b/>
          <w:bCs/>
          <w:color w:val="FF0000"/>
          <w:sz w:val="36"/>
          <w:szCs w:val="36"/>
          <w:lang w:val="it-IT"/>
        </w:rPr>
      </w:pPr>
      <w:r w:rsidRPr="001F2591">
        <w:rPr>
          <w:rFonts w:ascii="Calibri" w:hAnsi="Calibri" w:cs="Calibri"/>
          <w:b/>
          <w:bCs/>
          <w:color w:val="FF0000"/>
          <w:sz w:val="36"/>
          <w:szCs w:val="36"/>
          <w:lang w:val="it-IT"/>
        </w:rPr>
        <w:t>Funzionalità in comune tra i sistemi:</w:t>
      </w:r>
    </w:p>
    <w:p w14:paraId="3F200C44" w14:textId="77777777" w:rsidR="001735AD" w:rsidRPr="001735AD" w:rsidRDefault="001735AD" w:rsidP="001735AD">
      <w:pPr>
        <w:rPr>
          <w:lang w:val="it-IT"/>
        </w:rPr>
      </w:pPr>
    </w:p>
    <w:p w14:paraId="39AFA962" w14:textId="79B61344" w:rsidR="00AD4350" w:rsidRPr="001735AD" w:rsidRDefault="00AD4350" w:rsidP="00AD4350">
      <w:pPr>
        <w:numPr>
          <w:ilvl w:val="0"/>
          <w:numId w:val="38"/>
        </w:numPr>
        <w:rPr>
          <w:rFonts w:ascii="Calibri" w:hAnsi="Calibri" w:cs="Calibri"/>
          <w:lang w:val="it-IT"/>
        </w:rPr>
      </w:pPr>
      <w:r w:rsidRPr="001735AD">
        <w:rPr>
          <w:rFonts w:ascii="Calibri" w:hAnsi="Calibri" w:cs="Calibri"/>
          <w:b/>
          <w:bCs/>
          <w:lang w:val="it-IT"/>
        </w:rPr>
        <w:t>SOTA</w:t>
      </w:r>
      <w:proofErr w:type="gramStart"/>
      <w:r w:rsidR="001B3ACF">
        <w:rPr>
          <w:rFonts w:ascii="Calibri" w:hAnsi="Calibri" w:cs="Calibri"/>
          <w:b/>
          <w:bCs/>
          <w:lang w:val="it-IT"/>
        </w:rPr>
        <w:t>22</w:t>
      </w:r>
      <w:r w:rsidR="007869FF">
        <w:rPr>
          <w:rFonts w:ascii="Calibri" w:hAnsi="Calibri" w:cs="Calibri"/>
          <w:b/>
          <w:bCs/>
          <w:lang w:val="it-IT"/>
        </w:rPr>
        <w:t xml:space="preserve"> </w:t>
      </w:r>
      <w:r w:rsidRPr="001735AD">
        <w:rPr>
          <w:rFonts w:ascii="Calibri" w:hAnsi="Calibri" w:cs="Calibri"/>
          <w:b/>
          <w:bCs/>
          <w:lang w:val="it-IT"/>
        </w:rPr>
        <w:t>:</w:t>
      </w:r>
      <w:proofErr w:type="gramEnd"/>
      <w:r w:rsidRPr="001735AD">
        <w:rPr>
          <w:rFonts w:ascii="Calibri" w:hAnsi="Calibri" w:cs="Calibri"/>
          <w:b/>
          <w:bCs/>
          <w:lang w:val="it-IT"/>
        </w:rPr>
        <w:t xml:space="preserve"> Autenticità e unicità</w:t>
      </w:r>
    </w:p>
    <w:p w14:paraId="04911D3B" w14:textId="2A899501" w:rsidR="00AD4350" w:rsidRPr="001735AD" w:rsidDel="00683AD4" w:rsidRDefault="00AD4350" w:rsidP="001F2591">
      <w:pPr>
        <w:rPr>
          <w:del w:id="457" w:author="Martina Nolletti" w:date="2021-02-08T21:31:00Z"/>
          <w:rFonts w:ascii="Calibri" w:hAnsi="Calibri" w:cs="Calibri"/>
          <w:lang w:val="it-IT"/>
        </w:rPr>
      </w:pPr>
      <w:r w:rsidRPr="001735AD">
        <w:rPr>
          <w:rFonts w:ascii="Calibri" w:hAnsi="Calibri" w:cs="Calibri"/>
          <w:lang w:val="it-IT"/>
        </w:rPr>
        <w:t xml:space="preserve">Abbiamo scelto di riutilizzare questo “pro”, </w:t>
      </w:r>
      <w:r>
        <w:rPr>
          <w:rFonts w:ascii="Calibri" w:hAnsi="Calibri" w:cs="Calibri"/>
          <w:lang w:val="it-IT"/>
        </w:rPr>
        <w:t xml:space="preserve">presente sia sulla piattaforma </w:t>
      </w:r>
      <w:proofErr w:type="spellStart"/>
      <w:r>
        <w:rPr>
          <w:rFonts w:ascii="Calibri" w:hAnsi="Calibri" w:cs="Calibri"/>
          <w:lang w:val="it-IT"/>
        </w:rPr>
        <w:t>WeVote</w:t>
      </w:r>
      <w:proofErr w:type="spellEnd"/>
      <w:r>
        <w:rPr>
          <w:rFonts w:ascii="Calibri" w:hAnsi="Calibri" w:cs="Calibri"/>
          <w:lang w:val="it-IT"/>
        </w:rPr>
        <w:t xml:space="preserve"> che su </w:t>
      </w:r>
      <w:proofErr w:type="spellStart"/>
      <w:r>
        <w:rPr>
          <w:rFonts w:ascii="Calibri" w:hAnsi="Calibri" w:cs="Calibri"/>
          <w:lang w:val="it-IT"/>
        </w:rPr>
        <w:t>Eligo</w:t>
      </w:r>
      <w:proofErr w:type="spellEnd"/>
      <w:r>
        <w:rPr>
          <w:rFonts w:ascii="Calibri" w:hAnsi="Calibri" w:cs="Calibri"/>
          <w:lang w:val="it-IT"/>
        </w:rPr>
        <w:t xml:space="preserve">, </w:t>
      </w:r>
      <w:r w:rsidRPr="001735AD">
        <w:rPr>
          <w:rFonts w:ascii="Calibri" w:hAnsi="Calibri" w:cs="Calibri"/>
          <w:lang w:val="it-IT"/>
        </w:rPr>
        <w:t xml:space="preserve">in quanto anche il nostro sistema deve garantire l’unicità del voto: una persona può votare una sola volta per un determinato evento. </w:t>
      </w:r>
      <w:proofErr w:type="gramStart"/>
      <w:r w:rsidRPr="001735AD">
        <w:rPr>
          <w:rFonts w:ascii="Calibri" w:hAnsi="Calibri" w:cs="Calibri"/>
          <w:lang w:val="it-IT"/>
        </w:rPr>
        <w:t>Inoltre</w:t>
      </w:r>
      <w:proofErr w:type="gramEnd"/>
      <w:r w:rsidRPr="001735AD">
        <w:rPr>
          <w:rFonts w:ascii="Calibri" w:hAnsi="Calibri" w:cs="Calibri"/>
          <w:lang w:val="it-IT"/>
        </w:rPr>
        <w:t xml:space="preserve"> bisogna garantire anche l’autenticità del voto identificando la persona attraverso la webcam o documenti che accertano l’identità stessa (certificati, DNI, </w:t>
      </w:r>
      <w:r w:rsidR="00711CE0" w:rsidRPr="001735AD">
        <w:rPr>
          <w:rFonts w:ascii="Calibri" w:hAnsi="Calibri" w:cs="Calibri"/>
          <w:lang w:val="it-IT"/>
        </w:rPr>
        <w:t>etc.</w:t>
      </w:r>
      <w:r w:rsidRPr="001735AD">
        <w:rPr>
          <w:rFonts w:ascii="Calibri" w:hAnsi="Calibri" w:cs="Calibri"/>
          <w:lang w:val="it-IT"/>
        </w:rPr>
        <w:t>).</w:t>
      </w:r>
      <w:r>
        <w:rPr>
          <w:rFonts w:ascii="Calibri" w:hAnsi="Calibri" w:cs="Calibri"/>
          <w:lang w:val="it-IT"/>
        </w:rPr>
        <w:t xml:space="preserve"> </w:t>
      </w:r>
    </w:p>
    <w:p w14:paraId="4B83674B" w14:textId="77777777" w:rsidR="001735AD" w:rsidRPr="001735AD" w:rsidRDefault="001735AD" w:rsidP="001735AD">
      <w:pPr>
        <w:rPr>
          <w:lang w:val="it-IT"/>
        </w:rPr>
      </w:pPr>
    </w:p>
    <w:p w14:paraId="22ED51AF" w14:textId="038B2053" w:rsidR="007869FF" w:rsidRPr="001735AD" w:rsidRDefault="007869FF" w:rsidP="007869FF">
      <w:pPr>
        <w:numPr>
          <w:ilvl w:val="0"/>
          <w:numId w:val="38"/>
        </w:numPr>
        <w:rPr>
          <w:rFonts w:ascii="Calibri" w:hAnsi="Calibri" w:cs="Calibri"/>
          <w:b/>
          <w:bCs/>
          <w:lang w:val="it-IT"/>
        </w:rPr>
      </w:pPr>
      <w:r w:rsidRPr="001735AD">
        <w:rPr>
          <w:rFonts w:ascii="Calibri" w:hAnsi="Calibri" w:cs="Calibri"/>
          <w:b/>
          <w:bCs/>
          <w:lang w:val="it-IT"/>
        </w:rPr>
        <w:t>SOTA</w:t>
      </w:r>
      <w:proofErr w:type="gramStart"/>
      <w:r w:rsidR="001B3ACF">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sidR="00F90060">
        <w:rPr>
          <w:rFonts w:ascii="Calibri" w:hAnsi="Calibri" w:cs="Calibri"/>
          <w:b/>
          <w:bCs/>
          <w:lang w:val="it-IT"/>
        </w:rPr>
        <w:t xml:space="preserve"> (Segretezza)</w:t>
      </w:r>
    </w:p>
    <w:p w14:paraId="677DE242" w14:textId="7B9BF5B2" w:rsidR="007869FF" w:rsidRPr="001735AD" w:rsidRDefault="007869FF" w:rsidP="00711CE0">
      <w:pPr>
        <w:rPr>
          <w:rFonts w:ascii="Calibri" w:hAnsi="Calibri" w:cs="Calibri"/>
          <w:lang w:val="it-IT"/>
        </w:rPr>
      </w:pPr>
      <w:r>
        <w:rPr>
          <w:rFonts w:ascii="Calibri" w:hAnsi="Calibri" w:cs="Calibri"/>
          <w:lang w:val="it-IT"/>
        </w:rPr>
        <w:lastRenderedPageBreak/>
        <w:t xml:space="preserve">Questa funzionalità è offerta da molti sistemi come </w:t>
      </w:r>
      <w:proofErr w:type="spellStart"/>
      <w:r>
        <w:rPr>
          <w:rFonts w:ascii="Calibri" w:hAnsi="Calibri" w:cs="Calibri"/>
          <w:lang w:val="it-IT"/>
        </w:rPr>
        <w:t>WeVote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Eligo</w:t>
      </w:r>
      <w:proofErr w:type="spellEnd"/>
      <w:r>
        <w:rPr>
          <w:rFonts w:ascii="Calibri" w:hAnsi="Calibri" w:cs="Calibri"/>
          <w:lang w:val="it-IT"/>
        </w:rPr>
        <w:t xml:space="preserve"> ed U-Vote </w:t>
      </w:r>
      <w:proofErr w:type="spellStart"/>
      <w:r>
        <w:rPr>
          <w:rFonts w:ascii="Calibri" w:hAnsi="Calibri" w:cs="Calibri"/>
          <w:lang w:val="it-IT"/>
        </w:rPr>
        <w:t>Cineca</w:t>
      </w:r>
      <w:proofErr w:type="spellEnd"/>
      <w:r>
        <w:rPr>
          <w:rFonts w:ascii="Calibri" w:hAnsi="Calibri" w:cs="Calibri"/>
          <w:lang w:val="it-IT"/>
        </w:rPr>
        <w:t xml:space="preserve">. </w:t>
      </w:r>
      <w:r w:rsidRPr="001735AD">
        <w:rPr>
          <w:rFonts w:ascii="Calibri" w:hAnsi="Calibri" w:cs="Calibri"/>
          <w:lang w:val="it-IT"/>
        </w:rPr>
        <w:t xml:space="preserve">Garantire l’anonimato di una persona è molto importante all’interno del </w:t>
      </w:r>
      <w:r w:rsidR="00E50FBB">
        <w:rPr>
          <w:rFonts w:ascii="Calibri" w:hAnsi="Calibri" w:cs="Calibri"/>
          <w:lang w:val="it-IT"/>
        </w:rPr>
        <w:t xml:space="preserve">nostro </w:t>
      </w:r>
      <w:r w:rsidRPr="001735AD">
        <w:rPr>
          <w:rFonts w:ascii="Calibri" w:hAnsi="Calibri" w:cs="Calibri"/>
          <w:lang w:val="it-IT"/>
        </w:rPr>
        <w:t>sistema. Abbiamo pensato di prendere spunto da quest</w:t>
      </w:r>
      <w:r w:rsidR="00E50FBB">
        <w:rPr>
          <w:rFonts w:ascii="Calibri" w:hAnsi="Calibri" w:cs="Calibri"/>
          <w:lang w:val="it-IT"/>
        </w:rPr>
        <w:t>e</w:t>
      </w:r>
      <w:r w:rsidRPr="001735AD">
        <w:rPr>
          <w:rFonts w:ascii="Calibri" w:hAnsi="Calibri" w:cs="Calibri"/>
          <w:lang w:val="it-IT"/>
        </w:rPr>
        <w:t xml:space="preserve"> piattaform</w:t>
      </w:r>
      <w:r w:rsidR="00E50FBB">
        <w:rPr>
          <w:rFonts w:ascii="Calibri" w:hAnsi="Calibri" w:cs="Calibri"/>
          <w:lang w:val="it-IT"/>
        </w:rPr>
        <w:t>e</w:t>
      </w:r>
      <w:r w:rsidRPr="001735AD">
        <w:rPr>
          <w:rFonts w:ascii="Calibri" w:hAnsi="Calibri" w:cs="Calibri"/>
          <w:lang w:val="it-IT"/>
        </w:rPr>
        <w:t xml:space="preserve">, in quanto ci siamo accorti che </w:t>
      </w:r>
      <w:r w:rsidR="00E50FBB">
        <w:rPr>
          <w:rFonts w:ascii="Calibri" w:hAnsi="Calibri" w:cs="Calibri"/>
          <w:lang w:val="it-IT"/>
        </w:rPr>
        <w:t>sono</w:t>
      </w:r>
      <w:r w:rsidRPr="001735AD">
        <w:rPr>
          <w:rFonts w:ascii="Calibri" w:hAnsi="Calibri" w:cs="Calibri"/>
          <w:lang w:val="it-IT"/>
        </w:rPr>
        <w:t xml:space="preserve"> in grado di gestire questo aspetto importante e critico che abbiamo all’interno del nostro sistema.</w:t>
      </w:r>
      <w:r>
        <w:rPr>
          <w:rFonts w:ascii="Calibri" w:hAnsi="Calibri" w:cs="Calibri"/>
          <w:lang w:val="it-IT"/>
        </w:rPr>
        <w:t xml:space="preserve"> </w:t>
      </w:r>
      <w:r w:rsidR="00E50FBB">
        <w:rPr>
          <w:rFonts w:ascii="Calibri" w:hAnsi="Calibri" w:cs="Calibri"/>
          <w:lang w:val="it-IT"/>
        </w:rPr>
        <w:t>Quindi abbiamo</w:t>
      </w:r>
      <w:r w:rsidRPr="001735AD">
        <w:rPr>
          <w:rFonts w:ascii="Calibri" w:hAnsi="Calibri" w:cs="Calibri"/>
          <w:lang w:val="it-IT"/>
        </w:rPr>
        <w:t xml:space="preserve"> bisogno dei migliori sistemi di sicurezza e crittografia, in modo da garantire la sicurezza </w:t>
      </w:r>
      <w:r w:rsidR="00E50FBB">
        <w:rPr>
          <w:rFonts w:ascii="Calibri" w:hAnsi="Calibri" w:cs="Calibri"/>
          <w:lang w:val="it-IT"/>
        </w:rPr>
        <w:t xml:space="preserve">e l’anonimato </w:t>
      </w:r>
      <w:r w:rsidRPr="001735AD">
        <w:rPr>
          <w:rFonts w:ascii="Calibri" w:hAnsi="Calibri" w:cs="Calibri"/>
          <w:lang w:val="it-IT"/>
        </w:rPr>
        <w:t>del voto espresso dall’utente</w:t>
      </w:r>
      <w:r w:rsidR="00E50FBB">
        <w:rPr>
          <w:rFonts w:ascii="Calibri" w:hAnsi="Calibri" w:cs="Calibri"/>
          <w:lang w:val="it-IT"/>
        </w:rPr>
        <w:t>.</w:t>
      </w:r>
      <w:r>
        <w:rPr>
          <w:rFonts w:ascii="Calibri" w:hAnsi="Calibri" w:cs="Calibri"/>
          <w:lang w:val="it-IT"/>
        </w:rPr>
        <w:t xml:space="preserve"> </w:t>
      </w:r>
      <w:r w:rsidR="00711CE0" w:rsidRPr="001735AD">
        <w:rPr>
          <w:rFonts w:ascii="Calibri" w:hAnsi="Calibri" w:cs="Calibri"/>
          <w:lang w:val="it-IT"/>
        </w:rPr>
        <w:t>È</w:t>
      </w:r>
      <w:r w:rsidRPr="001735AD">
        <w:rPr>
          <w:rFonts w:ascii="Calibri" w:hAnsi="Calibri" w:cs="Calibri"/>
          <w:lang w:val="it-IT"/>
        </w:rPr>
        <w:t xml:space="preserve"> altresì importante garantire l’integrità delle votazioni. </w:t>
      </w:r>
    </w:p>
    <w:p w14:paraId="1692007E" w14:textId="530DFAD5" w:rsidR="007869FF" w:rsidRPr="001735AD" w:rsidRDefault="007869FF" w:rsidP="007869FF">
      <w:pPr>
        <w:rPr>
          <w:rFonts w:ascii="Calibri" w:hAnsi="Calibri" w:cs="Calibri"/>
          <w:lang w:val="it-IT"/>
        </w:rPr>
      </w:pPr>
    </w:p>
    <w:p w14:paraId="21D698BC" w14:textId="6D9A09DF" w:rsidR="001B3ACF" w:rsidRPr="001735AD" w:rsidRDefault="001B3ACF" w:rsidP="001B3ACF">
      <w:pPr>
        <w:rPr>
          <w:rFonts w:ascii="Calibri" w:hAnsi="Calibri" w:cs="Calibri"/>
          <w:lang w:val="it-IT"/>
        </w:rPr>
      </w:pPr>
      <w:r w:rsidRPr="001735AD">
        <w:rPr>
          <w:rFonts w:ascii="Calibri" w:hAnsi="Calibri" w:cs="Calibri"/>
          <w:lang w:val="it-IT"/>
        </w:rPr>
        <w:t>Per quanto riguarda l’accesso alla piattaforma, quindi l’iscrizione al sistema da parte dell’utente, abbiamo pensato di riutilizzare le seguenti informazioni</w:t>
      </w:r>
      <w:r>
        <w:rPr>
          <w:rFonts w:ascii="Calibri" w:hAnsi="Calibri" w:cs="Calibri"/>
          <w:lang w:val="it-IT"/>
        </w:rPr>
        <w:t>, comuni a tutti i sistemi analizzati in precedenza</w:t>
      </w:r>
      <w:r w:rsidRPr="001735AD">
        <w:rPr>
          <w:rFonts w:ascii="Calibri" w:hAnsi="Calibri" w:cs="Calibri"/>
          <w:lang w:val="it-IT"/>
        </w:rPr>
        <w:t>:</w:t>
      </w:r>
    </w:p>
    <w:p w14:paraId="40AE1E37" w14:textId="09D93D89"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24</w:t>
      </w:r>
      <w:r w:rsidRPr="001735AD">
        <w:rPr>
          <w:rFonts w:ascii="Calibri" w:hAnsi="Calibri" w:cs="Calibri"/>
          <w:b/>
          <w:bCs/>
          <w:lang w:val="it-IT"/>
        </w:rPr>
        <w:t xml:space="preserve"> :</w:t>
      </w:r>
      <w:proofErr w:type="gramEnd"/>
      <w:r w:rsidRPr="001735AD">
        <w:rPr>
          <w:rFonts w:ascii="Calibri" w:hAnsi="Calibri" w:cs="Calibri"/>
          <w:b/>
          <w:bCs/>
          <w:lang w:val="it-IT"/>
        </w:rPr>
        <w:t xml:space="preserve"> Nome e Cognome</w:t>
      </w:r>
      <w:r>
        <w:rPr>
          <w:rFonts w:ascii="Calibri" w:hAnsi="Calibri" w:cs="Calibri"/>
          <w:b/>
          <w:bCs/>
          <w:lang w:val="it-IT"/>
        </w:rPr>
        <w:t xml:space="preserve"> (Nominativo)</w:t>
      </w:r>
    </w:p>
    <w:p w14:paraId="72CA0D7A" w14:textId="77777777" w:rsidR="001B3ACF" w:rsidRPr="001735AD" w:rsidRDefault="001B3ACF" w:rsidP="001B3ACF">
      <w:pPr>
        <w:rPr>
          <w:rFonts w:ascii="Calibri" w:hAnsi="Calibri" w:cs="Calibri"/>
          <w:lang w:val="it-IT"/>
        </w:rPr>
      </w:pPr>
      <w:r w:rsidRPr="001735AD">
        <w:rPr>
          <w:rFonts w:ascii="Calibri" w:hAnsi="Calibri" w:cs="Calibri"/>
          <w:lang w:val="it-IT"/>
        </w:rPr>
        <w:t>L’utente inserirà queste informazioni ma abbiamo deciso che verrà identificato, in maniera univoca, attraverso le credenziali date da un nome utente e una password.</w:t>
      </w:r>
    </w:p>
    <w:p w14:paraId="4C73F7EE" w14:textId="075361BE"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proofErr w:type="gramStart"/>
      <w:r>
        <w:rPr>
          <w:rFonts w:ascii="Calibri" w:hAnsi="Calibri" w:cs="Calibri"/>
          <w:b/>
          <w:bCs/>
          <w:lang w:val="it-IT"/>
        </w:rPr>
        <w:t>25</w:t>
      </w:r>
      <w:r w:rsidRPr="001735AD">
        <w:rPr>
          <w:rFonts w:ascii="Calibri" w:hAnsi="Calibri" w:cs="Calibri"/>
          <w:b/>
          <w:bCs/>
          <w:lang w:val="it-IT"/>
        </w:rPr>
        <w:t xml:space="preserve"> :</w:t>
      </w:r>
      <w:proofErr w:type="gramEnd"/>
      <w:r w:rsidRPr="001735AD">
        <w:rPr>
          <w:rFonts w:ascii="Calibri" w:hAnsi="Calibri" w:cs="Calibri"/>
          <w:b/>
          <w:bCs/>
          <w:lang w:val="it-IT"/>
        </w:rPr>
        <w:t xml:space="preserve"> E-mail</w:t>
      </w:r>
    </w:p>
    <w:p w14:paraId="17FB53FC" w14:textId="77777777" w:rsidR="001B3ACF" w:rsidRPr="001735AD" w:rsidRDefault="001B3ACF" w:rsidP="001B3ACF">
      <w:pPr>
        <w:rPr>
          <w:rFonts w:ascii="Calibri" w:hAnsi="Calibri" w:cs="Calibri"/>
          <w:lang w:val="it-IT"/>
        </w:rPr>
      </w:pPr>
      <w:r w:rsidRPr="001735AD">
        <w:rPr>
          <w:rFonts w:ascii="Calibri" w:hAnsi="Calibri" w:cs="Calibri"/>
          <w:lang w:val="it-IT"/>
        </w:rPr>
        <w:t>La funzione svolta dall’email è quella di comunicare all’utente di eventuali eventi futuri o correnti, modifiche relative ai termini generali, alle condizioni d’uso e al sistema stesso, ecc.</w:t>
      </w:r>
    </w:p>
    <w:p w14:paraId="1FD19AF4" w14:textId="41F0B959" w:rsidR="001B3ACF" w:rsidRPr="001735AD" w:rsidRDefault="001B3ACF" w:rsidP="001B3ACF">
      <w:pPr>
        <w:numPr>
          <w:ilvl w:val="0"/>
          <w:numId w:val="39"/>
        </w:numPr>
        <w:rPr>
          <w:rFonts w:ascii="Calibri" w:hAnsi="Calibri" w:cs="Calibri"/>
          <w:lang w:val="it-IT"/>
        </w:rPr>
      </w:pPr>
      <w:r w:rsidRPr="001735AD">
        <w:rPr>
          <w:rFonts w:ascii="Calibri" w:hAnsi="Calibri" w:cs="Calibri"/>
          <w:b/>
          <w:bCs/>
          <w:lang w:val="it-IT"/>
        </w:rPr>
        <w:t>SOTA</w:t>
      </w:r>
      <w:proofErr w:type="gramStart"/>
      <w:r>
        <w:rPr>
          <w:rFonts w:ascii="Calibri" w:hAnsi="Calibri" w:cs="Calibri"/>
          <w:b/>
          <w:bCs/>
          <w:lang w:val="it-IT"/>
        </w:rPr>
        <w:t>26</w:t>
      </w:r>
      <w:r w:rsidRPr="001735AD">
        <w:rPr>
          <w:rFonts w:ascii="Calibri" w:hAnsi="Calibri" w:cs="Calibri"/>
          <w:b/>
          <w:bCs/>
          <w:lang w:val="it-IT"/>
        </w:rPr>
        <w:t xml:space="preserve"> :</w:t>
      </w:r>
      <w:proofErr w:type="gramEnd"/>
      <w:r w:rsidRPr="001735AD">
        <w:rPr>
          <w:rFonts w:ascii="Calibri" w:hAnsi="Calibri" w:cs="Calibri"/>
          <w:b/>
          <w:bCs/>
          <w:lang w:val="it-IT"/>
        </w:rPr>
        <w:t xml:space="preserve"> Numero di cellulare</w:t>
      </w:r>
    </w:p>
    <w:p w14:paraId="47324327" w14:textId="58B2DCB1" w:rsidR="001B3ACF" w:rsidRPr="001735AD" w:rsidRDefault="001B3ACF" w:rsidP="001B3ACF">
      <w:pPr>
        <w:rPr>
          <w:rFonts w:ascii="Calibri" w:hAnsi="Calibri" w:cs="Calibri"/>
          <w:lang w:val="it-IT"/>
        </w:rPr>
      </w:pPr>
      <w:r w:rsidRPr="001735AD">
        <w:rPr>
          <w:rFonts w:ascii="Calibri" w:hAnsi="Calibri" w:cs="Calibri"/>
          <w:lang w:val="it-IT"/>
        </w:rPr>
        <w:t>Abbiamo deci</w:t>
      </w:r>
      <w:r>
        <w:rPr>
          <w:rFonts w:ascii="Calibri" w:hAnsi="Calibri" w:cs="Calibri"/>
          <w:lang w:val="it-IT"/>
        </w:rPr>
        <w:t>s</w:t>
      </w:r>
      <w:r w:rsidRPr="001735AD">
        <w:rPr>
          <w:rFonts w:ascii="Calibri" w:hAnsi="Calibri" w:cs="Calibri"/>
          <w:lang w:val="it-IT"/>
        </w:rPr>
        <w:t>o di riutilizzare anche questo campo in modo da poter inviare la certificazione del voto o contattare l’utente per altri motivi.</w:t>
      </w:r>
    </w:p>
    <w:p w14:paraId="38F26678" w14:textId="5AD76B78" w:rsidR="001B3ACF" w:rsidRPr="001735AD" w:rsidRDefault="001B3ACF" w:rsidP="001B3ACF">
      <w:pPr>
        <w:numPr>
          <w:ilvl w:val="0"/>
          <w:numId w:val="38"/>
        </w:numPr>
        <w:rPr>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27</w:t>
      </w:r>
      <w:r w:rsidRPr="001735AD">
        <w:rPr>
          <w:rFonts w:ascii="Calibri" w:hAnsi="Calibri" w:cs="Calibri"/>
          <w:b/>
          <w:bCs/>
          <w:lang w:val="it-IT"/>
        </w:rPr>
        <w:t xml:space="preserve"> :</w:t>
      </w:r>
      <w:proofErr w:type="gramEnd"/>
      <w:r w:rsidRPr="001735AD">
        <w:rPr>
          <w:rFonts w:ascii="Calibri" w:hAnsi="Calibri" w:cs="Calibri"/>
          <w:b/>
          <w:bCs/>
          <w:lang w:val="it-IT"/>
        </w:rPr>
        <w:t xml:space="preserve"> Condizioni sulla privacy</w:t>
      </w:r>
    </w:p>
    <w:p w14:paraId="3BF8EB4D" w14:textId="3B62C2F5" w:rsidR="001735AD" w:rsidRPr="001735AD" w:rsidDel="00ED5C54" w:rsidRDefault="001B3ACF" w:rsidP="001735AD">
      <w:pPr>
        <w:rPr>
          <w:del w:id="458" w:author="Martina Nolletti" w:date="2021-02-08T21:58:00Z"/>
          <w:lang w:val="it-IT"/>
        </w:rPr>
      </w:pPr>
      <w:r w:rsidRPr="001735AD">
        <w:rPr>
          <w:rFonts w:ascii="Calibri" w:hAnsi="Calibri" w:cs="Calibri"/>
          <w:lang w:val="it-IT"/>
        </w:rPr>
        <w:t>Si utilizzano le condizioni relative alla privacy dell’utente messe a disposizione dall</w:t>
      </w:r>
      <w:r w:rsidR="00AB11E2">
        <w:rPr>
          <w:rFonts w:ascii="Calibri" w:hAnsi="Calibri" w:cs="Calibri"/>
          <w:lang w:val="it-IT"/>
        </w:rPr>
        <w:t>e</w:t>
      </w:r>
      <w:r w:rsidRPr="001735AD">
        <w:rPr>
          <w:rFonts w:ascii="Calibri" w:hAnsi="Calibri" w:cs="Calibri"/>
          <w:lang w:val="it-IT"/>
        </w:rPr>
        <w:t xml:space="preserve"> piattaform</w:t>
      </w:r>
      <w:r w:rsidR="00AB11E2">
        <w:rPr>
          <w:rFonts w:ascii="Calibri" w:hAnsi="Calibri" w:cs="Calibri"/>
          <w:lang w:val="it-IT"/>
        </w:rPr>
        <w:t>e</w:t>
      </w:r>
      <w:r w:rsidRPr="001735AD">
        <w:rPr>
          <w:rFonts w:ascii="Calibri" w:hAnsi="Calibri" w:cs="Calibri"/>
          <w:lang w:val="it-IT"/>
        </w:rPr>
        <w:t>.</w:t>
      </w:r>
    </w:p>
    <w:p w14:paraId="5767C4E9" w14:textId="77777777" w:rsidR="001735AD" w:rsidRPr="001735AD" w:rsidDel="00ED5C54" w:rsidRDefault="001735AD" w:rsidP="001735AD">
      <w:pPr>
        <w:rPr>
          <w:del w:id="459" w:author="Martina Nolletti" w:date="2021-02-08T21:58:00Z"/>
          <w:lang w:val="it-IT"/>
        </w:rPr>
      </w:pPr>
    </w:p>
    <w:p w14:paraId="42F9F39D" w14:textId="77777777" w:rsidR="001735AD" w:rsidRPr="001735AD" w:rsidDel="00ED5C54" w:rsidRDefault="001735AD" w:rsidP="001735AD">
      <w:pPr>
        <w:rPr>
          <w:del w:id="460" w:author="Martina Nolletti" w:date="2021-02-08T21:58:00Z"/>
          <w:lang w:val="it-IT"/>
        </w:rPr>
      </w:pPr>
    </w:p>
    <w:p w14:paraId="0A03A721" w14:textId="77777777" w:rsidR="001735AD" w:rsidRPr="001735AD" w:rsidDel="00ED5C54" w:rsidRDefault="001735AD" w:rsidP="001735AD">
      <w:pPr>
        <w:rPr>
          <w:del w:id="461" w:author="Martina Nolletti" w:date="2021-02-08T21:58:00Z"/>
          <w:lang w:val="it-IT"/>
        </w:rPr>
      </w:pPr>
    </w:p>
    <w:p w14:paraId="2BA1858E" w14:textId="77777777" w:rsidR="00ED5C54" w:rsidRPr="001735AD" w:rsidRDefault="00ED5C54" w:rsidP="001735AD">
      <w:pPr>
        <w:rPr>
          <w:lang w:val="it-IT"/>
        </w:rPr>
      </w:pPr>
    </w:p>
    <w:p w14:paraId="370398D8" w14:textId="77777777" w:rsidR="001735AD" w:rsidRPr="001735AD" w:rsidDel="00DE77CD" w:rsidRDefault="001735AD" w:rsidP="001735AD">
      <w:pPr>
        <w:rPr>
          <w:del w:id="462" w:author="Martina Nolletti" w:date="2021-02-08T12:00:00Z"/>
          <w:lang w:val="it-IT"/>
        </w:rPr>
      </w:pPr>
    </w:p>
    <w:p w14:paraId="200B60F3" w14:textId="77777777" w:rsidR="001735AD" w:rsidRPr="001735AD" w:rsidDel="00DE77CD" w:rsidRDefault="001735AD" w:rsidP="001735AD">
      <w:pPr>
        <w:rPr>
          <w:del w:id="463" w:author="Martina Nolletti" w:date="2021-02-08T12:00:00Z"/>
          <w:lang w:val="it-IT"/>
        </w:rPr>
      </w:pPr>
    </w:p>
    <w:p w14:paraId="6F9312E1" w14:textId="77777777" w:rsidR="001735AD" w:rsidRPr="001735AD" w:rsidDel="00DE77CD" w:rsidRDefault="001735AD" w:rsidP="001735AD">
      <w:pPr>
        <w:rPr>
          <w:del w:id="464" w:author="Martina Nolletti" w:date="2021-02-08T12:00:00Z"/>
          <w:lang w:val="it-IT"/>
        </w:rPr>
      </w:pPr>
    </w:p>
    <w:p w14:paraId="78484250" w14:textId="77777777" w:rsidR="001735AD" w:rsidRPr="001735AD" w:rsidDel="00DE77CD" w:rsidRDefault="001735AD" w:rsidP="001735AD">
      <w:pPr>
        <w:rPr>
          <w:del w:id="465" w:author="Martina Nolletti" w:date="2021-02-08T12:00:00Z"/>
          <w:lang w:val="it-IT"/>
        </w:rPr>
      </w:pPr>
    </w:p>
    <w:p w14:paraId="38FA4AC2" w14:textId="77777777" w:rsidR="00E50FBB" w:rsidRPr="001735AD" w:rsidDel="00DE77CD" w:rsidRDefault="00E50FBB" w:rsidP="001735AD">
      <w:pPr>
        <w:rPr>
          <w:del w:id="466" w:author="Martina Nolletti" w:date="2021-02-08T12:00:00Z"/>
          <w:lang w:val="it-IT"/>
        </w:rPr>
      </w:pPr>
    </w:p>
    <w:p w14:paraId="081287EC" w14:textId="77777777" w:rsidR="001735AD" w:rsidRPr="001735AD" w:rsidDel="00DE77CD" w:rsidRDefault="001735AD" w:rsidP="001735AD">
      <w:pPr>
        <w:rPr>
          <w:del w:id="467" w:author="Martina Nolletti" w:date="2021-02-08T12:00:00Z"/>
          <w:lang w:val="it-IT"/>
        </w:rPr>
      </w:pPr>
    </w:p>
    <w:p w14:paraId="49F51B50" w14:textId="77777777" w:rsidR="001735AD" w:rsidRPr="001735AD" w:rsidDel="00DE77CD" w:rsidRDefault="001735AD" w:rsidP="001735AD">
      <w:pPr>
        <w:rPr>
          <w:del w:id="468" w:author="Martina Nolletti" w:date="2021-02-08T12:00:00Z"/>
          <w:lang w:val="it-IT"/>
        </w:rPr>
      </w:pPr>
    </w:p>
    <w:p w14:paraId="031A2EA6" w14:textId="77777777" w:rsidR="00AE371D" w:rsidRPr="001735AD" w:rsidDel="00DE77CD" w:rsidRDefault="00AE371D" w:rsidP="001735AD">
      <w:pPr>
        <w:rPr>
          <w:del w:id="469" w:author="Martina Nolletti" w:date="2021-02-08T12:00:00Z"/>
          <w:lang w:val="it-IT"/>
        </w:rPr>
      </w:pPr>
    </w:p>
    <w:p w14:paraId="4C189A95" w14:textId="77777777" w:rsidR="001735AD" w:rsidRPr="001735AD" w:rsidRDefault="001735AD" w:rsidP="001735AD">
      <w:pPr>
        <w:pBdr>
          <w:bottom w:val="single" w:sz="8" w:space="4" w:color="4F81BD"/>
        </w:pBdr>
        <w:spacing w:after="300" w:line="276" w:lineRule="auto"/>
        <w:contextualSpacing/>
        <w:rPr>
          <w:rFonts w:ascii="Calibri" w:hAnsi="Calibri" w:cs="Calibri"/>
          <w:noProof/>
          <w:color w:val="17365D"/>
          <w:spacing w:val="5"/>
          <w:kern w:val="28"/>
          <w:sz w:val="52"/>
          <w:szCs w:val="52"/>
          <w:lang w:val="it-IT"/>
        </w:rPr>
      </w:pPr>
    </w:p>
    <w:p w14:paraId="66EF3638"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color w:val="17365D"/>
          <w:spacing w:val="5"/>
          <w:kern w:val="28"/>
          <w:sz w:val="52"/>
          <w:szCs w:val="52"/>
          <w:lang w:val="it-IT"/>
        </w:rPr>
      </w:pPr>
      <w:bookmarkStart w:id="470" w:name="_Toc63878153"/>
      <w:r w:rsidRPr="001735AD">
        <w:rPr>
          <w:rFonts w:ascii="Calibri" w:hAnsi="Calibri" w:cs="Calibri"/>
          <w:noProof/>
          <w:color w:val="17365D"/>
          <w:spacing w:val="5"/>
          <w:kern w:val="28"/>
          <w:sz w:val="52"/>
          <w:szCs w:val="52"/>
          <w:lang w:val="it-IT"/>
        </w:rPr>
        <w:t>B. Raffinamento dei Requisiti</w:t>
      </w:r>
      <w:bookmarkEnd w:id="470"/>
      <w:r w:rsidRPr="001735AD">
        <w:rPr>
          <w:rFonts w:ascii="Calibri" w:hAnsi="Calibri" w:cs="Calibri"/>
          <w:noProof/>
          <w:color w:val="17365D"/>
          <w:spacing w:val="5"/>
          <w:kern w:val="28"/>
          <w:sz w:val="52"/>
          <w:szCs w:val="52"/>
          <w:lang w:val="it-IT"/>
        </w:rPr>
        <w:t xml:space="preserve"> </w:t>
      </w:r>
    </w:p>
    <w:p w14:paraId="01FFF85C" w14:textId="77777777" w:rsidR="001735AD" w:rsidRPr="001735AD" w:rsidRDefault="001735AD" w:rsidP="001735AD">
      <w:pPr>
        <w:rPr>
          <w:lang w:val="it-IT"/>
        </w:rPr>
      </w:pPr>
    </w:p>
    <w:p w14:paraId="53E7981E"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471" w:name="_Toc63878154"/>
      <w:r w:rsidRPr="001735AD">
        <w:rPr>
          <w:rFonts w:ascii="Calibri" w:hAnsi="Calibri" w:cs="Calibri"/>
          <w:b/>
          <w:bCs/>
          <w:i/>
          <w:iCs/>
          <w:color w:val="1D1B11"/>
          <w:spacing w:val="5"/>
          <w:kern w:val="28"/>
          <w:sz w:val="28"/>
          <w:szCs w:val="52"/>
          <w:lang w:val="it-IT"/>
        </w:rPr>
        <w:t xml:space="preserve">B.1 Servizi (con </w:t>
      </w:r>
      <w:proofErr w:type="spellStart"/>
      <w:r w:rsidRPr="001735AD">
        <w:rPr>
          <w:rFonts w:ascii="Calibri" w:hAnsi="Calibri" w:cs="Calibri"/>
          <w:b/>
          <w:bCs/>
          <w:i/>
          <w:iCs/>
          <w:color w:val="1D1B11"/>
          <w:spacing w:val="5"/>
          <w:kern w:val="28"/>
          <w:sz w:val="28"/>
          <w:szCs w:val="52"/>
          <w:lang w:val="it-IT"/>
        </w:rPr>
        <w:t>prioritizzazione</w:t>
      </w:r>
      <w:proofErr w:type="spellEnd"/>
      <w:r w:rsidRPr="001735AD">
        <w:rPr>
          <w:rFonts w:ascii="Calibri" w:hAnsi="Calibri" w:cs="Calibri"/>
          <w:b/>
          <w:bCs/>
          <w:i/>
          <w:iCs/>
          <w:color w:val="1D1B11"/>
          <w:spacing w:val="5"/>
          <w:kern w:val="28"/>
          <w:sz w:val="28"/>
          <w:szCs w:val="52"/>
          <w:lang w:val="it-IT"/>
        </w:rPr>
        <w:t>)</w:t>
      </w:r>
      <w:bookmarkEnd w:id="471"/>
    </w:p>
    <w:p w14:paraId="76C3A7AA"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 xml:space="preserve">Il progetto </w:t>
      </w:r>
      <w:proofErr w:type="spellStart"/>
      <w:r w:rsidRPr="001735AD">
        <w:rPr>
          <w:rFonts w:ascii="Calibri" w:hAnsi="Calibri" w:cs="Calibri"/>
          <w:lang w:val="it-IT" w:eastAsia="en-GB"/>
        </w:rPr>
        <w:t>UniVASA</w:t>
      </w:r>
      <w:proofErr w:type="spellEnd"/>
      <w:r w:rsidRPr="001735AD">
        <w:rPr>
          <w:rFonts w:ascii="Calibri" w:hAnsi="Calibri" w:cs="Calibri"/>
          <w:lang w:val="it-IT" w:eastAsia="en-GB"/>
        </w:rPr>
        <w:t xml:space="preserve"> vuole semplificare e velocizzare il tradizionale metodo di voto e spoglio. Il voto può avvenire in due modalità: in presenza o online (solo per esigenze straordinarie). </w:t>
      </w:r>
    </w:p>
    <w:p w14:paraId="4B0423C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8DCC52E"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88571A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42658B34"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4C9A0F93"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Per evitare attese, è prevista la prenotazione nel caso di voto in presenza. Tale prenotazione potrà avvenire in due modi: online o chiamando la segreteria, fornendo, in entrambi i casi, i dati personali.</w:t>
      </w:r>
    </w:p>
    <w:p w14:paraId="4D545165"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lastRenderedPageBreak/>
        <w:t>Dalle specifiche fornite dal committente, il sistema dovrà:</w:t>
      </w:r>
    </w:p>
    <w:p w14:paraId="36C365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Creare un nuovo evento di voto con associato giorni e orari di apertura del seggio.</w:t>
      </w:r>
    </w:p>
    <w:p w14:paraId="010ABFB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Gestire la turnazione degli operatori di seggio.</w:t>
      </w:r>
    </w:p>
    <w:p w14:paraId="1469691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prenotare l’ingresso al seggio.</w:t>
      </w:r>
    </w:p>
    <w:p w14:paraId="2AF20F4C"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all’utente di votare online.</w:t>
      </w:r>
    </w:p>
    <w:p w14:paraId="23419776"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agli operatori di seggio di fare il riconoscimento delle persone prenotate per l’ingresso al seggio.</w:t>
      </w:r>
    </w:p>
    <w:p w14:paraId="265C5895"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Permettere di leggere e conteggiare in maniera automatica i voti cartacei dati in presenza.</w:t>
      </w:r>
    </w:p>
    <w:p w14:paraId="3FBF0BA2" w14:textId="77777777" w:rsidR="001735AD" w:rsidRPr="001735AD" w:rsidRDefault="001735AD" w:rsidP="001735AD">
      <w:pPr>
        <w:numPr>
          <w:ilvl w:val="0"/>
          <w:numId w:val="52"/>
        </w:numPr>
        <w:spacing w:after="160" w:line="256" w:lineRule="auto"/>
        <w:contextualSpacing/>
        <w:rPr>
          <w:rFonts w:ascii="Calibri" w:hAnsi="Calibri" w:cs="Calibri"/>
          <w:lang w:val="it-IT" w:eastAsia="en-GB"/>
        </w:rPr>
      </w:pPr>
      <w:r w:rsidRPr="001735AD">
        <w:rPr>
          <w:rFonts w:ascii="Calibri" w:hAnsi="Calibri" w:cs="Calibri"/>
          <w:lang w:val="it-IT" w:eastAsia="en-GB"/>
        </w:rPr>
        <w:t>Generare automaticamente il report della votazione con risultati e statistiche relative agli orari più affollati di voto.</w:t>
      </w:r>
    </w:p>
    <w:p w14:paraId="1F2E0A3A" w14:textId="77777777" w:rsidR="001735AD" w:rsidRPr="001735AD" w:rsidRDefault="001735AD" w:rsidP="001735AD">
      <w:pPr>
        <w:spacing w:after="160" w:line="256" w:lineRule="auto"/>
        <w:contextualSpacing/>
        <w:rPr>
          <w:rFonts w:ascii="Calibri" w:hAnsi="Calibri" w:cs="Calibri"/>
          <w:lang w:val="it-IT" w:eastAsia="en-GB"/>
        </w:rPr>
      </w:pPr>
    </w:p>
    <w:p w14:paraId="444B1010" w14:textId="2BB6C58D" w:rsid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 xml:space="preserve">Abbiamo pensato di aggiungere alcuni requisiti funzionali, come: accesso alla piattaforma con integrazione del calendario; permettere all’utente di poter cambiare modalità di voto, se subentrano alcuni problemi, potrebbe essere una funzionalità gradita (ad esempio un utente che tre giorni prima si ammala di Covid-SARS19 e non può andare a votare in presenza, può cambiare la sua modalità di voto passando alla votazione Online).  </w:t>
      </w:r>
    </w:p>
    <w:p w14:paraId="1DC57D01" w14:textId="77777777" w:rsidR="002E2D5A" w:rsidRPr="001735AD" w:rsidRDefault="002E2D5A" w:rsidP="001735AD">
      <w:pPr>
        <w:spacing w:after="160" w:line="256" w:lineRule="auto"/>
        <w:contextualSpacing/>
        <w:rPr>
          <w:rFonts w:ascii="Calibri" w:hAnsi="Calibri" w:cs="Calibri"/>
          <w:sz w:val="22"/>
          <w:szCs w:val="22"/>
          <w:lang w:val="it-IT"/>
        </w:rPr>
      </w:pPr>
    </w:p>
    <w:p w14:paraId="0EB40A1C"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RF1: Accesso alla piattaforma</w:t>
      </w:r>
    </w:p>
    <w:p w14:paraId="2BF494E9" w14:textId="77777777" w:rsidR="001735AD" w:rsidRPr="001735AD" w:rsidRDefault="001735AD" w:rsidP="001735AD">
      <w:pPr>
        <w:rPr>
          <w:rFonts w:ascii="Calibri" w:hAnsi="Calibri" w:cs="Calibri"/>
          <w:lang w:val="it-IT" w:eastAsia="en-GB"/>
        </w:rPr>
      </w:pPr>
      <w:r w:rsidRPr="001735AD">
        <w:rPr>
          <w:rFonts w:ascii="Calibri" w:hAnsi="Calibri" w:cs="Calibri"/>
          <w:lang w:val="it-IT"/>
        </w:rPr>
        <w:t>T</w:t>
      </w:r>
      <w:r w:rsidRPr="001735AD">
        <w:rPr>
          <w:rFonts w:ascii="Calibri" w:hAnsi="Calibri" w:cs="Calibri"/>
          <w:lang w:val="it-IT" w:eastAsia="en-GB"/>
        </w:rPr>
        <w:t>utti gli utenti che prenderanno parte alle votazioni (elettori, operatori di seggio e amministratori), possono registrarsi alla piattaforma, in modo da essere sempre aggiornati sulle notizie relative a eventi, sistema o turnazioni (per gli operatori) e molto altro.</w:t>
      </w:r>
    </w:p>
    <w:p w14:paraId="61018616" w14:textId="77777777" w:rsidR="001735AD" w:rsidRPr="001735AD" w:rsidDel="00C11197" w:rsidRDefault="001735AD" w:rsidP="001735AD">
      <w:pPr>
        <w:rPr>
          <w:del w:id="472" w:author="Martina Nolletti" w:date="2021-02-08T21:59:00Z"/>
          <w:rFonts w:ascii="Calibri" w:hAnsi="Calibri" w:cs="Calibri"/>
          <w:lang w:val="it-IT" w:eastAsia="en-GB"/>
        </w:rPr>
      </w:pP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si potrà sincronizzare il proprio calendario con il sistema stesso. In questo modo ogni utente sarà aggiornato in tempo reale sulle notizie che verranno inserite sulla dashboard.</w:t>
      </w:r>
    </w:p>
    <w:p w14:paraId="1281D2DC" w14:textId="77777777" w:rsidR="001735AD" w:rsidRPr="001735AD" w:rsidRDefault="001735AD">
      <w:pPr>
        <w:rPr>
          <w:rFonts w:ascii="Calibri" w:hAnsi="Calibri" w:cs="Calibri"/>
          <w:i/>
          <w:iCs/>
          <w:u w:val="single"/>
          <w:lang w:val="it-IT" w:eastAsia="en-GB"/>
        </w:rPr>
        <w:pPrChange w:id="473" w:author="Martina Nolletti" w:date="2021-02-08T21:59:00Z">
          <w:pPr>
            <w:shd w:val="clear" w:color="auto" w:fill="FFFFFF"/>
          </w:pPr>
        </w:pPrChange>
      </w:pPr>
    </w:p>
    <w:p w14:paraId="198305BC"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0ED130FE" w14:textId="77777777" w:rsidR="00E316E8" w:rsidRDefault="001735AD" w:rsidP="001735AD">
      <w:pPr>
        <w:rPr>
          <w:rFonts w:ascii="Calibri" w:hAnsi="Calibri" w:cs="Calibri"/>
          <w:lang w:val="it-IT" w:eastAsia="en-GB"/>
        </w:rPr>
      </w:pPr>
      <w:r w:rsidRPr="001735AD">
        <w:rPr>
          <w:rFonts w:ascii="Calibri" w:hAnsi="Calibri" w:cs="Calibri"/>
          <w:lang w:val="it-IT" w:eastAsia="en-GB"/>
        </w:rPr>
        <w:t xml:space="preserve">Questo servizio è ispirato ai requisiti dei sistemi Doodle e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dello stato dell’arte sez. A</w:t>
      </w:r>
      <w:r w:rsidR="00E316E8">
        <w:rPr>
          <w:rFonts w:ascii="Calibri" w:hAnsi="Calibri" w:cs="Calibri"/>
          <w:lang w:val="it-IT" w:eastAsia="en-GB"/>
        </w:rPr>
        <w:t>:</w:t>
      </w:r>
    </w:p>
    <w:p w14:paraId="3BD9189E" w14:textId="491C4F6D" w:rsidR="00E316E8" w:rsidRDefault="001735AD" w:rsidP="00E316E8">
      <w:pPr>
        <w:numPr>
          <w:ilvl w:val="0"/>
          <w:numId w:val="88"/>
        </w:numPr>
        <w:rPr>
          <w:rFonts w:ascii="Calibri" w:hAnsi="Calibri" w:cs="Calibri"/>
          <w:lang w:val="it-IT"/>
        </w:rPr>
      </w:pPr>
      <w:r w:rsidRPr="001735AD">
        <w:rPr>
          <w:rFonts w:ascii="Calibri" w:hAnsi="Calibri" w:cs="Calibri"/>
          <w:b/>
          <w:bCs/>
          <w:lang w:val="it-IT"/>
        </w:rPr>
        <w:t>SOTA</w:t>
      </w:r>
      <w:proofErr w:type="gramStart"/>
      <w:r w:rsidR="00E316E8">
        <w:rPr>
          <w:rFonts w:ascii="Calibri" w:hAnsi="Calibri" w:cs="Calibri"/>
          <w:b/>
          <w:bCs/>
          <w:lang w:val="it-IT"/>
        </w:rPr>
        <w:t>17</w:t>
      </w:r>
      <w:r w:rsidR="00E316E8" w:rsidRPr="001735AD">
        <w:rPr>
          <w:rFonts w:ascii="Calibri" w:hAnsi="Calibri" w:cs="Calibri"/>
          <w:b/>
          <w:bCs/>
          <w:lang w:val="it-IT"/>
        </w:rPr>
        <w:t xml:space="preserve"> :</w:t>
      </w:r>
      <w:proofErr w:type="gramEnd"/>
      <w:r w:rsidR="00E316E8" w:rsidRPr="001735AD">
        <w:rPr>
          <w:rFonts w:ascii="Calibri" w:hAnsi="Calibri" w:cs="Calibri"/>
          <w:b/>
          <w:bCs/>
          <w:lang w:val="it-IT"/>
        </w:rPr>
        <w:t xml:space="preserve"> Sezione Notizie</w:t>
      </w:r>
      <w:r w:rsidR="00E316E8">
        <w:rPr>
          <w:rFonts w:ascii="Calibri" w:hAnsi="Calibri" w:cs="Calibri"/>
          <w:lang w:val="it-IT"/>
        </w:rPr>
        <w:t>;</w:t>
      </w:r>
    </w:p>
    <w:p w14:paraId="527FBF88" w14:textId="200B0487" w:rsidR="001735AD" w:rsidRPr="001735AD" w:rsidRDefault="001735AD" w:rsidP="001F2591">
      <w:pPr>
        <w:numPr>
          <w:ilvl w:val="0"/>
          <w:numId w:val="88"/>
        </w:numPr>
        <w:rPr>
          <w:rFonts w:ascii="Calibri" w:hAnsi="Calibri" w:cs="Calibri"/>
          <w:lang w:val="it-IT"/>
        </w:rPr>
      </w:pPr>
      <w:r w:rsidRPr="001735AD">
        <w:rPr>
          <w:rFonts w:ascii="Calibri" w:hAnsi="Calibri" w:cs="Calibri"/>
          <w:b/>
          <w:bCs/>
          <w:lang w:val="it-IT"/>
        </w:rPr>
        <w:t>SOTA</w:t>
      </w:r>
      <w:proofErr w:type="gramStart"/>
      <w:r w:rsidR="00E316E8">
        <w:rPr>
          <w:rFonts w:ascii="Calibri" w:hAnsi="Calibri" w:cs="Calibri"/>
          <w:b/>
          <w:bCs/>
          <w:lang w:val="it-IT"/>
        </w:rPr>
        <w:t>18</w:t>
      </w:r>
      <w:r w:rsidRPr="001735AD">
        <w:rPr>
          <w:rFonts w:ascii="Calibri" w:hAnsi="Calibri" w:cs="Calibri"/>
          <w:b/>
          <w:bCs/>
          <w:lang w:val="it-IT"/>
        </w:rPr>
        <w:t xml:space="preserve"> :</w:t>
      </w:r>
      <w:proofErr w:type="gramEnd"/>
      <w:r w:rsidRPr="001735AD">
        <w:rPr>
          <w:rFonts w:ascii="Calibri" w:hAnsi="Calibri" w:cs="Calibri"/>
          <w:b/>
          <w:bCs/>
          <w:lang w:val="it-IT"/>
        </w:rPr>
        <w:t xml:space="preserve"> Integrazione del calendario</w:t>
      </w:r>
      <w:r w:rsidRPr="001735AD">
        <w:rPr>
          <w:rFonts w:ascii="Calibri" w:hAnsi="Calibri" w:cs="Calibri"/>
          <w:lang w:val="it-IT" w:eastAsia="en-GB"/>
        </w:rPr>
        <w:t>.</w:t>
      </w:r>
    </w:p>
    <w:p w14:paraId="09E3B421" w14:textId="61B966F0"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w:t>
      </w:r>
      <w:r w:rsidR="00454A7F">
        <w:rPr>
          <w:rFonts w:ascii="Calibri" w:hAnsi="Calibri" w:cs="Calibri"/>
          <w:b/>
          <w:bCs/>
          <w:lang w:val="it-IT"/>
        </w:rPr>
        <w:t>7</w:t>
      </w:r>
      <w:r w:rsidRPr="001735AD">
        <w:rPr>
          <w:rFonts w:ascii="Calibri" w:hAnsi="Calibri" w:cs="Calibri"/>
          <w:b/>
          <w:bCs/>
          <w:lang w:val="it-IT"/>
        </w:rPr>
        <w:t>) Come viene gestito l’accesso alla piattaforma?</w:t>
      </w:r>
    </w:p>
    <w:p w14:paraId="7F8202CB" w14:textId="77777777" w:rsidR="001735AD" w:rsidRPr="001735AD" w:rsidRDefault="001735AD" w:rsidP="001735AD">
      <w:pPr>
        <w:shd w:val="clear" w:color="auto" w:fill="FFFFFF"/>
        <w:rPr>
          <w:rFonts w:ascii="Calibri" w:hAnsi="Calibri" w:cs="Calibri"/>
          <w:b/>
          <w:bCs/>
          <w:lang w:val="it-IT"/>
        </w:rPr>
      </w:pPr>
    </w:p>
    <w:p w14:paraId="39B217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0039061E" w14:textId="77777777" w:rsidR="001735AD" w:rsidRPr="001735AD" w:rsidDel="00C11197" w:rsidRDefault="001735AD" w:rsidP="001735AD">
      <w:pPr>
        <w:rPr>
          <w:del w:id="474" w:author="Martina Nolletti" w:date="2021-02-08T21:59:00Z"/>
          <w:rFonts w:ascii="Segoe UI" w:hAnsi="Segoe UI" w:cs="Segoe UI"/>
          <w:sz w:val="21"/>
          <w:szCs w:val="21"/>
          <w:lang w:val="it-IT" w:eastAsia="it-IT"/>
        </w:rPr>
      </w:pPr>
      <w:r w:rsidRPr="001735AD">
        <w:rPr>
          <w:rFonts w:ascii="Calibri" w:hAnsi="Calibri" w:cs="Calibri"/>
          <w:lang w:val="it-IT" w:eastAsia="en-GB"/>
        </w:rPr>
        <w:t xml:space="preserve">La creazione di un evento avviene da parte degli amministratori (cioè la segreteria, organo di competenza, l’unica ad avere accesso a questa operazione). Questi ultimi creeranno l’evento sul sistema da noi progettato, accedendo con le proprie credenziali. Dalle specifiche fornite dal committente, ogni evento dovrà avere associati giorni e orari di apertura del seggio. Inoltre, al momento della creazione dell’evento, si dovrà </w:t>
      </w:r>
      <w:r w:rsidRPr="001735AD">
        <w:rPr>
          <w:rFonts w:ascii="Calibri" w:hAnsi="Calibri" w:cs="Calibri"/>
          <w:lang w:val="it-IT" w:eastAsia="en-GB"/>
        </w:rPr>
        <w:lastRenderedPageBreak/>
        <w:t xml:space="preserve">specificare anche: </w:t>
      </w:r>
      <w:r w:rsidRPr="001735AD">
        <w:rPr>
          <w:rFonts w:ascii="Segoe UI" w:hAnsi="Segoe UI" w:cs="Segoe UI"/>
          <w:sz w:val="21"/>
          <w:szCs w:val="21"/>
          <w:lang w:val="it-IT" w:eastAsia="it-IT"/>
        </w:rPr>
        <w:t>il motivo, il regolamento, giorni e orari relativi alla chiusura del seggio stesso, il luogo, il numero di utenti con diritto di voto e le liste da votare.</w:t>
      </w:r>
    </w:p>
    <w:p w14:paraId="26AC60C0" w14:textId="77777777" w:rsidR="001735AD" w:rsidRPr="001735AD" w:rsidRDefault="001735AD" w:rsidP="001735AD">
      <w:pPr>
        <w:rPr>
          <w:rFonts w:ascii="Segoe UI" w:hAnsi="Segoe UI" w:cs="Segoe UI"/>
          <w:sz w:val="21"/>
          <w:szCs w:val="21"/>
          <w:lang w:val="it-IT" w:eastAsia="it-IT"/>
        </w:rPr>
      </w:pPr>
    </w:p>
    <w:p w14:paraId="3E0873E7"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5533816" w14:textId="04033DE2" w:rsidR="001735AD" w:rsidRPr="005437BB" w:rsidRDefault="001735AD">
      <w:pPr>
        <w:rPr>
          <w:rFonts w:ascii="Calibri" w:hAnsi="Calibri" w:cs="Calibri"/>
          <w:b/>
          <w:bCs/>
          <w:sz w:val="28"/>
          <w:szCs w:val="28"/>
          <w:lang w:val="it-IT"/>
          <w:rPrChange w:id="475" w:author="Martina Nolletti" w:date="2021-02-08T21:15:00Z">
            <w:rPr>
              <w:rFonts w:ascii="Segoe UI" w:hAnsi="Segoe UI" w:cs="Segoe UI"/>
              <w:sz w:val="20"/>
              <w:szCs w:val="20"/>
              <w:lang w:val="it-IT" w:eastAsia="it-IT"/>
            </w:rPr>
          </w:rPrChange>
        </w:rPr>
      </w:pPr>
      <w:proofErr w:type="gramStart"/>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ins w:id="476" w:author="Martina Nolletti" w:date="2021-02-08T21:15:00Z">
        <w:r w:rsidR="005437BB">
          <w:rPr>
            <w:rFonts w:ascii="Calibri" w:hAnsi="Calibri" w:cs="Calibri"/>
            <w:lang w:val="it-IT"/>
          </w:rPr>
          <w:t>alcune</w:t>
        </w:r>
      </w:ins>
      <w:del w:id="477" w:author="Martina Nolletti" w:date="2021-02-08T21:15:00Z">
        <w:r w:rsidRPr="001735AD" w:rsidDel="005437BB">
          <w:rPr>
            <w:rFonts w:ascii="Calibri" w:hAnsi="Calibri" w:cs="Calibri"/>
            <w:lang w:val="it-IT"/>
          </w:rPr>
          <w:delText>una</w:delText>
        </w:r>
      </w:del>
      <w:r w:rsidRPr="001735AD">
        <w:rPr>
          <w:rFonts w:ascii="Calibri" w:hAnsi="Calibri" w:cs="Calibri"/>
          <w:lang w:val="it-IT"/>
        </w:rPr>
        <w:t xml:space="preserve"> challenge </w:t>
      </w:r>
      <w:ins w:id="478" w:author="Martina Nolletti" w:date="2021-02-08T21:15:00Z">
        <w:r w:rsidR="005437BB">
          <w:rPr>
            <w:rFonts w:ascii="Calibri" w:hAnsi="Calibri" w:cs="Calibri"/>
            <w:lang w:val="it-IT"/>
          </w:rPr>
          <w:t>(</w:t>
        </w:r>
        <w:r w:rsidR="005437BB" w:rsidRPr="005437BB">
          <w:rPr>
            <w:rFonts w:ascii="Calibri" w:hAnsi="Calibri" w:cs="Calibri"/>
            <w:b/>
            <w:bCs/>
            <w:lang w:val="it-IT"/>
            <w:rPrChange w:id="479" w:author="Martina Nolletti" w:date="2021-02-08T21:15:00Z">
              <w:rPr>
                <w:rFonts w:ascii="Calibri" w:hAnsi="Calibri" w:cs="Calibri"/>
                <w:b/>
                <w:bCs/>
                <w:sz w:val="28"/>
                <w:szCs w:val="28"/>
                <w:lang w:val="it-IT"/>
              </w:rPr>
            </w:rPrChange>
          </w:rPr>
          <w:t>C7) Implementazione Database con modello E-R</w:t>
        </w:r>
        <w:r w:rsidR="005437BB">
          <w:rPr>
            <w:rFonts w:ascii="Calibri" w:hAnsi="Calibri" w:cs="Calibri"/>
            <w:lang w:val="it-IT"/>
          </w:rPr>
          <w:t xml:space="preserve"> e </w:t>
        </w:r>
      </w:ins>
      <w:del w:id="480" w:author="Martina Nolletti" w:date="2021-02-08T21:15:00Z">
        <w:r w:rsidRPr="005437BB" w:rsidDel="005437BB">
          <w:rPr>
            <w:rFonts w:ascii="Calibri" w:hAnsi="Calibri" w:cs="Calibri"/>
            <w:lang w:val="it-IT"/>
          </w:rPr>
          <w:delText>(</w:delText>
        </w:r>
      </w:del>
      <w:r w:rsidRPr="005437BB">
        <w:rPr>
          <w:rFonts w:ascii="Calibri" w:hAnsi="Calibri" w:cs="Calibri"/>
          <w:b/>
          <w:bCs/>
          <w:lang w:val="it-IT"/>
        </w:rPr>
        <w:t>C1) Memorizzazione dei dati all’interno del Database</w:t>
      </w:r>
      <w:r w:rsidRPr="005437BB">
        <w:rPr>
          <w:rFonts w:ascii="Calibri" w:hAnsi="Calibri" w:cs="Calibri"/>
          <w:lang w:val="it-IT"/>
        </w:rPr>
        <w:t xml:space="preserve">) e di conseguenza alla challenge </w:t>
      </w:r>
      <w:r w:rsidR="002E2D5A" w:rsidRPr="005437BB">
        <w:rPr>
          <w:rFonts w:ascii="Calibri" w:hAnsi="Calibri" w:cs="Calibri"/>
          <w:lang w:val="it-IT"/>
        </w:rPr>
        <w:t>(</w:t>
      </w:r>
      <w:r w:rsidRPr="005437BB">
        <w:rPr>
          <w:rFonts w:ascii="Calibri" w:hAnsi="Calibri" w:cs="Calibri"/>
          <w:b/>
          <w:bCs/>
          <w:lang w:val="it-IT"/>
        </w:rPr>
        <w:t>C2) Sovraccarico del database</w:t>
      </w:r>
      <w:r w:rsidR="002E2D5A" w:rsidRPr="005437BB">
        <w:rPr>
          <w:rFonts w:ascii="Calibri" w:hAnsi="Calibri" w:cs="Calibri"/>
          <w:lang w:val="it-IT"/>
        </w:rPr>
        <w:t>)</w:t>
      </w:r>
      <w:r w:rsidRPr="005437BB">
        <w:rPr>
          <w:rFonts w:ascii="Calibri" w:hAnsi="Calibri" w:cs="Calibri"/>
          <w:lang w:val="it-IT"/>
        </w:rPr>
        <w:t>.</w:t>
      </w:r>
    </w:p>
    <w:p w14:paraId="449B95A9" w14:textId="77777777" w:rsidR="001735AD" w:rsidRPr="001735AD" w:rsidRDefault="001735AD" w:rsidP="001735AD">
      <w:pPr>
        <w:rPr>
          <w:rFonts w:ascii="Segoe UI" w:hAnsi="Segoe UI" w:cs="Segoe UI"/>
          <w:sz w:val="21"/>
          <w:szCs w:val="21"/>
          <w:lang w:val="it-IT" w:eastAsia="it-IT"/>
        </w:rPr>
      </w:pPr>
    </w:p>
    <w:p w14:paraId="1FC93CE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633235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L’operazione di creazione e gestione delle turnazioni per gli operatori di seggio è affidata alla segreteria ed è l’unica ad avere accesso a questa funzione.</w:t>
      </w:r>
    </w:p>
    <w:p w14:paraId="72DFB93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creato l’evento, si devono assegnare, nei luoghi dove si svolgerà l’elezione, un certo numero di operatori.</w:t>
      </w:r>
    </w:p>
    <w:p w14:paraId="0BD243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decisi, a quest’ultimi deve essere assegnato il turno con la relativa fascia oraria e il giorno da presenziare.</w:t>
      </w:r>
    </w:p>
    <w:p w14:paraId="1C84FB86" w14:textId="72947FD9" w:rsidR="001735AD" w:rsidRPr="001735AD" w:rsidRDefault="00711CE0"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Un amministratore della segreteria</w:t>
      </w:r>
      <w:r w:rsidR="001735AD" w:rsidRPr="001735AD">
        <w:rPr>
          <w:rFonts w:ascii="Calibri" w:hAnsi="Calibri" w:cs="Calibri"/>
          <w:lang w:val="it-IT" w:eastAsia="en-GB"/>
        </w:rPr>
        <w:t xml:space="preserve"> crea le turnazioni secondo tre fasce orarie:</w:t>
      </w:r>
    </w:p>
    <w:p w14:paraId="34B1F309"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Mattina: dalle ore 08:00 alle ore 13:00;</w:t>
      </w:r>
    </w:p>
    <w:p w14:paraId="29C57251"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Pomeriggio: dalle ore 13:00 alle ore 18:00;</w:t>
      </w:r>
    </w:p>
    <w:p w14:paraId="16BF634C" w14:textId="77777777" w:rsidR="001735AD" w:rsidRPr="001735AD" w:rsidRDefault="001735AD" w:rsidP="001735AD">
      <w:pPr>
        <w:numPr>
          <w:ilvl w:val="0"/>
          <w:numId w:val="38"/>
        </w:numPr>
        <w:spacing w:after="160" w:line="256" w:lineRule="auto"/>
        <w:contextualSpacing/>
        <w:rPr>
          <w:rFonts w:ascii="Calibri" w:hAnsi="Calibri" w:cs="Calibri"/>
          <w:lang w:val="it-IT" w:eastAsia="en-GB"/>
        </w:rPr>
      </w:pPr>
      <w:r w:rsidRPr="001735AD">
        <w:rPr>
          <w:rFonts w:ascii="Calibri" w:hAnsi="Calibri" w:cs="Calibri"/>
          <w:lang w:val="it-IT" w:eastAsia="en-GB"/>
        </w:rPr>
        <w:t>Sera: dalle ore 18:00 alle ore 23:00.</w:t>
      </w:r>
    </w:p>
    <w:p w14:paraId="4751143B"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0C81E910" w14:textId="02DC7A79" w:rsidR="001735AD" w:rsidRPr="001735AD" w:rsidDel="00C11197" w:rsidRDefault="001735AD" w:rsidP="001735AD">
      <w:pPr>
        <w:rPr>
          <w:del w:id="481" w:author="Martina Nolletti" w:date="2021-02-08T21:59:00Z"/>
          <w:rFonts w:ascii="Calibri" w:hAnsi="Calibri" w:cs="Calibri"/>
          <w:lang w:val="it-IT"/>
        </w:rPr>
      </w:pPr>
      <w:proofErr w:type="gramStart"/>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ins w:id="482" w:author="Martina Nolletti" w:date="2021-02-08T21:15:00Z">
        <w:r w:rsidR="005437BB">
          <w:rPr>
            <w:rFonts w:ascii="Calibri" w:hAnsi="Calibri" w:cs="Calibri"/>
            <w:lang w:val="it-IT"/>
          </w:rPr>
          <w:t>alcune</w:t>
        </w:r>
      </w:ins>
      <w:del w:id="483" w:author="Martina Nolletti" w:date="2021-02-08T21:15:00Z">
        <w:r w:rsidRPr="001735AD" w:rsidDel="005437BB">
          <w:rPr>
            <w:rFonts w:ascii="Calibri" w:hAnsi="Calibri" w:cs="Calibri"/>
            <w:lang w:val="it-IT"/>
          </w:rPr>
          <w:delText>una</w:delText>
        </w:r>
      </w:del>
      <w:r w:rsidRPr="001735AD">
        <w:rPr>
          <w:rFonts w:ascii="Calibri" w:hAnsi="Calibri" w:cs="Calibri"/>
          <w:lang w:val="it-IT"/>
        </w:rPr>
        <w:t xml:space="preserve"> challenge (</w:t>
      </w:r>
      <w:ins w:id="484" w:author="Martina Nolletti" w:date="2021-02-08T21:15:00Z">
        <w:r w:rsidR="005437BB">
          <w:rPr>
            <w:rFonts w:ascii="Calibri" w:hAnsi="Calibri" w:cs="Calibri"/>
            <w:lang w:val="it-IT"/>
          </w:rPr>
          <w:t>(</w:t>
        </w:r>
        <w:r w:rsidR="005437BB" w:rsidRPr="00922D9A">
          <w:rPr>
            <w:rFonts w:ascii="Calibri" w:hAnsi="Calibri" w:cs="Calibri"/>
            <w:b/>
            <w:bCs/>
            <w:lang w:val="it-IT"/>
          </w:rPr>
          <w:t>C7) Implementazione Database con modello E-R</w:t>
        </w:r>
        <w:r w:rsidR="005437BB" w:rsidRPr="001735AD">
          <w:rPr>
            <w:rFonts w:ascii="Calibri" w:hAnsi="Calibri" w:cs="Calibri"/>
            <w:b/>
            <w:bCs/>
            <w:lang w:val="it-IT"/>
          </w:rPr>
          <w:t xml:space="preserve"> </w:t>
        </w:r>
        <w:r w:rsidR="005437BB" w:rsidRPr="005437BB">
          <w:rPr>
            <w:rFonts w:ascii="Calibri" w:hAnsi="Calibri" w:cs="Calibri"/>
            <w:lang w:val="it-IT"/>
            <w:rPrChange w:id="485" w:author="Martina Nolletti" w:date="2021-02-08T21:16:00Z">
              <w:rPr>
                <w:rFonts w:ascii="Calibri" w:hAnsi="Calibri" w:cs="Calibri"/>
                <w:b/>
                <w:bCs/>
                <w:lang w:val="it-IT"/>
              </w:rPr>
            </w:rPrChange>
          </w:rPr>
          <w:t>e</w:t>
        </w:r>
        <w:r w:rsidR="005437BB">
          <w:rPr>
            <w:rFonts w:ascii="Calibri" w:hAnsi="Calibri" w:cs="Calibri"/>
            <w:b/>
            <w:bCs/>
            <w:lang w:val="it-IT"/>
          </w:rPr>
          <w:t xml:space="preserve"> </w:t>
        </w:r>
      </w:ins>
      <w:r w:rsidRPr="001735AD">
        <w:rPr>
          <w:rFonts w:ascii="Calibri" w:hAnsi="Calibri" w:cs="Calibri"/>
          <w:b/>
          <w:bCs/>
          <w:lang w:val="it-IT"/>
        </w:rPr>
        <w:t>C1) Memorizzazione dei dati all’interno del Database</w:t>
      </w:r>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6ED6C52E" w14:textId="5F53141A" w:rsidR="001735AD" w:rsidDel="005437BB" w:rsidRDefault="001735AD" w:rsidP="001735AD">
      <w:pPr>
        <w:rPr>
          <w:del w:id="486" w:author="Martina Nolletti" w:date="2021-02-08T21:11:00Z"/>
          <w:rFonts w:ascii="Calibri" w:hAnsi="Calibri" w:cs="Calibri"/>
          <w:b/>
          <w:bCs/>
          <w:sz w:val="28"/>
          <w:szCs w:val="28"/>
          <w:lang w:val="it-IT"/>
        </w:rPr>
      </w:pPr>
    </w:p>
    <w:p w14:paraId="11370BDD" w14:textId="77777777" w:rsidR="005437BB" w:rsidRDefault="005437BB" w:rsidP="001735AD">
      <w:pPr>
        <w:rPr>
          <w:ins w:id="487" w:author="Martina Nolletti" w:date="2021-02-08T21:16:00Z"/>
          <w:rFonts w:ascii="Calibri" w:hAnsi="Calibri" w:cs="Calibri"/>
          <w:b/>
          <w:bCs/>
          <w:sz w:val="28"/>
          <w:szCs w:val="28"/>
          <w:lang w:val="it-IT"/>
        </w:rPr>
      </w:pPr>
    </w:p>
    <w:p w14:paraId="4F09E9E1" w14:textId="77777777" w:rsidR="009E16BA" w:rsidRPr="001735AD" w:rsidRDefault="009E16BA" w:rsidP="001735AD">
      <w:pPr>
        <w:rPr>
          <w:rFonts w:ascii="Calibri" w:hAnsi="Calibri" w:cs="Calibri"/>
          <w:b/>
          <w:bCs/>
          <w:sz w:val="28"/>
          <w:szCs w:val="28"/>
          <w:lang w:val="it-IT"/>
        </w:rPr>
      </w:pPr>
    </w:p>
    <w:p w14:paraId="405762A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RF4: Prenotazione ingresso al seggio</w:t>
      </w:r>
    </w:p>
    <w:p w14:paraId="7370A51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prenotazione da parte degli utenti, per poter partecipare ad un evento, può avvenire in due modalità:</w:t>
      </w:r>
      <w:r w:rsidRPr="001735AD">
        <w:rPr>
          <w:rFonts w:ascii="Calibri" w:hAnsi="Calibri" w:cs="Calibri"/>
          <w:b/>
          <w:bCs/>
          <w:lang w:val="it-IT"/>
        </w:rPr>
        <w:t xml:space="preserve"> </w:t>
      </w:r>
      <w:r w:rsidRPr="001735AD">
        <w:rPr>
          <w:rFonts w:ascii="Calibri" w:hAnsi="Calibri" w:cs="Calibri"/>
          <w:lang w:val="it-IT" w:eastAsia="en-GB"/>
        </w:rPr>
        <w:t>online o telefonicamente.</w:t>
      </w:r>
    </w:p>
    <w:p w14:paraId="43795571" w14:textId="3B6A473F"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Per la richiesta online, ci sarà un modulo da compilare con nome, cognome, professione (studente, professore, </w:t>
      </w:r>
      <w:del w:id="488" w:author="Martina Nolletti" w:date="2021-02-07T11:04:00Z">
        <w:r w:rsidRPr="001735AD" w:rsidDel="000A3D19">
          <w:rPr>
            <w:rFonts w:ascii="Calibri" w:hAnsi="Calibri" w:cs="Calibri"/>
            <w:lang w:val="it-IT" w:eastAsia="en-GB"/>
          </w:rPr>
          <w:delText>amministratore</w:delText>
        </w:r>
      </w:del>
      <w:ins w:id="489" w:author="Martina Nolletti" w:date="2021-02-07T11:04:00Z">
        <w:r w:rsidR="000A3D19">
          <w:rPr>
            <w:rFonts w:ascii="Calibri" w:hAnsi="Calibri" w:cs="Calibri"/>
            <w:lang w:val="it-IT" w:eastAsia="en-GB"/>
          </w:rPr>
          <w:t>impiegato</w:t>
        </w:r>
      </w:ins>
      <w:r w:rsidRPr="001735AD">
        <w:rPr>
          <w:rFonts w:ascii="Calibri" w:hAnsi="Calibri" w:cs="Calibri"/>
          <w:lang w:val="it-IT" w:eastAsia="en-GB"/>
        </w:rPr>
        <w:t xml:space="preserve">, ecc.), </w:t>
      </w:r>
      <w:r w:rsidR="00711CE0" w:rsidRPr="001735AD">
        <w:rPr>
          <w:rFonts w:ascii="Calibri" w:hAnsi="Calibri" w:cs="Calibri"/>
          <w:lang w:val="it-IT" w:eastAsia="en-GB"/>
        </w:rPr>
        <w:t>e-mail</w:t>
      </w:r>
      <w:r w:rsidRPr="001735AD">
        <w:rPr>
          <w:rFonts w:ascii="Calibri" w:hAnsi="Calibri" w:cs="Calibri"/>
          <w:lang w:val="it-IT" w:eastAsia="en-GB"/>
        </w:rPr>
        <w:t>, numero di telefono, scansione di un documento di riconoscimento.</w:t>
      </w:r>
    </w:p>
    <w:p w14:paraId="20CFA8FE" w14:textId="1182E321"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Mentre, per la prenotazione per l’ingresso al seggio in modalità telefonica, si chiamerà alla segreteria e si forniranno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w:t>
      </w:r>
    </w:p>
    <w:p w14:paraId="5992E30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Successivamente l’utente riceverà una fascia oraria da rispettare per l’ingresso al seggio.</w:t>
      </w:r>
    </w:p>
    <w:p w14:paraId="731D4E33" w14:textId="77777777" w:rsidR="001735AD" w:rsidRPr="001735AD" w:rsidDel="00C11197" w:rsidRDefault="001735AD" w:rsidP="001735AD">
      <w:pPr>
        <w:rPr>
          <w:del w:id="490" w:author="Martina Nolletti" w:date="2021-02-08T21:59:00Z"/>
          <w:rFonts w:ascii="Calibri" w:hAnsi="Calibri" w:cs="Calibri"/>
          <w:lang w:val="it-IT" w:eastAsia="en-GB"/>
        </w:rPr>
      </w:pPr>
      <w:r w:rsidRPr="001735AD">
        <w:rPr>
          <w:rFonts w:ascii="Calibri" w:hAnsi="Calibri" w:cs="Calibri"/>
          <w:lang w:val="it-IT" w:eastAsia="en-GB"/>
        </w:rPr>
        <w:t>La prenotazione deve avvenire entro e non oltre 48 ore prima dall’inizio delle votazioni.</w:t>
      </w:r>
    </w:p>
    <w:p w14:paraId="464DEA9F" w14:textId="77777777" w:rsidR="001735AD" w:rsidRPr="001735AD" w:rsidRDefault="001735AD">
      <w:pPr>
        <w:rPr>
          <w:rFonts w:ascii="Calibri" w:hAnsi="Calibri" w:cs="Calibri"/>
          <w:i/>
          <w:iCs/>
          <w:u w:val="single"/>
          <w:lang w:val="it-IT" w:eastAsia="en-GB"/>
        </w:rPr>
        <w:pPrChange w:id="491" w:author="Martina Nolletti" w:date="2021-02-08T21:59:00Z">
          <w:pPr>
            <w:shd w:val="clear" w:color="auto" w:fill="FFFFFF"/>
          </w:pPr>
        </w:pPrChange>
      </w:pPr>
    </w:p>
    <w:p w14:paraId="362EA56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5A45DAA" w14:textId="4E216A3D" w:rsidR="00E316E8" w:rsidRDefault="001735AD" w:rsidP="001735AD">
      <w:pPr>
        <w:rPr>
          <w:rFonts w:ascii="Calibri" w:hAnsi="Calibri" w:cs="Calibri"/>
          <w:lang w:val="it-IT" w:eastAsia="en-GB"/>
        </w:rPr>
      </w:pPr>
      <w:r w:rsidRPr="001735AD">
        <w:rPr>
          <w:rFonts w:ascii="Calibri" w:hAnsi="Calibri" w:cs="Calibri"/>
          <w:lang w:val="it-IT" w:eastAsia="en-GB"/>
        </w:rPr>
        <w:t>Garantire l’autenticità di una persona è il passo fondamentale per rendere il sistema più sicuro e robusto. È stato preso in considerazione il requisito d</w:t>
      </w:r>
      <w:r w:rsidR="00E316E8">
        <w:rPr>
          <w:rFonts w:ascii="Calibri" w:hAnsi="Calibri" w:cs="Calibri"/>
          <w:lang w:val="it-IT" w:eastAsia="en-GB"/>
        </w:rPr>
        <w:t>ei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368C8A35" w14:textId="001615C7" w:rsidR="001735AD" w:rsidRPr="001735AD" w:rsidRDefault="001735AD" w:rsidP="001F2591">
      <w:pPr>
        <w:numPr>
          <w:ilvl w:val="0"/>
          <w:numId w:val="87"/>
        </w:numPr>
        <w:rPr>
          <w:rFonts w:ascii="Calibri" w:hAnsi="Calibri" w:cs="Calibri"/>
          <w:lang w:val="it-IT"/>
        </w:rPr>
      </w:pPr>
      <w:r w:rsidRPr="001735AD">
        <w:rPr>
          <w:rFonts w:ascii="Calibri" w:hAnsi="Calibri" w:cs="Calibri"/>
          <w:b/>
          <w:bCs/>
          <w:lang w:val="it-IT"/>
        </w:rPr>
        <w:t>SOTA</w:t>
      </w:r>
      <w:proofErr w:type="gramStart"/>
      <w:r w:rsidR="00E316E8">
        <w:rPr>
          <w:rFonts w:ascii="Calibri" w:hAnsi="Calibri" w:cs="Calibri"/>
          <w:b/>
          <w:bCs/>
          <w:lang w:val="it-IT"/>
        </w:rPr>
        <w:t>22</w:t>
      </w:r>
      <w:r w:rsidR="00740321">
        <w:rPr>
          <w:rFonts w:ascii="Calibri" w:hAnsi="Calibri" w:cs="Calibri"/>
          <w:b/>
          <w:bCs/>
          <w:lang w:val="it-IT"/>
        </w:rPr>
        <w:t xml:space="preserve"> </w:t>
      </w:r>
      <w:r w:rsidRPr="001735AD">
        <w:rPr>
          <w:rFonts w:ascii="Calibri" w:hAnsi="Calibri" w:cs="Calibri"/>
          <w:b/>
          <w:bCs/>
          <w:lang w:val="it-IT"/>
        </w:rPr>
        <w:t>:</w:t>
      </w:r>
      <w:proofErr w:type="gramEnd"/>
      <w:r w:rsidRPr="001735AD">
        <w:rPr>
          <w:rFonts w:ascii="Calibri" w:hAnsi="Calibri" w:cs="Calibri"/>
          <w:b/>
          <w:bCs/>
          <w:lang w:val="it-IT"/>
        </w:rPr>
        <w:t xml:space="preserve"> Autenticità e unicità</w:t>
      </w:r>
      <w:r w:rsidRPr="001735AD">
        <w:rPr>
          <w:rFonts w:ascii="Calibri" w:hAnsi="Calibri" w:cs="Calibri"/>
          <w:lang w:val="it-IT" w:eastAsia="en-GB"/>
        </w:rPr>
        <w:t>.</w:t>
      </w:r>
    </w:p>
    <w:p w14:paraId="6A7CADDA" w14:textId="77777777" w:rsidR="005437BB" w:rsidRPr="001735AD" w:rsidRDefault="005437BB">
      <w:pPr>
        <w:shd w:val="clear" w:color="auto" w:fill="FFFFFF"/>
        <w:rPr>
          <w:ins w:id="492" w:author="Martina Nolletti" w:date="2021-02-08T21:16:00Z"/>
          <w:rFonts w:ascii="Calibri" w:hAnsi="Calibri" w:cs="Calibri"/>
          <w:i/>
          <w:iCs/>
          <w:u w:val="single"/>
          <w:lang w:val="it-IT" w:eastAsia="en-GB"/>
        </w:rPr>
        <w:pPrChange w:id="493" w:author="Martina Nolletti" w:date="2021-02-08T21:16:00Z">
          <w:pPr>
            <w:numPr>
              <w:numId w:val="87"/>
            </w:numPr>
            <w:shd w:val="clear" w:color="auto" w:fill="FFFFFF"/>
            <w:ind w:left="720" w:hanging="360"/>
          </w:pPr>
        </w:pPrChange>
      </w:pPr>
      <w:ins w:id="494" w:author="Martina Nolletti" w:date="2021-02-08T21:16:00Z">
        <w:r w:rsidRPr="001735AD">
          <w:rPr>
            <w:rFonts w:ascii="Calibri" w:hAnsi="Calibri" w:cs="Calibri"/>
            <w:i/>
            <w:iCs/>
            <w:u w:val="single"/>
            <w:lang w:val="it-IT" w:eastAsia="en-GB"/>
          </w:rPr>
          <w:t>Challenge:</w:t>
        </w:r>
      </w:ins>
    </w:p>
    <w:p w14:paraId="489EDDA8" w14:textId="58179831" w:rsidR="001735AD" w:rsidRDefault="005437BB">
      <w:pPr>
        <w:rPr>
          <w:ins w:id="495" w:author="Martina Nolletti" w:date="2021-02-08T21:11:00Z"/>
          <w:rFonts w:ascii="Calibri" w:hAnsi="Calibri" w:cs="Calibri"/>
          <w:b/>
          <w:bCs/>
          <w:lang w:val="it-IT"/>
        </w:rPr>
        <w:pPrChange w:id="496" w:author="Martina Nolletti" w:date="2021-02-08T21:16:00Z">
          <w:pPr>
            <w:numPr>
              <w:numId w:val="87"/>
            </w:numPr>
            <w:ind w:left="720" w:hanging="360"/>
          </w:pPr>
        </w:pPrChange>
      </w:pPr>
      <w:proofErr w:type="gramStart"/>
      <w:ins w:id="497" w:author="Martina Nolletti" w:date="2021-02-08T21:16:00Z">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r>
          <w:rPr>
            <w:rFonts w:ascii="Calibri" w:hAnsi="Calibri" w:cs="Calibri"/>
            <w:lang w:val="it-IT"/>
          </w:rPr>
          <w:t>una</w:t>
        </w:r>
        <w:r w:rsidRPr="001735AD">
          <w:rPr>
            <w:rFonts w:ascii="Calibri" w:hAnsi="Calibri" w:cs="Calibri"/>
            <w:lang w:val="it-IT"/>
          </w:rPr>
          <w:t xml:space="preserve"> challenge </w:t>
        </w:r>
        <w:r>
          <w:rPr>
            <w:rFonts w:ascii="Calibri" w:hAnsi="Calibri" w:cs="Calibri"/>
            <w:lang w:val="it-IT"/>
          </w:rPr>
          <w:t>(</w:t>
        </w:r>
        <w:r w:rsidRPr="00922D9A">
          <w:rPr>
            <w:rFonts w:ascii="Calibri" w:hAnsi="Calibri" w:cs="Calibri"/>
            <w:b/>
            <w:bCs/>
            <w:lang w:val="it-IT"/>
          </w:rPr>
          <w:t>C7) Implementazione Database con modello E-R</w:t>
        </w:r>
        <w:r w:rsidRPr="005437BB">
          <w:rPr>
            <w:rFonts w:ascii="Calibri" w:hAnsi="Calibri" w:cs="Calibri"/>
            <w:lang w:val="it-IT"/>
            <w:rPrChange w:id="498" w:author="Martina Nolletti" w:date="2021-02-08T21:16:00Z">
              <w:rPr>
                <w:rFonts w:ascii="Calibri" w:hAnsi="Calibri" w:cs="Calibri"/>
                <w:b/>
                <w:bCs/>
                <w:lang w:val="it-IT"/>
              </w:rPr>
            </w:rPrChange>
          </w:rPr>
          <w:t>).</w:t>
        </w:r>
      </w:ins>
    </w:p>
    <w:p w14:paraId="01567757" w14:textId="77777777" w:rsidR="00BE37A5" w:rsidRPr="001735AD" w:rsidRDefault="00BE37A5" w:rsidP="001735AD">
      <w:pPr>
        <w:rPr>
          <w:rFonts w:ascii="Calibri" w:hAnsi="Calibri" w:cs="Calibri"/>
          <w:b/>
          <w:bCs/>
          <w:lang w:val="it-IT"/>
        </w:rPr>
      </w:pPr>
    </w:p>
    <w:p w14:paraId="11AA5E0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lastRenderedPageBreak/>
        <w:t>RF5: Votazione online</w:t>
      </w:r>
    </w:p>
    <w:p w14:paraId="4FE6373E"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Gli studenti che intendono svolgere la votazione online, per motivazioni valide, devono essere provvisti di certificato.</w:t>
      </w:r>
    </w:p>
    <w:p w14:paraId="4DE2134C" w14:textId="77777777" w:rsidR="001735AD" w:rsidRPr="001735AD" w:rsidRDefault="001735AD" w:rsidP="001735AD">
      <w:pPr>
        <w:textAlignment w:val="baseline"/>
        <w:rPr>
          <w:rFonts w:ascii="Calibri" w:hAnsi="Calibri" w:cs="Calibri"/>
          <w:lang w:val="it-IT" w:eastAsia="en-GB"/>
        </w:rPr>
      </w:pPr>
      <w:r w:rsidRPr="001735AD">
        <w:rPr>
          <w:rFonts w:ascii="Calibri" w:hAnsi="Calibri" w:cs="Calibri"/>
          <w:lang w:val="it-IT" w:eastAsia="en-GB"/>
        </w:rPr>
        <w:t>Tali esigenze possono essere:</w:t>
      </w:r>
    </w:p>
    <w:p w14:paraId="750B3947"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salute;</w:t>
      </w:r>
    </w:p>
    <w:p w14:paraId="4AA13D7F"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spostamento (studenti fuorisede, invalidità);</w:t>
      </w:r>
    </w:p>
    <w:p w14:paraId="26C10FC6" w14:textId="77777777" w:rsidR="001735AD" w:rsidRPr="001735AD" w:rsidRDefault="001735AD" w:rsidP="001735AD">
      <w:pPr>
        <w:numPr>
          <w:ilvl w:val="0"/>
          <w:numId w:val="53"/>
        </w:numPr>
        <w:textAlignment w:val="baseline"/>
        <w:rPr>
          <w:rFonts w:ascii="Calibri" w:hAnsi="Calibri" w:cs="Calibri"/>
          <w:lang w:val="it-IT" w:eastAsia="en-GB"/>
        </w:rPr>
      </w:pPr>
      <w:r w:rsidRPr="001735AD">
        <w:rPr>
          <w:rFonts w:ascii="Calibri" w:hAnsi="Calibri" w:cs="Calibri"/>
          <w:lang w:val="it-IT" w:eastAsia="en-GB"/>
        </w:rPr>
        <w:t>Motivi di lavoro.</w:t>
      </w:r>
    </w:p>
    <w:p w14:paraId="5786E237" w14:textId="77777777" w:rsidR="001735AD" w:rsidRPr="001735AD" w:rsidDel="00C11197" w:rsidRDefault="001735AD" w:rsidP="001735AD">
      <w:pPr>
        <w:rPr>
          <w:del w:id="499" w:author="Martina Nolletti" w:date="2021-02-08T21:59:00Z"/>
          <w:rFonts w:ascii="Calibri" w:hAnsi="Calibri" w:cs="Calibri"/>
          <w:lang w:val="it-IT" w:eastAsia="en-GB"/>
        </w:rPr>
      </w:pPr>
      <w:r w:rsidRPr="001735AD">
        <w:rPr>
          <w:rFonts w:ascii="Calibri" w:hAnsi="Calibri" w:cs="Calibri"/>
          <w:lang w:val="it-IT" w:eastAsia="en-GB"/>
        </w:rPr>
        <w:t>L’utente dovrà comprovare queste motivazioni accedendo con le proprie credenziali all’interno del sistema e inserendo, nell’apposita sezione “Richiesta votazione online”, tutti gli allegati richiesti: certificati e anagrafica. Se accettata dalla segreteria, il giorno delle elezioni, l’utente, potrà entrare sulla propria dashboard e prendere parte alle votazioni, garantendo la piena segretezza della stessa.</w:t>
      </w:r>
    </w:p>
    <w:p w14:paraId="6CA1362A" w14:textId="77777777" w:rsidR="001735AD" w:rsidRPr="001735AD" w:rsidRDefault="001735AD">
      <w:pPr>
        <w:rPr>
          <w:rFonts w:ascii="Calibri" w:hAnsi="Calibri" w:cs="Calibri"/>
          <w:i/>
          <w:iCs/>
          <w:u w:val="single"/>
          <w:lang w:val="it-IT" w:eastAsia="en-GB"/>
        </w:rPr>
        <w:pPrChange w:id="500" w:author="Martina Nolletti" w:date="2021-02-08T21:59:00Z">
          <w:pPr>
            <w:shd w:val="clear" w:color="auto" w:fill="FFFFFF"/>
          </w:pPr>
        </w:pPrChange>
      </w:pPr>
    </w:p>
    <w:p w14:paraId="7FA7CF7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48DD2C44" w14:textId="5531CE38" w:rsidR="00E316E8" w:rsidRDefault="001735AD" w:rsidP="001735AD">
      <w:pPr>
        <w:rPr>
          <w:rFonts w:ascii="Calibri" w:hAnsi="Calibri" w:cs="Calibri"/>
          <w:lang w:val="it-IT" w:eastAsia="en-GB"/>
        </w:rPr>
      </w:pPr>
      <w:r w:rsidRPr="001735AD">
        <w:rPr>
          <w:rFonts w:ascii="Calibri" w:hAnsi="Calibri" w:cs="Calibri"/>
          <w:lang w:val="it-IT" w:eastAsia="en-GB"/>
        </w:rPr>
        <w:t>Anche in questo caso bisogna garantire l’autenticità dell’utente al momento della votazione. È stato preso in considerazione il requisito de</w:t>
      </w:r>
      <w:r w:rsidR="00E316E8">
        <w:rPr>
          <w:rFonts w:ascii="Calibri" w:hAnsi="Calibri" w:cs="Calibri"/>
          <w:lang w:val="it-IT" w:eastAsia="en-GB"/>
        </w:rPr>
        <w:t xml:space="preserve">i </w:t>
      </w:r>
      <w:r w:rsidRPr="001735AD">
        <w:rPr>
          <w:rFonts w:ascii="Calibri" w:hAnsi="Calibri" w:cs="Calibri"/>
          <w:lang w:val="it-IT" w:eastAsia="en-GB"/>
        </w:rPr>
        <w:t>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ed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xml:space="preserve">, dello stato dell’arte </w:t>
      </w:r>
      <w:r w:rsidRPr="001735AD">
        <w:rPr>
          <w:rFonts w:ascii="Calibri" w:hAnsi="Calibri" w:cs="Calibri"/>
          <w:lang w:val="it-IT"/>
        </w:rPr>
        <w:t>sez. A</w:t>
      </w:r>
      <w:r w:rsidR="00E316E8">
        <w:rPr>
          <w:rFonts w:ascii="Calibri" w:hAnsi="Calibri" w:cs="Calibri"/>
          <w:lang w:val="it-IT" w:eastAsia="en-GB"/>
        </w:rPr>
        <w:t>:</w:t>
      </w:r>
    </w:p>
    <w:p w14:paraId="63CEB26A" w14:textId="10C04051" w:rsidR="001735AD" w:rsidRDefault="001735AD" w:rsidP="001F2591">
      <w:pPr>
        <w:numPr>
          <w:ilvl w:val="0"/>
          <w:numId w:val="86"/>
        </w:numPr>
        <w:rPr>
          <w:rFonts w:ascii="Calibri" w:hAnsi="Calibri" w:cs="Calibri"/>
          <w:lang w:val="it-IT" w:eastAsia="en-GB"/>
        </w:rPr>
      </w:pPr>
      <w:r w:rsidRPr="001735AD">
        <w:rPr>
          <w:rFonts w:ascii="Calibri" w:hAnsi="Calibri" w:cs="Calibri"/>
          <w:b/>
          <w:bCs/>
          <w:lang w:val="it-IT"/>
        </w:rPr>
        <w:t>SOTA</w:t>
      </w:r>
      <w:proofErr w:type="gramStart"/>
      <w:r w:rsidR="00E316E8">
        <w:rPr>
          <w:rFonts w:ascii="Calibri" w:hAnsi="Calibri" w:cs="Calibri"/>
          <w:b/>
          <w:bCs/>
          <w:lang w:val="it-IT"/>
        </w:rPr>
        <w:t>22</w:t>
      </w:r>
      <w:r w:rsidRPr="001735AD">
        <w:rPr>
          <w:rFonts w:ascii="Calibri" w:hAnsi="Calibri" w:cs="Calibri"/>
          <w:b/>
          <w:bCs/>
          <w:lang w:val="it-IT"/>
        </w:rPr>
        <w:t xml:space="preserve"> :</w:t>
      </w:r>
      <w:proofErr w:type="gramEnd"/>
      <w:r w:rsidRPr="001735AD">
        <w:rPr>
          <w:rFonts w:ascii="Calibri" w:hAnsi="Calibri" w:cs="Calibri"/>
          <w:b/>
          <w:bCs/>
          <w:lang w:val="it-IT"/>
        </w:rPr>
        <w:t xml:space="preserve"> Autenticità e unicità</w:t>
      </w:r>
      <w:r w:rsidRPr="001735AD">
        <w:rPr>
          <w:rFonts w:ascii="Calibri" w:hAnsi="Calibri" w:cs="Calibri"/>
          <w:lang w:val="it-IT" w:eastAsia="en-GB"/>
        </w:rPr>
        <w:t>.</w:t>
      </w:r>
    </w:p>
    <w:p w14:paraId="68F8CDD2"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2BFCDD1D" w14:textId="0A1AEDA8" w:rsidR="00E316E8" w:rsidRPr="001735AD" w:rsidRDefault="00E316E8" w:rsidP="00E316E8">
      <w:pPr>
        <w:numPr>
          <w:ilvl w:val="0"/>
          <w:numId w:val="38"/>
        </w:numPr>
        <w:rPr>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p>
    <w:p w14:paraId="745176A5" w14:textId="64CF4B9D" w:rsidR="005437BB" w:rsidRPr="001735AD" w:rsidRDefault="001735AD" w:rsidP="005437BB">
      <w:pPr>
        <w:shd w:val="clear" w:color="auto" w:fill="FFFFFF"/>
        <w:rPr>
          <w:ins w:id="501" w:author="Martina Nolletti" w:date="2021-02-08T21:16:00Z"/>
          <w:rFonts w:ascii="Calibri" w:hAnsi="Calibri" w:cs="Calibri"/>
          <w:i/>
          <w:iCs/>
          <w:u w:val="single"/>
          <w:lang w:val="it-IT" w:eastAsia="en-GB"/>
        </w:rPr>
      </w:pPr>
      <w:r w:rsidRPr="001735AD">
        <w:rPr>
          <w:rFonts w:ascii="Calibri" w:hAnsi="Calibri" w:cs="Calibri"/>
          <w:i/>
          <w:iCs/>
          <w:u w:val="single"/>
          <w:lang w:val="it-IT" w:eastAsia="en-GB"/>
        </w:rPr>
        <w:t>Challenge:</w:t>
      </w:r>
    </w:p>
    <w:p w14:paraId="715F6924" w14:textId="56EC434E" w:rsidR="005437BB" w:rsidRPr="001735AD" w:rsidDel="005437BB" w:rsidRDefault="005437BB">
      <w:pPr>
        <w:shd w:val="clear" w:color="auto" w:fill="FFFFFF"/>
        <w:rPr>
          <w:del w:id="502" w:author="Martina Nolletti" w:date="2021-02-08T21:17:00Z"/>
          <w:rFonts w:ascii="Calibri" w:hAnsi="Calibri" w:cs="Calibri"/>
          <w:i/>
          <w:iCs/>
          <w:u w:val="single"/>
          <w:lang w:val="it-IT" w:eastAsia="en-GB"/>
        </w:rPr>
      </w:pPr>
    </w:p>
    <w:p w14:paraId="7EAD2469" w14:textId="7ED744EF" w:rsidR="001735AD" w:rsidRPr="00BF6374" w:rsidRDefault="001735AD">
      <w:pPr>
        <w:rPr>
          <w:rFonts w:ascii="Calibri" w:hAnsi="Calibri" w:cs="Calibri"/>
          <w:b/>
          <w:bCs/>
          <w:lang w:val="it-IT"/>
        </w:rPr>
      </w:pP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è importante garantire la piena segretezza delle votazioni online: non sarà possibile risalire all’utente una volta espresso il voto. </w:t>
      </w:r>
      <w:r w:rsidRPr="001735AD">
        <w:rPr>
          <w:rFonts w:ascii="Calibri" w:hAnsi="Calibri" w:cs="Calibri"/>
          <w:lang w:val="it-IT"/>
        </w:rPr>
        <w:t>Questo requisito ha dato luogo ad una challenge (</w:t>
      </w:r>
      <w:r w:rsidRPr="001735AD">
        <w:rPr>
          <w:rFonts w:ascii="Calibri" w:hAnsi="Calibri" w:cs="Calibri"/>
          <w:b/>
          <w:bCs/>
          <w:lang w:val="it-IT"/>
        </w:rPr>
        <w:t>C4) Segretezza della votazione online</w:t>
      </w:r>
      <w:ins w:id="503" w:author="Martina Nolletti" w:date="2021-02-08T21:43:00Z">
        <w:r w:rsidR="00BF6374">
          <w:rPr>
            <w:rFonts w:ascii="Calibri" w:hAnsi="Calibri" w:cs="Calibri"/>
            <w:b/>
            <w:bCs/>
            <w:lang w:val="it-IT"/>
          </w:rPr>
          <w:t>,</w:t>
        </w:r>
      </w:ins>
      <w:ins w:id="504" w:author="Martina Nolletti" w:date="2021-02-08T21:17:00Z">
        <w:r w:rsidR="005437BB">
          <w:rPr>
            <w:rFonts w:ascii="Calibri" w:hAnsi="Calibri" w:cs="Calibri"/>
            <w:lang w:val="it-IT"/>
          </w:rPr>
          <w:t xml:space="preserve"> </w:t>
        </w:r>
        <w:r w:rsidR="005437BB" w:rsidRPr="00922D9A">
          <w:rPr>
            <w:rFonts w:ascii="Calibri" w:hAnsi="Calibri" w:cs="Calibri"/>
            <w:b/>
            <w:bCs/>
            <w:lang w:val="it-IT"/>
          </w:rPr>
          <w:t>C7) Implementazione Database con modello E-R</w:t>
        </w:r>
      </w:ins>
      <w:ins w:id="505" w:author="Martina Nolletti" w:date="2021-02-08T21:43:00Z">
        <w:r w:rsidR="00BF6374">
          <w:rPr>
            <w:rFonts w:ascii="Calibri" w:hAnsi="Calibri" w:cs="Calibri"/>
            <w:b/>
            <w:bCs/>
            <w:lang w:val="it-IT"/>
          </w:rPr>
          <w:t xml:space="preserve">, </w:t>
        </w:r>
        <w:r w:rsidR="00BF6374" w:rsidRPr="00BF6374">
          <w:rPr>
            <w:rFonts w:ascii="Calibri" w:hAnsi="Calibri" w:cs="Calibri"/>
            <w:b/>
            <w:bCs/>
            <w:lang w:val="it-IT"/>
            <w:rPrChange w:id="506" w:author="Martina Nolletti" w:date="2021-02-08T21:43:00Z">
              <w:rPr>
                <w:rFonts w:ascii="Calibri" w:hAnsi="Calibri" w:cs="Calibri"/>
                <w:b/>
                <w:bCs/>
                <w:sz w:val="28"/>
                <w:szCs w:val="28"/>
                <w:lang w:val="it-IT"/>
              </w:rPr>
            </w:rPrChange>
          </w:rPr>
          <w:t>C8) Gestione e implementazione votazione online</w:t>
        </w:r>
      </w:ins>
      <w:r w:rsidRPr="001735AD">
        <w:rPr>
          <w:rFonts w:ascii="Calibri" w:hAnsi="Calibri" w:cs="Calibri"/>
          <w:lang w:val="it-IT"/>
        </w:rPr>
        <w:t>).</w:t>
      </w:r>
    </w:p>
    <w:p w14:paraId="14B9F66A" w14:textId="50B94CF4" w:rsid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D8) Come avviene la votazione online?</w:t>
      </w:r>
    </w:p>
    <w:p w14:paraId="48FE316A" w14:textId="77777777" w:rsidR="002E2D5A" w:rsidRPr="001735AD" w:rsidRDefault="002E2D5A" w:rsidP="001735AD">
      <w:pPr>
        <w:rPr>
          <w:rFonts w:ascii="Calibri" w:hAnsi="Calibri" w:cs="Calibri"/>
          <w:b/>
          <w:bCs/>
          <w:lang w:val="it-IT"/>
        </w:rPr>
      </w:pPr>
    </w:p>
    <w:p w14:paraId="3D2F069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RF6: Cambiamento delle modalità di voto</w:t>
      </w:r>
    </w:p>
    <w:p w14:paraId="501BBC25" w14:textId="1C4F831F" w:rsidR="001735AD" w:rsidRDefault="001735AD" w:rsidP="001735AD">
      <w:pPr>
        <w:rPr>
          <w:ins w:id="507" w:author="Martina Nolletti" w:date="2021-02-08T21:17:00Z"/>
          <w:rFonts w:ascii="Calibri" w:hAnsi="Calibri" w:cs="Calibri"/>
          <w:lang w:val="it-IT" w:eastAsia="en-GB"/>
        </w:rPr>
      </w:pPr>
      <w:r w:rsidRPr="001735AD">
        <w:rPr>
          <w:rFonts w:ascii="Calibri" w:hAnsi="Calibri" w:cs="Calibri"/>
          <w:lang w:val="it-IT" w:eastAsia="en-GB"/>
        </w:rPr>
        <w:t>Il sistema dovrà permettere di cambiare, eventualmente, le modalità di voto, entro e non oltre le 48 ore prima dell’inizio delle votazioni. L’utente che avrà la necessità di effettuare le votazioni da casa (online), dovrà inserire nella sezione “Richiesta votazione online” i documenti/certificati, in modo che la segreteria possa verificare la condizione espressa. Una volta che gli allegati sono stati visionati e accettati, all’utente verrà permesso, il giorno delle votazioni, l’ingresso online all’evento.</w:t>
      </w:r>
    </w:p>
    <w:p w14:paraId="3048E4B6" w14:textId="77777777" w:rsidR="001F201C" w:rsidRPr="001735AD" w:rsidRDefault="001F201C" w:rsidP="001F201C">
      <w:pPr>
        <w:shd w:val="clear" w:color="auto" w:fill="FFFFFF"/>
        <w:rPr>
          <w:ins w:id="508" w:author="Martina Nolletti" w:date="2021-02-08T21:17:00Z"/>
          <w:rFonts w:ascii="Calibri" w:hAnsi="Calibri" w:cs="Calibri"/>
          <w:i/>
          <w:iCs/>
          <w:u w:val="single"/>
          <w:lang w:val="it-IT" w:eastAsia="en-GB"/>
        </w:rPr>
      </w:pPr>
      <w:ins w:id="509" w:author="Martina Nolletti" w:date="2021-02-08T21:17:00Z">
        <w:r w:rsidRPr="001735AD">
          <w:rPr>
            <w:rFonts w:ascii="Calibri" w:hAnsi="Calibri" w:cs="Calibri"/>
            <w:i/>
            <w:iCs/>
            <w:u w:val="single"/>
            <w:lang w:val="it-IT" w:eastAsia="en-GB"/>
          </w:rPr>
          <w:t>Challenge:</w:t>
        </w:r>
      </w:ins>
    </w:p>
    <w:p w14:paraId="3165FA87" w14:textId="402AAF7D" w:rsidR="001F201C" w:rsidRPr="001F201C" w:rsidRDefault="001F201C" w:rsidP="001735AD">
      <w:pPr>
        <w:rPr>
          <w:rFonts w:ascii="Calibri" w:hAnsi="Calibri" w:cs="Calibri"/>
          <w:b/>
          <w:bCs/>
          <w:lang w:val="it-IT"/>
          <w:rPrChange w:id="510" w:author="Martina Nolletti" w:date="2021-02-08T21:17:00Z">
            <w:rPr>
              <w:rFonts w:ascii="Calibri" w:hAnsi="Calibri" w:cs="Calibri"/>
              <w:lang w:val="it-IT" w:eastAsia="en-GB"/>
            </w:rPr>
          </w:rPrChange>
        </w:rPr>
      </w:pPr>
      <w:proofErr w:type="gramStart"/>
      <w:ins w:id="511" w:author="Martina Nolletti" w:date="2021-02-08T21:17:00Z">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r>
          <w:rPr>
            <w:rFonts w:ascii="Calibri" w:hAnsi="Calibri" w:cs="Calibri"/>
            <w:lang w:val="it-IT"/>
          </w:rPr>
          <w:t>una</w:t>
        </w:r>
        <w:r w:rsidRPr="001735AD">
          <w:rPr>
            <w:rFonts w:ascii="Calibri" w:hAnsi="Calibri" w:cs="Calibri"/>
            <w:lang w:val="it-IT"/>
          </w:rPr>
          <w:t xml:space="preserve"> challenge </w:t>
        </w:r>
        <w:r>
          <w:rPr>
            <w:rFonts w:ascii="Calibri" w:hAnsi="Calibri" w:cs="Calibri"/>
            <w:lang w:val="it-IT"/>
          </w:rPr>
          <w:t>(</w:t>
        </w:r>
        <w:r w:rsidRPr="00922D9A">
          <w:rPr>
            <w:rFonts w:ascii="Calibri" w:hAnsi="Calibri" w:cs="Calibri"/>
            <w:b/>
            <w:bCs/>
            <w:lang w:val="it-IT"/>
          </w:rPr>
          <w:t>C7) Implementazione Database con modello E-R</w:t>
        </w:r>
        <w:r w:rsidRPr="00922D9A">
          <w:rPr>
            <w:rFonts w:ascii="Calibri" w:hAnsi="Calibri" w:cs="Calibri"/>
            <w:lang w:val="it-IT"/>
          </w:rPr>
          <w:t>).</w:t>
        </w:r>
      </w:ins>
    </w:p>
    <w:p w14:paraId="530DBE9E" w14:textId="77777777" w:rsidR="001735AD" w:rsidRPr="001735AD" w:rsidRDefault="001735AD" w:rsidP="001735AD">
      <w:pPr>
        <w:rPr>
          <w:rFonts w:ascii="Calibri" w:hAnsi="Calibri" w:cs="Calibri"/>
          <w:b/>
          <w:bCs/>
          <w:lang w:val="it-IT"/>
        </w:rPr>
      </w:pPr>
    </w:p>
    <w:p w14:paraId="515691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RF7: Riconoscimento presso seggio</w:t>
      </w:r>
    </w:p>
    <w:p w14:paraId="012486F3"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prenotazione per l’ingresso al seggio, da parte degli utenti, si potrà accedere ad una lista, stampata dalla segreteria, con i dati forniti dall’utente stesso. Questa lista, il giorno delle votazioni, verrà consegnata agli operatori di seggio.</w:t>
      </w:r>
    </w:p>
    <w:p w14:paraId="7159B619"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lastRenderedPageBreak/>
        <w:t>È stata inserita anche la funzionalità di aver a disposizione, all’interno dell’account dell’operatore, la lista in digitale degli utenti, nella sezione “Lista utenti”.</w:t>
      </w:r>
    </w:p>
    <w:p w14:paraId="19ABC22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Possono, quindi, verificare l’identità dell’utente tramite documento di riconoscimento (carta d’identità, patente, libretto dello studente) e che sia il suo turno.</w:t>
      </w:r>
    </w:p>
    <w:p w14:paraId="6D44859E" w14:textId="77777777" w:rsidR="001735AD" w:rsidRPr="001735AD" w:rsidDel="00C11197" w:rsidRDefault="001735AD" w:rsidP="001735AD">
      <w:pPr>
        <w:rPr>
          <w:del w:id="512" w:author="Martina Nolletti" w:date="2021-02-08T21:59:00Z"/>
          <w:rFonts w:ascii="Calibri" w:hAnsi="Calibri" w:cs="Calibri"/>
          <w:lang w:val="it-IT" w:eastAsia="en-GB"/>
        </w:rPr>
      </w:pPr>
      <w:r w:rsidRPr="001735AD">
        <w:rPr>
          <w:rFonts w:ascii="Calibri" w:hAnsi="Calibri" w:cs="Calibri"/>
          <w:lang w:val="it-IT" w:eastAsia="en-GB"/>
        </w:rPr>
        <w:t>Successivamente, l’utente potrà votare, garantendo la piena segretezza e anonimato della votazione stessa.</w:t>
      </w:r>
    </w:p>
    <w:p w14:paraId="78C6FFB9" w14:textId="77777777" w:rsidR="001735AD" w:rsidRPr="001735AD" w:rsidRDefault="001735AD">
      <w:pPr>
        <w:rPr>
          <w:rFonts w:ascii="Calibri" w:hAnsi="Calibri" w:cs="Calibri"/>
          <w:i/>
          <w:iCs/>
          <w:u w:val="single"/>
          <w:lang w:val="it-IT" w:eastAsia="en-GB"/>
        </w:rPr>
        <w:pPrChange w:id="513" w:author="Martina Nolletti" w:date="2021-02-08T21:59:00Z">
          <w:pPr>
            <w:shd w:val="clear" w:color="auto" w:fill="FFFFFF"/>
          </w:pPr>
        </w:pPrChange>
      </w:pPr>
    </w:p>
    <w:p w14:paraId="054D49D5"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13F1D649" w14:textId="0F7635FB" w:rsidR="00E316E8" w:rsidRDefault="001735AD" w:rsidP="00E316E8">
      <w:pPr>
        <w:rPr>
          <w:rFonts w:ascii="Calibri" w:hAnsi="Calibri" w:cs="Calibri"/>
          <w:lang w:val="it-IT" w:eastAsia="en-GB"/>
        </w:rPr>
      </w:pPr>
      <w:r w:rsidRPr="001735AD">
        <w:rPr>
          <w:rFonts w:ascii="Calibri" w:hAnsi="Calibri" w:cs="Calibri"/>
          <w:lang w:val="it-IT" w:eastAsia="en-GB"/>
        </w:rPr>
        <w:t>Garantire l’autenticità dell’utente al momento della votazione spetta all’operatore di seggio, il quale dovrà verificare l’identità del votante stesso. È stato preso in considerazione il requisito de</w:t>
      </w:r>
      <w:r w:rsidR="00E316E8">
        <w:rPr>
          <w:rFonts w:ascii="Calibri" w:hAnsi="Calibri" w:cs="Calibri"/>
          <w:lang w:val="it-IT" w:eastAsia="en-GB"/>
        </w:rPr>
        <w:t>i</w:t>
      </w:r>
      <w:r w:rsidRPr="001735AD">
        <w:rPr>
          <w:rFonts w:ascii="Calibri" w:hAnsi="Calibri" w:cs="Calibri"/>
          <w:lang w:val="it-IT" w:eastAsia="en-GB"/>
        </w:rPr>
        <w:t xml:space="preserve"> sistem</w:t>
      </w:r>
      <w:r w:rsidR="00E316E8">
        <w:rPr>
          <w:rFonts w:ascii="Calibri" w:hAnsi="Calibri" w:cs="Calibri"/>
          <w:lang w:val="it-IT" w:eastAsia="en-GB"/>
        </w:rPr>
        <w:t>i</w:t>
      </w:r>
      <w:r w:rsidRPr="001735AD">
        <w:rPr>
          <w:rFonts w:ascii="Calibri" w:hAnsi="Calibri" w:cs="Calibri"/>
          <w:lang w:val="it-IT" w:eastAsia="en-GB"/>
        </w:rPr>
        <w:t xml:space="preserve"> </w:t>
      </w:r>
      <w:proofErr w:type="spellStart"/>
      <w:r w:rsidRPr="001735AD">
        <w:rPr>
          <w:rFonts w:ascii="Calibri" w:hAnsi="Calibri" w:cs="Calibri"/>
          <w:lang w:val="it-IT" w:eastAsia="en-GB"/>
        </w:rPr>
        <w:t>WeVote</w:t>
      </w:r>
      <w:proofErr w:type="spellEnd"/>
      <w:r w:rsidR="00E316E8">
        <w:rPr>
          <w:rFonts w:ascii="Calibri" w:hAnsi="Calibri" w:cs="Calibri"/>
          <w:lang w:val="it-IT" w:eastAsia="en-GB"/>
        </w:rPr>
        <w:t xml:space="preserve"> </w:t>
      </w:r>
      <w:proofErr w:type="gramStart"/>
      <w:r w:rsidR="00E316E8">
        <w:rPr>
          <w:rFonts w:ascii="Calibri" w:hAnsi="Calibri" w:cs="Calibri"/>
          <w:lang w:val="it-IT" w:eastAsia="en-GB"/>
        </w:rPr>
        <w:t>e</w:t>
      </w:r>
      <w:proofErr w:type="gramEnd"/>
      <w:r w:rsidR="00E316E8">
        <w:rPr>
          <w:rFonts w:ascii="Calibri" w:hAnsi="Calibri" w:cs="Calibri"/>
          <w:lang w:val="it-IT" w:eastAsia="en-GB"/>
        </w:rPr>
        <w:t xml:space="preserve"> </w:t>
      </w:r>
      <w:proofErr w:type="spellStart"/>
      <w:r w:rsidR="00E316E8">
        <w:rPr>
          <w:rFonts w:ascii="Calibri" w:hAnsi="Calibri" w:cs="Calibri"/>
          <w:lang w:val="it-IT" w:eastAsia="en-GB"/>
        </w:rPr>
        <w:t>Eligo</w:t>
      </w:r>
      <w:proofErr w:type="spellEnd"/>
      <w:r w:rsidRPr="001735AD">
        <w:rPr>
          <w:rFonts w:ascii="Calibri" w:hAnsi="Calibri" w:cs="Calibri"/>
          <w:lang w:val="it-IT" w:eastAsia="en-GB"/>
        </w:rPr>
        <w:t>, dello stato dell’arte sez. A</w:t>
      </w:r>
      <w:r w:rsidR="00E316E8">
        <w:rPr>
          <w:rFonts w:ascii="Calibri" w:hAnsi="Calibri" w:cs="Calibri"/>
          <w:lang w:val="it-IT" w:eastAsia="en-GB"/>
        </w:rPr>
        <w:t xml:space="preserve">: </w:t>
      </w:r>
    </w:p>
    <w:p w14:paraId="011619F8" w14:textId="12F1184A" w:rsidR="001735AD" w:rsidRDefault="001735AD" w:rsidP="001F2591">
      <w:pPr>
        <w:numPr>
          <w:ilvl w:val="0"/>
          <w:numId w:val="38"/>
        </w:numPr>
        <w:rPr>
          <w:rFonts w:ascii="Calibri" w:hAnsi="Calibri" w:cs="Calibri"/>
          <w:lang w:val="it-IT" w:eastAsia="en-GB"/>
        </w:rPr>
      </w:pPr>
      <w:r w:rsidRPr="001735AD">
        <w:rPr>
          <w:rFonts w:ascii="Calibri" w:hAnsi="Calibri" w:cs="Calibri"/>
          <w:b/>
          <w:bCs/>
          <w:lang w:val="it-IT"/>
        </w:rPr>
        <w:t>SOTA</w:t>
      </w:r>
      <w:proofErr w:type="gramStart"/>
      <w:r w:rsidR="00E316E8">
        <w:rPr>
          <w:rFonts w:ascii="Calibri" w:hAnsi="Calibri" w:cs="Calibri"/>
          <w:b/>
          <w:bCs/>
          <w:lang w:val="it-IT"/>
        </w:rPr>
        <w:t>22</w:t>
      </w:r>
      <w:r w:rsidRPr="001735AD">
        <w:rPr>
          <w:rFonts w:ascii="Calibri" w:hAnsi="Calibri" w:cs="Calibri"/>
          <w:b/>
          <w:bCs/>
          <w:lang w:val="it-IT"/>
        </w:rPr>
        <w:t xml:space="preserve"> :</w:t>
      </w:r>
      <w:proofErr w:type="gramEnd"/>
      <w:r w:rsidRPr="001735AD">
        <w:rPr>
          <w:rFonts w:ascii="Calibri" w:hAnsi="Calibri" w:cs="Calibri"/>
          <w:b/>
          <w:bCs/>
          <w:lang w:val="it-IT"/>
        </w:rPr>
        <w:t xml:space="preserve"> Autenticità e unicità</w:t>
      </w:r>
      <w:r w:rsidRPr="001735AD">
        <w:rPr>
          <w:rFonts w:ascii="Calibri" w:hAnsi="Calibri" w:cs="Calibri"/>
          <w:lang w:val="it-IT" w:eastAsia="en-GB"/>
        </w:rPr>
        <w:t>.</w:t>
      </w:r>
    </w:p>
    <w:p w14:paraId="3AB67D5C" w14:textId="77777777" w:rsidR="00E316E8" w:rsidRPr="001735AD" w:rsidRDefault="00E316E8" w:rsidP="00E316E8">
      <w:pPr>
        <w:rPr>
          <w:rFonts w:ascii="Calibri" w:hAnsi="Calibri" w:cs="Calibri"/>
          <w:lang w:val="it-IT"/>
        </w:rPr>
      </w:pPr>
      <w:r w:rsidRPr="001735AD">
        <w:rPr>
          <w:rFonts w:ascii="Calibri" w:hAnsi="Calibri" w:cs="Calibri"/>
          <w:lang w:val="it-IT"/>
        </w:rPr>
        <w:t>Mentre prende come riferimento</w:t>
      </w:r>
      <w:r w:rsidRPr="001735AD">
        <w:rPr>
          <w:rFonts w:ascii="Calibri" w:hAnsi="Calibri" w:cs="Calibri"/>
          <w:b/>
          <w:bCs/>
          <w:lang w:val="it-IT"/>
        </w:rPr>
        <w:t xml:space="preserve"> </w:t>
      </w:r>
      <w:r>
        <w:rPr>
          <w:rFonts w:ascii="Calibri" w:hAnsi="Calibri" w:cs="Calibri"/>
          <w:lang w:val="it-IT"/>
        </w:rPr>
        <w:t>la</w:t>
      </w:r>
      <w:r w:rsidRPr="001735AD">
        <w:rPr>
          <w:rFonts w:ascii="Calibri" w:hAnsi="Calibri" w:cs="Calibri"/>
          <w:lang w:val="it-IT"/>
        </w:rPr>
        <w:t xml:space="preserve"> funzionalità de</w:t>
      </w:r>
      <w:r>
        <w:rPr>
          <w:rFonts w:ascii="Calibri" w:hAnsi="Calibri" w:cs="Calibri"/>
          <w:lang w:val="it-IT"/>
        </w:rPr>
        <w:t xml:space="preserve">i sistemi </w:t>
      </w:r>
      <w:proofErr w:type="spellStart"/>
      <w:r>
        <w:rPr>
          <w:rFonts w:ascii="Calibri" w:hAnsi="Calibri" w:cs="Calibri"/>
          <w:lang w:val="it-IT"/>
        </w:rPr>
        <w:t>WeVote</w:t>
      </w:r>
      <w:proofErr w:type="spellEnd"/>
      <w:r>
        <w:rPr>
          <w:rFonts w:ascii="Calibri" w:hAnsi="Calibri" w:cs="Calibri"/>
          <w:lang w:val="it-IT"/>
        </w:rPr>
        <w:t xml:space="preserve">, </w:t>
      </w:r>
      <w:proofErr w:type="spellStart"/>
      <w:r w:rsidRPr="001735AD">
        <w:rPr>
          <w:rFonts w:ascii="Calibri" w:hAnsi="Calibri" w:cs="Calibri"/>
          <w:lang w:val="it-IT"/>
        </w:rPr>
        <w:t>Eligo</w:t>
      </w:r>
      <w:proofErr w:type="spellEnd"/>
      <w:r w:rsidRPr="001735AD">
        <w:rPr>
          <w:rFonts w:ascii="Calibri" w:hAnsi="Calibri" w:cs="Calibri"/>
          <w:lang w:val="it-IT"/>
        </w:rPr>
        <w:t>,</w:t>
      </w:r>
      <w:r>
        <w:rPr>
          <w:rFonts w:ascii="Calibri" w:hAnsi="Calibri" w:cs="Calibri"/>
          <w:lang w:val="it-IT"/>
        </w:rPr>
        <w:t xml:space="preserve"> </w:t>
      </w:r>
      <w:proofErr w:type="spellStart"/>
      <w:r>
        <w:rPr>
          <w:rFonts w:ascii="Calibri" w:hAnsi="Calibri" w:cs="Calibri"/>
          <w:lang w:val="it-IT"/>
        </w:rPr>
        <w:t>SkyVote</w:t>
      </w:r>
      <w:proofErr w:type="spellEnd"/>
      <w:r>
        <w:rPr>
          <w:rFonts w:ascii="Calibri" w:hAnsi="Calibri" w:cs="Calibri"/>
          <w:lang w:val="it-IT"/>
        </w:rPr>
        <w:t xml:space="preserve">, </w:t>
      </w:r>
      <w:proofErr w:type="spellStart"/>
      <w:r>
        <w:rPr>
          <w:rFonts w:ascii="Calibri" w:hAnsi="Calibri" w:cs="Calibri"/>
          <w:lang w:val="it-IT"/>
        </w:rPr>
        <w:t>NemoVote</w:t>
      </w:r>
      <w:proofErr w:type="spellEnd"/>
      <w:r>
        <w:rPr>
          <w:rFonts w:ascii="Calibri" w:hAnsi="Calibri" w:cs="Calibri"/>
          <w:lang w:val="it-IT"/>
        </w:rPr>
        <w:t xml:space="preserve"> e U-Vote </w:t>
      </w:r>
      <w:proofErr w:type="spellStart"/>
      <w:r>
        <w:rPr>
          <w:rFonts w:ascii="Calibri" w:hAnsi="Calibri" w:cs="Calibri"/>
          <w:lang w:val="it-IT"/>
        </w:rPr>
        <w:t>Cineca</w:t>
      </w:r>
      <w:proofErr w:type="spellEnd"/>
      <w:r>
        <w:rPr>
          <w:rFonts w:ascii="Calibri" w:hAnsi="Calibri" w:cs="Calibri"/>
          <w:lang w:val="it-IT"/>
        </w:rPr>
        <w:t>,</w:t>
      </w:r>
      <w:r w:rsidRPr="001735AD">
        <w:rPr>
          <w:rFonts w:ascii="Calibri" w:hAnsi="Calibri" w:cs="Calibri"/>
          <w:lang w:val="it-IT"/>
        </w:rPr>
        <w:t xml:space="preserve"> relativ</w:t>
      </w:r>
      <w:r>
        <w:rPr>
          <w:rFonts w:ascii="Calibri" w:hAnsi="Calibri" w:cs="Calibri"/>
          <w:lang w:val="it-IT"/>
        </w:rPr>
        <w:t>a</w:t>
      </w:r>
      <w:r w:rsidRPr="001735AD">
        <w:rPr>
          <w:rFonts w:ascii="Calibri" w:hAnsi="Calibri" w:cs="Calibri"/>
          <w:lang w:val="it-IT"/>
        </w:rPr>
        <w:t xml:space="preserve"> allo stato dell’arte sez. A (SOTA):</w:t>
      </w:r>
    </w:p>
    <w:p w14:paraId="05F41063" w14:textId="6AAFD79F" w:rsidR="00E316E8" w:rsidRPr="001735AD" w:rsidDel="00C11197" w:rsidRDefault="00E316E8" w:rsidP="00E316E8">
      <w:pPr>
        <w:numPr>
          <w:ilvl w:val="0"/>
          <w:numId w:val="38"/>
        </w:numPr>
        <w:rPr>
          <w:del w:id="514" w:author="Martina Nolletti" w:date="2021-02-08T21:59:00Z"/>
          <w:rFonts w:ascii="Calibri" w:hAnsi="Calibri" w:cs="Calibri"/>
          <w:b/>
          <w:bCs/>
          <w:lang w:val="it-IT"/>
        </w:rPr>
      </w:pPr>
      <w:r w:rsidRPr="001735AD">
        <w:rPr>
          <w:rFonts w:ascii="Calibri" w:hAnsi="Calibri" w:cs="Calibri"/>
          <w:b/>
          <w:bCs/>
          <w:lang w:val="it-IT"/>
        </w:rPr>
        <w:t>SOTA</w:t>
      </w:r>
      <w:proofErr w:type="gramStart"/>
      <w:r>
        <w:rPr>
          <w:rFonts w:ascii="Calibri" w:hAnsi="Calibri" w:cs="Calibri"/>
          <w:b/>
          <w:bCs/>
          <w:lang w:val="it-IT"/>
        </w:rPr>
        <w:t>23</w:t>
      </w:r>
      <w:r w:rsidRPr="001735AD">
        <w:rPr>
          <w:rFonts w:ascii="Calibri" w:hAnsi="Calibri" w:cs="Calibri"/>
          <w:b/>
          <w:bCs/>
          <w:lang w:val="it-IT"/>
        </w:rPr>
        <w:t xml:space="preserve"> :</w:t>
      </w:r>
      <w:proofErr w:type="gramEnd"/>
      <w:r w:rsidRPr="001735AD">
        <w:rPr>
          <w:rFonts w:ascii="Calibri" w:hAnsi="Calibri" w:cs="Calibri"/>
          <w:b/>
          <w:bCs/>
          <w:lang w:val="it-IT"/>
        </w:rPr>
        <w:t xml:space="preserve"> Affidabilità e anonimato</w:t>
      </w:r>
      <w:r>
        <w:rPr>
          <w:rFonts w:ascii="Calibri" w:hAnsi="Calibri" w:cs="Calibri"/>
          <w:b/>
          <w:bCs/>
          <w:lang w:val="it-IT"/>
        </w:rPr>
        <w:t xml:space="preserve"> (Segretezza)</w:t>
      </w:r>
      <w:r w:rsidR="002E2D5A">
        <w:rPr>
          <w:rFonts w:ascii="Calibri" w:hAnsi="Calibri" w:cs="Calibri"/>
          <w:b/>
          <w:bCs/>
          <w:lang w:val="it-IT"/>
        </w:rPr>
        <w:t>.</w:t>
      </w:r>
    </w:p>
    <w:p w14:paraId="1D46A862" w14:textId="77777777" w:rsidR="00E316E8" w:rsidRPr="00C11197" w:rsidRDefault="00E316E8">
      <w:pPr>
        <w:numPr>
          <w:ilvl w:val="0"/>
          <w:numId w:val="38"/>
        </w:numPr>
        <w:rPr>
          <w:rFonts w:ascii="Calibri" w:hAnsi="Calibri" w:cs="Calibri"/>
          <w:lang w:val="it-IT" w:eastAsia="en-GB"/>
        </w:rPr>
        <w:pPrChange w:id="515" w:author="Martina Nolletti" w:date="2021-02-08T21:59:00Z">
          <w:pPr/>
        </w:pPrChange>
      </w:pPr>
    </w:p>
    <w:p w14:paraId="47EEEB4D" w14:textId="0B8D6742" w:rsidR="001735AD" w:rsidRPr="001735AD" w:rsidRDefault="001735AD" w:rsidP="001F2591">
      <w:pPr>
        <w:shd w:val="clear" w:color="auto" w:fill="FFFFFF"/>
        <w:tabs>
          <w:tab w:val="left" w:pos="1665"/>
        </w:tabs>
        <w:rPr>
          <w:rFonts w:ascii="Calibri" w:hAnsi="Calibri" w:cs="Calibri"/>
          <w:i/>
          <w:iCs/>
          <w:u w:val="single"/>
          <w:lang w:val="it-IT" w:eastAsia="en-GB"/>
        </w:rPr>
      </w:pPr>
      <w:r w:rsidRPr="001735AD">
        <w:rPr>
          <w:rFonts w:ascii="Calibri" w:hAnsi="Calibri" w:cs="Calibri"/>
          <w:i/>
          <w:iCs/>
          <w:u w:val="single"/>
          <w:lang w:val="it-IT" w:eastAsia="en-GB"/>
        </w:rPr>
        <w:t>Challenge:</w:t>
      </w:r>
    </w:p>
    <w:p w14:paraId="33C5C942" w14:textId="17209869" w:rsidR="001735AD" w:rsidDel="008F2862" w:rsidRDefault="00711CE0" w:rsidP="001735AD">
      <w:pPr>
        <w:rPr>
          <w:del w:id="516" w:author="Martina Nolletti" w:date="2021-02-08T21:18:00Z"/>
          <w:rFonts w:ascii="Calibri" w:hAnsi="Calibri" w:cs="Calibri"/>
          <w:lang w:val="it-IT"/>
        </w:rPr>
      </w:pPr>
      <w:r w:rsidRPr="001735AD">
        <w:rPr>
          <w:rFonts w:ascii="Calibri" w:hAnsi="Calibri" w:cs="Calibri"/>
          <w:lang w:val="it-IT" w:eastAsia="en-GB"/>
        </w:rPr>
        <w:t>È</w:t>
      </w:r>
      <w:r w:rsidR="001735AD" w:rsidRPr="001735AD">
        <w:rPr>
          <w:rFonts w:ascii="Calibri" w:hAnsi="Calibri" w:cs="Calibri"/>
          <w:lang w:val="it-IT" w:eastAsia="en-GB"/>
        </w:rPr>
        <w:t xml:space="preserve"> importante garantire la piena segretezza delle votazioni in presenza all’inte</w:t>
      </w:r>
      <w:r w:rsidR="009E30BD">
        <w:rPr>
          <w:rFonts w:ascii="Calibri" w:hAnsi="Calibri" w:cs="Calibri"/>
          <w:lang w:val="it-IT" w:eastAsia="en-GB"/>
        </w:rPr>
        <w:t>rn</w:t>
      </w:r>
      <w:r w:rsidR="001735AD" w:rsidRPr="001735AD">
        <w:rPr>
          <w:rFonts w:ascii="Calibri" w:hAnsi="Calibri" w:cs="Calibri"/>
          <w:lang w:val="it-IT" w:eastAsia="en-GB"/>
        </w:rPr>
        <w:t>o d</w:t>
      </w:r>
      <w:r w:rsidR="009E30BD">
        <w:rPr>
          <w:rFonts w:ascii="Calibri" w:hAnsi="Calibri" w:cs="Calibri"/>
          <w:lang w:val="it-IT" w:eastAsia="en-GB"/>
        </w:rPr>
        <w:t>el</w:t>
      </w:r>
      <w:r w:rsidR="001735AD" w:rsidRPr="001735AD">
        <w:rPr>
          <w:rFonts w:ascii="Calibri" w:hAnsi="Calibri" w:cs="Calibri"/>
          <w:lang w:val="it-IT" w:eastAsia="en-GB"/>
        </w:rPr>
        <w:t xml:space="preserve">la cabina di voto: non sarà possibile risalire all’utente una volta espresso il voto. </w:t>
      </w:r>
      <w:r w:rsidR="001735AD" w:rsidRPr="001735AD">
        <w:rPr>
          <w:rFonts w:ascii="Calibri" w:hAnsi="Calibri" w:cs="Calibri"/>
          <w:lang w:val="it-IT"/>
        </w:rPr>
        <w:t>Questo requisito ha dato luogo ad una challenge (</w:t>
      </w:r>
      <w:r w:rsidR="001735AD" w:rsidRPr="001735AD">
        <w:rPr>
          <w:rFonts w:ascii="Calibri" w:hAnsi="Calibri" w:cs="Calibri"/>
          <w:b/>
          <w:bCs/>
          <w:lang w:val="it-IT"/>
        </w:rPr>
        <w:t>C5) Segretezza della votazione in presenza</w:t>
      </w:r>
      <w:r w:rsidR="001735AD" w:rsidRPr="001735AD">
        <w:rPr>
          <w:rFonts w:ascii="Calibri" w:hAnsi="Calibri" w:cs="Calibri"/>
          <w:lang w:val="it-IT"/>
        </w:rPr>
        <w:t>).</w:t>
      </w:r>
      <w:ins w:id="517" w:author="Martina Nolletti" w:date="2021-02-08T21:18:00Z">
        <w:r w:rsidR="001F201C">
          <w:rPr>
            <w:rFonts w:ascii="Calibri" w:hAnsi="Calibri" w:cs="Calibri"/>
            <w:lang w:val="it-IT"/>
          </w:rPr>
          <w:t xml:space="preserve"> </w:t>
        </w:r>
      </w:ins>
    </w:p>
    <w:p w14:paraId="5883C477" w14:textId="5214FEA4" w:rsidR="008F2862" w:rsidRDefault="008F2862" w:rsidP="001F201C">
      <w:pPr>
        <w:shd w:val="clear" w:color="auto" w:fill="FFFFFF"/>
        <w:rPr>
          <w:ins w:id="518" w:author="Martina Nolletti" w:date="2021-02-08T21:20:00Z"/>
          <w:rFonts w:ascii="Calibri" w:hAnsi="Calibri" w:cs="Calibri"/>
          <w:lang w:val="it-IT"/>
        </w:rPr>
      </w:pPr>
    </w:p>
    <w:p w14:paraId="45C6B794" w14:textId="77777777" w:rsidR="001735AD" w:rsidRPr="001735AD" w:rsidRDefault="001735AD" w:rsidP="001735AD">
      <w:pPr>
        <w:rPr>
          <w:rFonts w:ascii="Calibri" w:hAnsi="Calibri" w:cs="Calibri"/>
          <w:b/>
          <w:bCs/>
          <w:lang w:val="it-IT"/>
        </w:rPr>
      </w:pPr>
    </w:p>
    <w:p w14:paraId="737D70F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RF8: Conteggio automatico voti cartacei dati in presenza</w:t>
      </w:r>
    </w:p>
    <w:p w14:paraId="2E64C46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chiusi i seggi, si procederà allo spoglio. Per velocizzare questa pratica si è pensato di adottare uno scanner che riconosca le schede nulle da quelle bianche, quelle a favore e quelle contro. Per essere scrupolosi, si lascia la piena libertà, agli operatori di seggio, di poter controllare anche loro stessi tutte le schede.</w:t>
      </w:r>
    </w:p>
    <w:p w14:paraId="2A952235" w14:textId="04B61ECB" w:rsidR="009E30BD" w:rsidRPr="001735AD" w:rsidRDefault="001735AD" w:rsidP="003A3265">
      <w:pPr>
        <w:rPr>
          <w:rFonts w:ascii="Calibri" w:hAnsi="Calibri" w:cs="Calibri"/>
          <w:i/>
          <w:iCs/>
          <w:u w:val="single"/>
          <w:lang w:val="it-IT" w:eastAsia="en-GB"/>
        </w:rPr>
      </w:pPr>
      <w:proofErr w:type="gramStart"/>
      <w:r w:rsidRPr="001735AD">
        <w:rPr>
          <w:rFonts w:ascii="Calibri" w:hAnsi="Calibri" w:cs="Calibri"/>
          <w:lang w:val="it-IT" w:eastAsia="en-GB"/>
        </w:rPr>
        <w:t>Infine</w:t>
      </w:r>
      <w:proofErr w:type="gramEnd"/>
      <w:r w:rsidRPr="001735AD">
        <w:rPr>
          <w:rFonts w:ascii="Calibri" w:hAnsi="Calibri" w:cs="Calibri"/>
          <w:lang w:val="it-IT" w:eastAsia="en-GB"/>
        </w:rPr>
        <w:t xml:space="preserve"> gli operatori potranno riportare il numero di voti sul sistema (escludendo le schede nulle, ma riportando solamente i voti a favore, i contro e le schede bianche) che andranno a sommarsi ai voti effettuati online.</w:t>
      </w:r>
    </w:p>
    <w:p w14:paraId="6AD90291"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Requisiti presi in considerazione:</w:t>
      </w:r>
    </w:p>
    <w:p w14:paraId="5614ED32" w14:textId="77777777" w:rsidR="002E2D5A" w:rsidRDefault="001735AD" w:rsidP="001735AD">
      <w:pPr>
        <w:rPr>
          <w:rFonts w:ascii="Calibri" w:hAnsi="Calibri" w:cs="Calibri"/>
          <w:lang w:val="it-IT"/>
        </w:rPr>
      </w:pPr>
      <w:r w:rsidRPr="001735AD">
        <w:rPr>
          <w:rFonts w:ascii="Calibri" w:hAnsi="Calibri" w:cs="Calibri"/>
          <w:lang w:val="it-IT" w:eastAsia="en-GB"/>
        </w:rPr>
        <w:t xml:space="preserve">Questo servizio è stato ispirato dal requisito del sistema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dello stato dell’arte sez. A</w:t>
      </w:r>
      <w:r w:rsidR="002E2D5A">
        <w:rPr>
          <w:rFonts w:ascii="Calibri" w:hAnsi="Calibri" w:cs="Calibri"/>
          <w:lang w:val="it-IT"/>
        </w:rPr>
        <w:t>:</w:t>
      </w:r>
    </w:p>
    <w:p w14:paraId="2244576F" w14:textId="24298233" w:rsidR="001735AD" w:rsidRPr="001735AD" w:rsidRDefault="001735AD" w:rsidP="001F2591">
      <w:pPr>
        <w:numPr>
          <w:ilvl w:val="0"/>
          <w:numId w:val="38"/>
        </w:numPr>
        <w:rPr>
          <w:rFonts w:ascii="Calibri" w:hAnsi="Calibri" w:cs="Calibri"/>
          <w:lang w:val="it-IT"/>
        </w:rPr>
      </w:pPr>
      <w:r w:rsidRPr="001735AD">
        <w:rPr>
          <w:rFonts w:ascii="Calibri" w:hAnsi="Calibri" w:cs="Calibri"/>
          <w:b/>
          <w:bCs/>
          <w:lang w:val="it-IT"/>
        </w:rPr>
        <w:t>SOTA</w:t>
      </w:r>
      <w:proofErr w:type="gramStart"/>
      <w:r w:rsidR="00740321">
        <w:rPr>
          <w:rFonts w:ascii="Calibri" w:hAnsi="Calibri" w:cs="Calibri"/>
          <w:b/>
          <w:bCs/>
          <w:lang w:val="it-IT"/>
        </w:rPr>
        <w:t>4</w:t>
      </w:r>
      <w:r w:rsidRPr="001735AD">
        <w:rPr>
          <w:rFonts w:ascii="Calibri" w:hAnsi="Calibri" w:cs="Calibri"/>
          <w:b/>
          <w:bCs/>
          <w:lang w:val="it-IT"/>
        </w:rPr>
        <w:t xml:space="preserve"> :</w:t>
      </w:r>
      <w:proofErr w:type="gramEnd"/>
      <w:r w:rsidRPr="001735AD">
        <w:rPr>
          <w:rFonts w:ascii="Calibri" w:hAnsi="Calibri" w:cs="Calibri"/>
          <w:b/>
          <w:bCs/>
          <w:lang w:val="it-IT"/>
        </w:rPr>
        <w:t xml:space="preserve"> Velocità di conteggio</w:t>
      </w:r>
      <w:r w:rsidRPr="001735AD">
        <w:rPr>
          <w:rFonts w:ascii="Calibri" w:hAnsi="Calibri" w:cs="Calibri"/>
          <w:lang w:val="it-IT"/>
        </w:rPr>
        <w:t>.</w:t>
      </w:r>
    </w:p>
    <w:p w14:paraId="32DB0063"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16AA9F3F" w14:textId="419D1685" w:rsidR="001735AD" w:rsidRPr="001F201C" w:rsidRDefault="001735AD">
      <w:pPr>
        <w:shd w:val="clear" w:color="auto" w:fill="FFFFFF"/>
        <w:rPr>
          <w:rFonts w:ascii="Calibri" w:hAnsi="Calibri" w:cs="Calibri"/>
          <w:b/>
          <w:bCs/>
          <w:lang w:val="it-IT"/>
          <w:rPrChange w:id="519" w:author="Martina Nolletti" w:date="2021-02-08T21:18:00Z">
            <w:rPr>
              <w:rFonts w:ascii="Calibri" w:hAnsi="Calibri" w:cs="Calibri"/>
              <w:b/>
              <w:bCs/>
              <w:sz w:val="28"/>
              <w:szCs w:val="28"/>
              <w:lang w:val="it-IT"/>
            </w:rPr>
          </w:rPrChange>
        </w:rPr>
        <w:pPrChange w:id="520" w:author="Martina Nolletti" w:date="2021-02-08T21:18:00Z">
          <w:pPr/>
        </w:pPrChange>
      </w:pPr>
      <w:proofErr w:type="gramStart"/>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del w:id="521" w:author="Martina Nolletti" w:date="2021-02-08T21:18:00Z">
        <w:r w:rsidRPr="001735AD" w:rsidDel="001F201C">
          <w:rPr>
            <w:rFonts w:ascii="Calibri" w:hAnsi="Calibri" w:cs="Calibri"/>
            <w:lang w:val="it-IT"/>
          </w:rPr>
          <w:delText xml:space="preserve">una </w:delText>
        </w:r>
      </w:del>
      <w:ins w:id="522" w:author="Martina Nolletti" w:date="2021-02-08T21:18:00Z">
        <w:r w:rsidR="001F201C">
          <w:rPr>
            <w:rFonts w:ascii="Calibri" w:hAnsi="Calibri" w:cs="Calibri"/>
            <w:lang w:val="it-IT"/>
          </w:rPr>
          <w:t>alcune</w:t>
        </w:r>
        <w:r w:rsidR="001F201C" w:rsidRPr="001735AD">
          <w:rPr>
            <w:rFonts w:ascii="Calibri" w:hAnsi="Calibri" w:cs="Calibri"/>
            <w:lang w:val="it-IT"/>
          </w:rPr>
          <w:t xml:space="preserve"> </w:t>
        </w:r>
      </w:ins>
      <w:r w:rsidRPr="001735AD">
        <w:rPr>
          <w:rFonts w:ascii="Calibri" w:hAnsi="Calibri" w:cs="Calibri"/>
          <w:lang w:val="it-IT"/>
        </w:rPr>
        <w:t>challenge (</w:t>
      </w:r>
      <w:r w:rsidRPr="001735AD">
        <w:rPr>
          <w:rFonts w:ascii="Calibri" w:hAnsi="Calibri" w:cs="Calibri"/>
          <w:b/>
          <w:bCs/>
          <w:lang w:val="it-IT"/>
        </w:rPr>
        <w:t>C1) Memorizzazione dei dati all’interno del Database</w:t>
      </w:r>
      <w:ins w:id="523" w:author="Martina Nolletti" w:date="2021-02-08T21:18:00Z">
        <w:r w:rsidR="001F201C">
          <w:rPr>
            <w:rFonts w:ascii="Calibri" w:hAnsi="Calibri" w:cs="Calibri"/>
            <w:b/>
            <w:bCs/>
            <w:lang w:val="it-IT"/>
          </w:rPr>
          <w:t xml:space="preserve"> </w:t>
        </w:r>
        <w:r w:rsidR="001F201C">
          <w:rPr>
            <w:rFonts w:ascii="Calibri" w:hAnsi="Calibri" w:cs="Calibri"/>
            <w:lang w:val="it-IT" w:eastAsia="en-GB"/>
          </w:rPr>
          <w:t xml:space="preserve">e </w:t>
        </w:r>
        <w:r w:rsidR="001F201C" w:rsidRPr="00922D9A">
          <w:rPr>
            <w:rFonts w:ascii="Calibri" w:hAnsi="Calibri" w:cs="Calibri"/>
            <w:b/>
            <w:bCs/>
            <w:lang w:val="it-IT"/>
          </w:rPr>
          <w:t>C7) Implementazione Database con modello E-R</w:t>
        </w:r>
      </w:ins>
      <w:r w:rsidRPr="001735AD">
        <w:rPr>
          <w:rFonts w:ascii="Calibri" w:hAnsi="Calibri" w:cs="Calibri"/>
          <w:lang w:val="it-IT"/>
        </w:rPr>
        <w:t xml:space="preserve">) 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sidRPr="001F2591">
        <w:rPr>
          <w:rFonts w:ascii="Calibri" w:hAnsi="Calibri" w:cs="Calibri"/>
          <w:lang w:val="it-IT"/>
        </w:rPr>
        <w:t>)</w:t>
      </w:r>
      <w:r w:rsidRPr="00711CE0">
        <w:rPr>
          <w:rFonts w:ascii="Calibri" w:hAnsi="Calibri" w:cs="Calibri"/>
          <w:lang w:val="it-IT"/>
        </w:rPr>
        <w:t>.</w:t>
      </w:r>
    </w:p>
    <w:p w14:paraId="2AAC0017"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D9) Perché viene utilizzato lo scanner?</w:t>
      </w:r>
    </w:p>
    <w:p w14:paraId="56C45DD0" w14:textId="77777777" w:rsidR="001735AD" w:rsidRPr="001735AD" w:rsidRDefault="001735AD" w:rsidP="001735AD">
      <w:pPr>
        <w:rPr>
          <w:rFonts w:ascii="Calibri" w:hAnsi="Calibri" w:cs="Calibri"/>
          <w:b/>
          <w:bCs/>
          <w:lang w:val="it-IT"/>
        </w:rPr>
      </w:pPr>
    </w:p>
    <w:p w14:paraId="464FCB54"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RF9: Report votazioni e statistiche orari più affollati</w:t>
      </w:r>
    </w:p>
    <w:p w14:paraId="7E383C64"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Al termine delle elezioni si genererà automaticamente, attraverso l’uso dello scanner per le votazioni in presenza e attraverso una funzionalità inserita all’interno del sistema per le votazioni online, un report delle votazioni con i risultati. Si potrà anche avere un file relativo </w:t>
      </w:r>
      <w:r w:rsidRPr="001735AD">
        <w:rPr>
          <w:rFonts w:ascii="Calibri" w:hAnsi="Calibri" w:cs="Calibri"/>
          <w:lang w:val="it-IT" w:eastAsia="en-GB"/>
        </w:rPr>
        <w:t xml:space="preserve">all’indice di voto delle fasce orarie più affollate. </w:t>
      </w:r>
    </w:p>
    <w:p w14:paraId="4E71B13A" w14:textId="77777777" w:rsidR="001735AD" w:rsidRPr="001735AD" w:rsidDel="00C11197" w:rsidRDefault="001735AD" w:rsidP="001735AD">
      <w:pPr>
        <w:rPr>
          <w:del w:id="524" w:author="Martina Nolletti" w:date="2021-02-08T21:59:00Z"/>
          <w:rFonts w:ascii="Calibri" w:hAnsi="Calibri" w:cs="Calibri"/>
          <w:lang w:val="it-IT" w:eastAsia="en-GB"/>
        </w:rPr>
      </w:pPr>
      <w:r w:rsidRPr="001735AD">
        <w:rPr>
          <w:rFonts w:ascii="Calibri" w:hAnsi="Calibri" w:cs="Calibri"/>
          <w:lang w:val="it-IT" w:eastAsia="en-GB"/>
        </w:rPr>
        <w:lastRenderedPageBreak/>
        <w:t>Questa funzione potrà anche essere svolta dalla segreteria, creando i rispettivi file che verranno successivamente inseriti all’interno della dashboard.</w:t>
      </w:r>
    </w:p>
    <w:p w14:paraId="7AA8E34C" w14:textId="77777777" w:rsidR="001735AD" w:rsidRPr="001735AD" w:rsidRDefault="001735AD">
      <w:pPr>
        <w:rPr>
          <w:rFonts w:ascii="Calibri" w:hAnsi="Calibri" w:cs="Calibri"/>
          <w:i/>
          <w:iCs/>
          <w:u w:val="single"/>
          <w:lang w:val="it-IT" w:eastAsia="en-GB"/>
        </w:rPr>
        <w:pPrChange w:id="525" w:author="Martina Nolletti" w:date="2021-02-08T21:59:00Z">
          <w:pPr>
            <w:shd w:val="clear" w:color="auto" w:fill="FFFFFF"/>
          </w:pPr>
        </w:pPrChange>
      </w:pPr>
    </w:p>
    <w:p w14:paraId="3C24C3A9" w14:textId="77777777" w:rsidR="001735AD" w:rsidRPr="001735AD" w:rsidRDefault="001735AD" w:rsidP="001735AD">
      <w:pPr>
        <w:shd w:val="clear" w:color="auto" w:fill="FFFFFF"/>
        <w:rPr>
          <w:rFonts w:ascii="Calibri" w:hAnsi="Calibri" w:cs="Calibri"/>
          <w:i/>
          <w:iCs/>
          <w:u w:val="single"/>
          <w:lang w:val="it-IT" w:eastAsia="en-GB"/>
        </w:rPr>
      </w:pPr>
      <w:r w:rsidRPr="001735AD">
        <w:rPr>
          <w:rFonts w:ascii="Calibri" w:hAnsi="Calibri" w:cs="Calibri"/>
          <w:i/>
          <w:iCs/>
          <w:u w:val="single"/>
          <w:lang w:val="it-IT" w:eastAsia="en-GB"/>
        </w:rPr>
        <w:t>Challenge:</w:t>
      </w:r>
    </w:p>
    <w:p w14:paraId="6972F758" w14:textId="7766289F" w:rsidR="001735AD" w:rsidRPr="001735AD" w:rsidRDefault="001735AD" w:rsidP="001735AD">
      <w:pPr>
        <w:rPr>
          <w:rFonts w:ascii="Calibri" w:hAnsi="Calibri" w:cs="Calibri"/>
          <w:b/>
          <w:bCs/>
          <w:sz w:val="28"/>
          <w:szCs w:val="28"/>
          <w:lang w:val="it-IT"/>
        </w:rPr>
      </w:pPr>
      <w:proofErr w:type="gramStart"/>
      <w:r w:rsidRPr="001735AD">
        <w:rPr>
          <w:rFonts w:ascii="Calibri" w:hAnsi="Calibri" w:cs="Calibri"/>
          <w:lang w:val="it-IT"/>
        </w:rPr>
        <w:t>Inoltre</w:t>
      </w:r>
      <w:proofErr w:type="gramEnd"/>
      <w:r w:rsidRPr="001735AD">
        <w:rPr>
          <w:rFonts w:ascii="Calibri" w:hAnsi="Calibri" w:cs="Calibri"/>
          <w:lang w:val="it-IT"/>
        </w:rPr>
        <w:t xml:space="preserve"> questo servizio ha dato luogo ad </w:t>
      </w:r>
      <w:ins w:id="526" w:author="Martina Nolletti" w:date="2021-02-08T21:19:00Z">
        <w:r w:rsidR="001F201C">
          <w:rPr>
            <w:rFonts w:ascii="Calibri" w:hAnsi="Calibri" w:cs="Calibri"/>
            <w:lang w:val="it-IT"/>
          </w:rPr>
          <w:t>alcune</w:t>
        </w:r>
        <w:r w:rsidR="001F201C" w:rsidRPr="001735AD">
          <w:rPr>
            <w:rFonts w:ascii="Calibri" w:hAnsi="Calibri" w:cs="Calibri"/>
            <w:lang w:val="it-IT"/>
          </w:rPr>
          <w:t xml:space="preserve"> challenge (</w:t>
        </w:r>
        <w:r w:rsidR="001F201C" w:rsidRPr="001735AD">
          <w:rPr>
            <w:rFonts w:ascii="Calibri" w:hAnsi="Calibri" w:cs="Calibri"/>
            <w:b/>
            <w:bCs/>
            <w:lang w:val="it-IT"/>
          </w:rPr>
          <w:t>C1) Memorizzazione dei dati all’interno del Database</w:t>
        </w:r>
        <w:r w:rsidR="001F201C">
          <w:rPr>
            <w:rFonts w:ascii="Calibri" w:hAnsi="Calibri" w:cs="Calibri"/>
            <w:b/>
            <w:bCs/>
            <w:lang w:val="it-IT"/>
          </w:rPr>
          <w:t xml:space="preserve"> </w:t>
        </w:r>
        <w:r w:rsidR="001F201C">
          <w:rPr>
            <w:rFonts w:ascii="Calibri" w:hAnsi="Calibri" w:cs="Calibri"/>
            <w:lang w:val="it-IT" w:eastAsia="en-GB"/>
          </w:rPr>
          <w:t xml:space="preserve">e </w:t>
        </w:r>
        <w:r w:rsidR="001F201C" w:rsidRPr="00922D9A">
          <w:rPr>
            <w:rFonts w:ascii="Calibri" w:hAnsi="Calibri" w:cs="Calibri"/>
            <w:b/>
            <w:bCs/>
            <w:lang w:val="it-IT"/>
          </w:rPr>
          <w:t>C7) Implementazione Database con modello E-R</w:t>
        </w:r>
        <w:r w:rsidR="001F201C" w:rsidRPr="001735AD">
          <w:rPr>
            <w:rFonts w:ascii="Calibri" w:hAnsi="Calibri" w:cs="Calibri"/>
            <w:lang w:val="it-IT"/>
          </w:rPr>
          <w:t xml:space="preserve">) </w:t>
        </w:r>
      </w:ins>
      <w:del w:id="527" w:author="Martina Nolletti" w:date="2021-02-08T21:19:00Z">
        <w:r w:rsidRPr="001735AD" w:rsidDel="001F201C">
          <w:rPr>
            <w:rFonts w:ascii="Calibri" w:hAnsi="Calibri" w:cs="Calibri"/>
            <w:lang w:val="it-IT"/>
          </w:rPr>
          <w:delText>una challenge (</w:delText>
        </w:r>
        <w:r w:rsidRPr="001735AD" w:rsidDel="001F201C">
          <w:rPr>
            <w:rFonts w:ascii="Calibri" w:hAnsi="Calibri" w:cs="Calibri"/>
            <w:b/>
            <w:bCs/>
            <w:lang w:val="it-IT"/>
          </w:rPr>
          <w:delText>C1) Memorizzazione dei dati all’interno del Database</w:delText>
        </w:r>
        <w:r w:rsidRPr="001735AD" w:rsidDel="001F201C">
          <w:rPr>
            <w:rFonts w:ascii="Calibri" w:hAnsi="Calibri" w:cs="Calibri"/>
            <w:lang w:val="it-IT"/>
          </w:rPr>
          <w:delText xml:space="preserve">) </w:delText>
        </w:r>
      </w:del>
      <w:r w:rsidRPr="001735AD">
        <w:rPr>
          <w:rFonts w:ascii="Calibri" w:hAnsi="Calibri" w:cs="Calibri"/>
          <w:lang w:val="it-IT"/>
        </w:rPr>
        <w:t xml:space="preserve">e di conseguenza alla challenge </w:t>
      </w:r>
      <w:r w:rsidR="002E2D5A">
        <w:rPr>
          <w:rFonts w:ascii="Calibri" w:hAnsi="Calibri" w:cs="Calibri"/>
          <w:lang w:val="it-IT"/>
        </w:rPr>
        <w:t>(</w:t>
      </w:r>
      <w:r w:rsidRPr="001735AD">
        <w:rPr>
          <w:rFonts w:ascii="Calibri" w:hAnsi="Calibri" w:cs="Calibri"/>
          <w:b/>
          <w:bCs/>
          <w:lang w:val="it-IT"/>
        </w:rPr>
        <w:t>C2) Sovraccarico del database</w:t>
      </w:r>
      <w:r w:rsidR="002E2D5A">
        <w:rPr>
          <w:rFonts w:ascii="Calibri" w:hAnsi="Calibri" w:cs="Calibri"/>
          <w:lang w:val="it-IT"/>
        </w:rPr>
        <w:t>)</w:t>
      </w:r>
      <w:r w:rsidRPr="001735AD">
        <w:rPr>
          <w:rFonts w:ascii="Calibri" w:hAnsi="Calibri" w:cs="Calibri"/>
          <w:lang w:val="it-IT"/>
        </w:rPr>
        <w:t>.</w:t>
      </w:r>
    </w:p>
    <w:p w14:paraId="7A87D9B6" w14:textId="77777777" w:rsidR="001735AD" w:rsidRPr="001735AD" w:rsidRDefault="001735AD" w:rsidP="001735AD">
      <w:pPr>
        <w:rPr>
          <w:rFonts w:ascii="Calibri" w:hAnsi="Calibri" w:cs="Calibri"/>
          <w:b/>
          <w:bCs/>
          <w:lang w:val="it-IT"/>
        </w:rPr>
      </w:pPr>
      <w:r w:rsidRPr="001735AD">
        <w:rPr>
          <w:rFonts w:ascii="Calibri" w:hAnsi="Calibri" w:cs="Calibri"/>
          <w:i/>
          <w:iCs/>
          <w:u w:val="single"/>
          <w:lang w:val="it-IT"/>
        </w:rPr>
        <w:t xml:space="preserve">Design </w:t>
      </w:r>
      <w:proofErr w:type="spellStart"/>
      <w:r w:rsidRPr="001735AD">
        <w:rPr>
          <w:rFonts w:ascii="Calibri" w:hAnsi="Calibri" w:cs="Calibri"/>
          <w:i/>
          <w:iCs/>
          <w:u w:val="single"/>
          <w:lang w:val="it-IT"/>
        </w:rPr>
        <w:t>Decision</w:t>
      </w:r>
      <w:proofErr w:type="spellEnd"/>
      <w:r w:rsidRPr="001735AD">
        <w:rPr>
          <w:rFonts w:ascii="Calibri" w:hAnsi="Calibri" w:cs="Calibri"/>
          <w:i/>
          <w:iCs/>
          <w:u w:val="single"/>
          <w:lang w:val="it-IT"/>
        </w:rPr>
        <w:t>:</w:t>
      </w:r>
      <w:r w:rsidRPr="001735AD">
        <w:rPr>
          <w:rFonts w:ascii="Calibri" w:hAnsi="Calibri" w:cs="Calibri"/>
          <w:lang w:val="it-IT"/>
        </w:rPr>
        <w:t xml:space="preserve"> </w:t>
      </w:r>
      <w:r w:rsidRPr="001735AD">
        <w:rPr>
          <w:rFonts w:ascii="Calibri" w:hAnsi="Calibri" w:cs="Calibri"/>
          <w:b/>
          <w:bCs/>
          <w:lang w:val="it-IT"/>
        </w:rPr>
        <w:t>D10) Come saranno strutturati i file dei report e delle statistiche?</w:t>
      </w:r>
    </w:p>
    <w:p w14:paraId="48B806CA" w14:textId="77777777" w:rsidR="001735AD" w:rsidRPr="001735AD" w:rsidRDefault="001735AD" w:rsidP="001735AD">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3044"/>
        <w:gridCol w:w="2059"/>
        <w:gridCol w:w="2369"/>
      </w:tblGrid>
      <w:tr w:rsidR="001735AD" w:rsidRPr="001735AD" w14:paraId="50C6B2EC" w14:textId="77777777" w:rsidTr="003D5136">
        <w:tc>
          <w:tcPr>
            <w:tcW w:w="1384" w:type="dxa"/>
            <w:shd w:val="clear" w:color="auto" w:fill="auto"/>
          </w:tcPr>
          <w:p w14:paraId="56E94DF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ID Servizio</w:t>
            </w:r>
          </w:p>
        </w:tc>
        <w:tc>
          <w:tcPr>
            <w:tcW w:w="3044" w:type="dxa"/>
            <w:shd w:val="clear" w:color="auto" w:fill="auto"/>
          </w:tcPr>
          <w:p w14:paraId="4F611416"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Nome Servizio</w:t>
            </w:r>
          </w:p>
        </w:tc>
        <w:tc>
          <w:tcPr>
            <w:tcW w:w="2059" w:type="dxa"/>
            <w:shd w:val="clear" w:color="auto" w:fill="auto"/>
          </w:tcPr>
          <w:p w14:paraId="5A4C6688"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Priorità</w:t>
            </w:r>
          </w:p>
        </w:tc>
        <w:tc>
          <w:tcPr>
            <w:tcW w:w="2369" w:type="dxa"/>
            <w:shd w:val="clear" w:color="auto" w:fill="auto"/>
          </w:tcPr>
          <w:p w14:paraId="400667BE" w14:textId="77777777" w:rsidR="001735AD" w:rsidRPr="001735AD" w:rsidRDefault="001735AD" w:rsidP="001735AD">
            <w:pPr>
              <w:jc w:val="center"/>
              <w:rPr>
                <w:rFonts w:ascii="Calibri" w:hAnsi="Calibri" w:cs="Calibri"/>
                <w:b/>
                <w:bCs/>
                <w:lang w:val="it-IT"/>
              </w:rPr>
            </w:pPr>
            <w:r w:rsidRPr="001735AD">
              <w:rPr>
                <w:rFonts w:ascii="Calibri" w:hAnsi="Calibri" w:cs="Calibri"/>
                <w:b/>
                <w:bCs/>
                <w:lang w:val="it-IT"/>
              </w:rPr>
              <w:t>Complessità</w:t>
            </w:r>
          </w:p>
        </w:tc>
      </w:tr>
      <w:tr w:rsidR="001735AD" w:rsidRPr="001735AD" w14:paraId="1AC6DC7B" w14:textId="77777777" w:rsidTr="003D5136">
        <w:tc>
          <w:tcPr>
            <w:tcW w:w="1384" w:type="dxa"/>
            <w:shd w:val="clear" w:color="auto" w:fill="auto"/>
          </w:tcPr>
          <w:p w14:paraId="71CAEBD6"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RF1</w:t>
            </w:r>
          </w:p>
          <w:p w14:paraId="10C6645C" w14:textId="77777777" w:rsidR="001735AD" w:rsidRPr="001735AD" w:rsidRDefault="001735AD" w:rsidP="001735AD">
            <w:pPr>
              <w:rPr>
                <w:rFonts w:ascii="Calibri" w:hAnsi="Calibri" w:cs="Calibri"/>
                <w:b/>
                <w:bCs/>
                <w:lang w:val="it-IT"/>
              </w:rPr>
            </w:pPr>
          </w:p>
        </w:tc>
        <w:tc>
          <w:tcPr>
            <w:tcW w:w="3044" w:type="dxa"/>
            <w:shd w:val="clear" w:color="auto" w:fill="auto"/>
          </w:tcPr>
          <w:p w14:paraId="2604DB64"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Accesso alla piattaforma</w:t>
            </w:r>
          </w:p>
        </w:tc>
        <w:tc>
          <w:tcPr>
            <w:tcW w:w="2059" w:type="dxa"/>
            <w:shd w:val="clear" w:color="auto" w:fill="auto"/>
          </w:tcPr>
          <w:p w14:paraId="2361471F" w14:textId="6C7D232D" w:rsidR="001735AD" w:rsidRPr="001735AD" w:rsidRDefault="00F06B2E" w:rsidP="001735AD">
            <w:pPr>
              <w:jc w:val="center"/>
              <w:rPr>
                <w:rFonts w:ascii="Calibri" w:hAnsi="Calibri" w:cs="Calibri"/>
                <w:b/>
                <w:bCs/>
                <w:color w:val="FF0000"/>
                <w:lang w:val="it-IT"/>
              </w:rPr>
            </w:pPr>
            <w:r w:rsidRPr="001735AD">
              <w:rPr>
                <w:rFonts w:ascii="Calibri" w:hAnsi="Calibri" w:cs="Calibri"/>
                <w:b/>
                <w:bCs/>
                <w:color w:val="00B050"/>
                <w:lang w:val="it-IT"/>
              </w:rPr>
              <w:t>BASSA</w:t>
            </w:r>
          </w:p>
        </w:tc>
        <w:tc>
          <w:tcPr>
            <w:tcW w:w="2369" w:type="dxa"/>
            <w:shd w:val="clear" w:color="auto" w:fill="auto"/>
          </w:tcPr>
          <w:p w14:paraId="65F2482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val="it-IT"/>
              </w:rPr>
              <w:t>BASSA</w:t>
            </w:r>
          </w:p>
        </w:tc>
      </w:tr>
      <w:tr w:rsidR="001735AD" w:rsidRPr="001735AD" w14:paraId="3417E0C5" w14:textId="77777777" w:rsidTr="003D5136">
        <w:tc>
          <w:tcPr>
            <w:tcW w:w="1384" w:type="dxa"/>
            <w:shd w:val="clear" w:color="auto" w:fill="auto"/>
          </w:tcPr>
          <w:p w14:paraId="5A052C2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RF2</w:t>
            </w:r>
          </w:p>
        </w:tc>
        <w:tc>
          <w:tcPr>
            <w:tcW w:w="3044" w:type="dxa"/>
            <w:shd w:val="clear" w:color="auto" w:fill="auto"/>
          </w:tcPr>
          <w:p w14:paraId="137AD8D7"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evento con associati giorni e orari di apertura del seggio</w:t>
            </w:r>
          </w:p>
        </w:tc>
        <w:tc>
          <w:tcPr>
            <w:tcW w:w="2059" w:type="dxa"/>
            <w:shd w:val="clear" w:color="auto" w:fill="auto"/>
          </w:tcPr>
          <w:p w14:paraId="6ADD6454"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4A5EDB82"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05F114DD" w14:textId="77777777" w:rsidTr="003D5136">
        <w:tc>
          <w:tcPr>
            <w:tcW w:w="1384" w:type="dxa"/>
            <w:shd w:val="clear" w:color="auto" w:fill="auto"/>
          </w:tcPr>
          <w:p w14:paraId="1316B78B"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RF3</w:t>
            </w:r>
          </w:p>
        </w:tc>
        <w:tc>
          <w:tcPr>
            <w:tcW w:w="3044" w:type="dxa"/>
            <w:shd w:val="clear" w:color="auto" w:fill="auto"/>
          </w:tcPr>
          <w:p w14:paraId="698BF80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Creazione e gestione delle turnazioni degli operatori di seggio</w:t>
            </w:r>
          </w:p>
        </w:tc>
        <w:tc>
          <w:tcPr>
            <w:tcW w:w="2059" w:type="dxa"/>
            <w:shd w:val="clear" w:color="auto" w:fill="auto"/>
          </w:tcPr>
          <w:p w14:paraId="39B72F03" w14:textId="77777777" w:rsidR="001735AD" w:rsidRPr="001735AD" w:rsidRDefault="001735AD" w:rsidP="001735AD">
            <w:pPr>
              <w:jc w:val="center"/>
              <w:rPr>
                <w:rFonts w:ascii="Calibri" w:hAnsi="Calibri" w:cs="Calibri"/>
                <w:b/>
                <w:bCs/>
                <w:color w:val="00B050"/>
                <w:lang w:val="it-IT"/>
              </w:rPr>
            </w:pPr>
            <w:r w:rsidRPr="001735AD">
              <w:rPr>
                <w:rFonts w:ascii="Calibri" w:hAnsi="Calibri" w:cs="Calibri"/>
                <w:b/>
                <w:bCs/>
                <w:color w:val="FFC000"/>
                <w:lang w:val="it-IT"/>
              </w:rPr>
              <w:t>MEDIA</w:t>
            </w:r>
          </w:p>
        </w:tc>
        <w:tc>
          <w:tcPr>
            <w:tcW w:w="2369" w:type="dxa"/>
            <w:shd w:val="clear" w:color="auto" w:fill="auto"/>
          </w:tcPr>
          <w:p w14:paraId="43935357"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3C30AC8B" w14:textId="77777777" w:rsidTr="003D5136">
        <w:tc>
          <w:tcPr>
            <w:tcW w:w="1384" w:type="dxa"/>
            <w:shd w:val="clear" w:color="auto" w:fill="auto"/>
          </w:tcPr>
          <w:p w14:paraId="0CBA171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RF4</w:t>
            </w:r>
          </w:p>
        </w:tc>
        <w:tc>
          <w:tcPr>
            <w:tcW w:w="3044" w:type="dxa"/>
            <w:shd w:val="clear" w:color="auto" w:fill="auto"/>
          </w:tcPr>
          <w:p w14:paraId="5A15692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Prenotazione ingresso al seggio</w:t>
            </w:r>
          </w:p>
        </w:tc>
        <w:tc>
          <w:tcPr>
            <w:tcW w:w="2059" w:type="dxa"/>
            <w:shd w:val="clear" w:color="auto" w:fill="auto"/>
          </w:tcPr>
          <w:p w14:paraId="02710C04"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val="it-IT"/>
              </w:rPr>
              <w:t>ALTA</w:t>
            </w:r>
          </w:p>
        </w:tc>
        <w:tc>
          <w:tcPr>
            <w:tcW w:w="2369" w:type="dxa"/>
            <w:shd w:val="clear" w:color="auto" w:fill="auto"/>
          </w:tcPr>
          <w:p w14:paraId="45E6A40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06E143AE" w14:textId="77777777" w:rsidTr="003D5136">
        <w:tc>
          <w:tcPr>
            <w:tcW w:w="1384" w:type="dxa"/>
            <w:shd w:val="clear" w:color="auto" w:fill="auto"/>
          </w:tcPr>
          <w:p w14:paraId="325819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RF5</w:t>
            </w:r>
          </w:p>
        </w:tc>
        <w:tc>
          <w:tcPr>
            <w:tcW w:w="3044" w:type="dxa"/>
            <w:shd w:val="clear" w:color="auto" w:fill="auto"/>
          </w:tcPr>
          <w:p w14:paraId="78E4935D"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Votazione online</w:t>
            </w:r>
          </w:p>
        </w:tc>
        <w:tc>
          <w:tcPr>
            <w:tcW w:w="2059" w:type="dxa"/>
            <w:shd w:val="clear" w:color="auto" w:fill="auto"/>
          </w:tcPr>
          <w:p w14:paraId="73F64873"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c>
          <w:tcPr>
            <w:tcW w:w="2369" w:type="dxa"/>
            <w:shd w:val="clear" w:color="auto" w:fill="auto"/>
          </w:tcPr>
          <w:p w14:paraId="4A4652BF" w14:textId="77777777" w:rsidR="001735AD" w:rsidRPr="001735AD" w:rsidRDefault="001735AD" w:rsidP="001735AD">
            <w:pPr>
              <w:jc w:val="center"/>
              <w:rPr>
                <w:rFonts w:ascii="Calibri" w:hAnsi="Calibri" w:cs="Calibri"/>
                <w:lang w:val="it-IT"/>
              </w:rPr>
            </w:pPr>
            <w:r w:rsidRPr="001735AD">
              <w:rPr>
                <w:rFonts w:ascii="Calibri" w:hAnsi="Calibri" w:cs="Calibri"/>
                <w:b/>
                <w:bCs/>
                <w:color w:val="FFC000"/>
                <w:lang w:val="it-IT"/>
              </w:rPr>
              <w:t>MEDIA</w:t>
            </w:r>
          </w:p>
        </w:tc>
      </w:tr>
      <w:tr w:rsidR="001735AD" w:rsidRPr="001735AD" w14:paraId="471D1AE1" w14:textId="77777777" w:rsidTr="003D5136">
        <w:tc>
          <w:tcPr>
            <w:tcW w:w="1384" w:type="dxa"/>
            <w:shd w:val="clear" w:color="auto" w:fill="auto"/>
          </w:tcPr>
          <w:p w14:paraId="0AEE18F8"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RF6</w:t>
            </w:r>
          </w:p>
        </w:tc>
        <w:tc>
          <w:tcPr>
            <w:tcW w:w="3044" w:type="dxa"/>
            <w:shd w:val="clear" w:color="auto" w:fill="auto"/>
          </w:tcPr>
          <w:p w14:paraId="6B40A2C1"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Cambiamento delle modalità di voto</w:t>
            </w:r>
          </w:p>
        </w:tc>
        <w:tc>
          <w:tcPr>
            <w:tcW w:w="2059" w:type="dxa"/>
            <w:shd w:val="clear" w:color="auto" w:fill="auto"/>
          </w:tcPr>
          <w:p w14:paraId="29B0BCF4"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C4D9369" w14:textId="77777777" w:rsidR="001735AD" w:rsidRPr="001735AD" w:rsidRDefault="001735AD" w:rsidP="001735AD">
            <w:pPr>
              <w:jc w:val="center"/>
              <w:rPr>
                <w:rFonts w:ascii="Calibri" w:hAnsi="Calibri" w:cs="Calibri"/>
                <w:lang w:val="it-IT"/>
              </w:rPr>
            </w:pPr>
            <w:r w:rsidRPr="001735AD">
              <w:rPr>
                <w:rFonts w:ascii="Calibri" w:hAnsi="Calibri" w:cs="Calibri"/>
                <w:b/>
                <w:bCs/>
                <w:color w:val="FF0000"/>
                <w:lang w:eastAsia="en-GB"/>
              </w:rPr>
              <w:t>ALTA</w:t>
            </w:r>
          </w:p>
        </w:tc>
      </w:tr>
      <w:tr w:rsidR="001735AD" w:rsidRPr="001735AD" w14:paraId="50E730B5" w14:textId="77777777" w:rsidTr="003D5136">
        <w:tc>
          <w:tcPr>
            <w:tcW w:w="1384" w:type="dxa"/>
            <w:shd w:val="clear" w:color="auto" w:fill="auto"/>
          </w:tcPr>
          <w:p w14:paraId="429D0DC5"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RF7</w:t>
            </w:r>
          </w:p>
        </w:tc>
        <w:tc>
          <w:tcPr>
            <w:tcW w:w="3044" w:type="dxa"/>
            <w:shd w:val="clear" w:color="auto" w:fill="auto"/>
          </w:tcPr>
          <w:p w14:paraId="1E2604DA"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Riconoscimento presso seggio</w:t>
            </w:r>
          </w:p>
        </w:tc>
        <w:tc>
          <w:tcPr>
            <w:tcW w:w="2059" w:type="dxa"/>
            <w:shd w:val="clear" w:color="auto" w:fill="auto"/>
          </w:tcPr>
          <w:p w14:paraId="3394E135"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c>
          <w:tcPr>
            <w:tcW w:w="2369" w:type="dxa"/>
            <w:shd w:val="clear" w:color="auto" w:fill="auto"/>
          </w:tcPr>
          <w:p w14:paraId="71908910" w14:textId="77777777" w:rsidR="001735AD" w:rsidRPr="001735AD" w:rsidRDefault="001735AD" w:rsidP="001735AD">
            <w:pPr>
              <w:jc w:val="center"/>
              <w:rPr>
                <w:rFonts w:ascii="Calibri" w:hAnsi="Calibri" w:cs="Calibri"/>
                <w:lang w:val="it-IT"/>
              </w:rPr>
            </w:pPr>
            <w:r w:rsidRPr="001735AD">
              <w:rPr>
                <w:rFonts w:ascii="Calibri" w:hAnsi="Calibri" w:cs="Calibri"/>
                <w:b/>
                <w:bCs/>
                <w:color w:val="00B050"/>
                <w:lang w:eastAsia="en-GB"/>
              </w:rPr>
              <w:t>BASSA</w:t>
            </w:r>
          </w:p>
        </w:tc>
      </w:tr>
      <w:tr w:rsidR="001735AD" w:rsidRPr="001735AD" w14:paraId="4CAD4BD6" w14:textId="77777777" w:rsidTr="003D5136">
        <w:tc>
          <w:tcPr>
            <w:tcW w:w="1384" w:type="dxa"/>
            <w:shd w:val="clear" w:color="auto" w:fill="auto"/>
          </w:tcPr>
          <w:p w14:paraId="5044805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RF8</w:t>
            </w:r>
          </w:p>
        </w:tc>
        <w:tc>
          <w:tcPr>
            <w:tcW w:w="3044" w:type="dxa"/>
            <w:shd w:val="clear" w:color="auto" w:fill="auto"/>
          </w:tcPr>
          <w:p w14:paraId="6EFD9693"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Conteggio automatico voti cartacei dati in presenza</w:t>
            </w:r>
          </w:p>
        </w:tc>
        <w:tc>
          <w:tcPr>
            <w:tcW w:w="2059" w:type="dxa"/>
            <w:shd w:val="clear" w:color="auto" w:fill="auto"/>
          </w:tcPr>
          <w:p w14:paraId="11866BFB" w14:textId="77777777" w:rsidR="001735AD" w:rsidRPr="001735AD" w:rsidRDefault="001735AD" w:rsidP="001735AD">
            <w:pPr>
              <w:jc w:val="center"/>
              <w:rPr>
                <w:rFonts w:ascii="Calibri" w:hAnsi="Calibri" w:cs="Calibri"/>
                <w:b/>
                <w:bCs/>
                <w:color w:val="FFC000"/>
                <w:lang w:val="it-IT"/>
              </w:rPr>
            </w:pPr>
            <w:r w:rsidRPr="001735AD">
              <w:rPr>
                <w:rFonts w:ascii="Calibri" w:hAnsi="Calibri" w:cs="Calibri"/>
                <w:b/>
                <w:bCs/>
                <w:color w:val="FFC000"/>
                <w:lang w:val="it-IT"/>
              </w:rPr>
              <w:t>MEDIA</w:t>
            </w:r>
          </w:p>
        </w:tc>
        <w:tc>
          <w:tcPr>
            <w:tcW w:w="2369" w:type="dxa"/>
            <w:shd w:val="clear" w:color="auto" w:fill="auto"/>
          </w:tcPr>
          <w:p w14:paraId="6CE94948"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FF0000"/>
                <w:lang w:eastAsia="en-GB"/>
              </w:rPr>
              <w:t>ALTA</w:t>
            </w:r>
          </w:p>
        </w:tc>
      </w:tr>
      <w:tr w:rsidR="001735AD" w:rsidRPr="001735AD" w14:paraId="21D7B493" w14:textId="77777777" w:rsidTr="003D5136">
        <w:tc>
          <w:tcPr>
            <w:tcW w:w="1384" w:type="dxa"/>
            <w:shd w:val="clear" w:color="auto" w:fill="auto"/>
          </w:tcPr>
          <w:p w14:paraId="2F43342C"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RF9</w:t>
            </w:r>
          </w:p>
        </w:tc>
        <w:tc>
          <w:tcPr>
            <w:tcW w:w="3044" w:type="dxa"/>
            <w:shd w:val="clear" w:color="auto" w:fill="auto"/>
          </w:tcPr>
          <w:p w14:paraId="4035573F" w14:textId="77777777" w:rsidR="001735AD" w:rsidRPr="001735AD" w:rsidRDefault="001735AD" w:rsidP="001735AD">
            <w:pPr>
              <w:rPr>
                <w:rFonts w:ascii="Calibri" w:hAnsi="Calibri" w:cs="Calibri"/>
                <w:b/>
                <w:bCs/>
                <w:lang w:val="it-IT"/>
              </w:rPr>
            </w:pPr>
            <w:r w:rsidRPr="001735AD">
              <w:rPr>
                <w:rFonts w:ascii="Calibri" w:hAnsi="Calibri" w:cs="Calibri"/>
                <w:b/>
                <w:bCs/>
                <w:lang w:val="it-IT"/>
              </w:rPr>
              <w:t>Report votazioni e statistiche orari più affollati</w:t>
            </w:r>
          </w:p>
        </w:tc>
        <w:tc>
          <w:tcPr>
            <w:tcW w:w="2059" w:type="dxa"/>
            <w:shd w:val="clear" w:color="auto" w:fill="auto"/>
          </w:tcPr>
          <w:p w14:paraId="5960EEDE" w14:textId="14B0F221" w:rsidR="001735AD" w:rsidRPr="001735AD" w:rsidRDefault="00F06B2E" w:rsidP="001735AD">
            <w:pPr>
              <w:jc w:val="center"/>
              <w:rPr>
                <w:rFonts w:ascii="Calibri" w:hAnsi="Calibri" w:cs="Calibri"/>
                <w:b/>
                <w:bCs/>
                <w:color w:val="FFC000"/>
                <w:lang w:val="it-IT"/>
              </w:rPr>
            </w:pPr>
            <w:r w:rsidRPr="001735AD">
              <w:rPr>
                <w:rFonts w:ascii="Calibri" w:hAnsi="Calibri" w:cs="Calibri"/>
                <w:b/>
                <w:bCs/>
                <w:color w:val="FF0000"/>
                <w:lang w:val="it-IT"/>
              </w:rPr>
              <w:t>ALTA</w:t>
            </w:r>
          </w:p>
        </w:tc>
        <w:tc>
          <w:tcPr>
            <w:tcW w:w="2369" w:type="dxa"/>
            <w:shd w:val="clear" w:color="auto" w:fill="auto"/>
          </w:tcPr>
          <w:p w14:paraId="76B89276" w14:textId="77777777" w:rsidR="001735AD" w:rsidRPr="001735AD" w:rsidRDefault="001735AD" w:rsidP="001735AD">
            <w:pPr>
              <w:jc w:val="center"/>
              <w:rPr>
                <w:rFonts w:ascii="Calibri" w:hAnsi="Calibri" w:cs="Calibri"/>
                <w:b/>
                <w:bCs/>
                <w:color w:val="FF0000"/>
                <w:lang w:val="it-IT" w:eastAsia="en-GB"/>
              </w:rPr>
            </w:pPr>
            <w:r w:rsidRPr="001735AD">
              <w:rPr>
                <w:rFonts w:ascii="Calibri" w:hAnsi="Calibri" w:cs="Calibri"/>
                <w:b/>
                <w:bCs/>
                <w:color w:val="00B050"/>
                <w:lang w:eastAsia="en-GB"/>
              </w:rPr>
              <w:t>BASSA</w:t>
            </w:r>
          </w:p>
        </w:tc>
      </w:tr>
    </w:tbl>
    <w:p w14:paraId="6B37410B" w14:textId="77777777" w:rsidR="001735AD" w:rsidRPr="001735AD" w:rsidRDefault="001735AD" w:rsidP="001735AD">
      <w:pPr>
        <w:rPr>
          <w:lang w:val="it-IT"/>
        </w:rPr>
      </w:pPr>
    </w:p>
    <w:p w14:paraId="123386D4" w14:textId="77777777" w:rsidR="001735AD" w:rsidRPr="001735AD" w:rsidDel="0075678E" w:rsidRDefault="001735AD" w:rsidP="001735AD">
      <w:pPr>
        <w:rPr>
          <w:del w:id="528" w:author="Martina Nolletti" w:date="2021-02-08T21:59:00Z"/>
          <w:lang w:val="it-IT"/>
        </w:rPr>
      </w:pPr>
    </w:p>
    <w:p w14:paraId="4D6C932C" w14:textId="6774B61E" w:rsidR="001735AD" w:rsidRPr="001735AD" w:rsidRDefault="001735AD" w:rsidP="001735AD">
      <w:pPr>
        <w:pBdr>
          <w:bottom w:val="single" w:sz="8" w:space="4" w:color="4F81BD"/>
        </w:pBdr>
        <w:contextualSpacing/>
        <w:jc w:val="both"/>
        <w:rPr>
          <w:rFonts w:ascii="Arial" w:hAnsi="Arial" w:cs="Arial"/>
          <w:i/>
          <w:lang w:val="it-IT"/>
        </w:rPr>
      </w:pPr>
    </w:p>
    <w:p w14:paraId="5956DE8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1D1B11"/>
          <w:spacing w:val="5"/>
          <w:kern w:val="28"/>
          <w:sz w:val="28"/>
          <w:szCs w:val="52"/>
          <w:lang w:val="it-IT"/>
        </w:rPr>
      </w:pPr>
      <w:bookmarkStart w:id="529" w:name="_Toc63878155"/>
      <w:r w:rsidRPr="001735AD">
        <w:rPr>
          <w:rFonts w:ascii="Calibri" w:hAnsi="Calibri" w:cs="Calibri"/>
          <w:b/>
          <w:bCs/>
          <w:i/>
          <w:iCs/>
          <w:color w:val="1D1B11"/>
          <w:spacing w:val="5"/>
          <w:kern w:val="28"/>
          <w:sz w:val="28"/>
          <w:szCs w:val="52"/>
          <w:lang w:val="it-IT"/>
        </w:rPr>
        <w:t>B.2 Requisiti non Funzionali</w:t>
      </w:r>
      <w:bookmarkEnd w:id="529"/>
    </w:p>
    <w:p w14:paraId="74A35E7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RNF1: SEGRETEZZA DEL VOTO</w:t>
      </w:r>
    </w:p>
    <w:p w14:paraId="3A6D013C"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La scheda per chi vota in</w:t>
      </w:r>
      <w:r w:rsidRPr="001735AD">
        <w:rPr>
          <w:rFonts w:ascii="Calibri" w:hAnsi="Calibri" w:cs="Calibri"/>
          <w:lang w:val="it-IT"/>
        </w:rPr>
        <w:t xml:space="preserve"> presenza</w:t>
      </w:r>
      <w:r w:rsidRPr="001735AD">
        <w:rPr>
          <w:rFonts w:ascii="Calibri" w:hAnsi="Calibri" w:cs="Calibri"/>
          <w:lang w:val="it-IT" w:eastAsia="en-GB"/>
        </w:rPr>
        <w:t xml:space="preserve"> garantisce l’anonimato, in quanto il votante si recherà presso una stanza vuota e potrà esprimere la sua preferenza. </w:t>
      </w:r>
    </w:p>
    <w:p w14:paraId="02D51F36"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Per le votazioni online, la segreteria può vedere l’identificativo (ID) di chi ha votato ma non può risalire alla preferenza espressa dell’utente stesso, garantendo quindi la segretezza del voto.</w:t>
      </w:r>
    </w:p>
    <w:p w14:paraId="451B07E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 xml:space="preserve">: </w:t>
      </w:r>
    </w:p>
    <w:p w14:paraId="3909EB21" w14:textId="77777777" w:rsidR="001735AD" w:rsidRPr="001735AD" w:rsidRDefault="001735AD" w:rsidP="001735AD">
      <w:pPr>
        <w:numPr>
          <w:ilvl w:val="0"/>
          <w:numId w:val="54"/>
        </w:numPr>
        <w:rPr>
          <w:rFonts w:ascii="Calibri" w:hAnsi="Calibri" w:cs="Calibri"/>
          <w:b/>
          <w:bCs/>
          <w:lang w:val="it-IT" w:eastAsia="en-GB"/>
        </w:rPr>
      </w:pPr>
      <w:r w:rsidRPr="001735AD">
        <w:rPr>
          <w:rFonts w:ascii="Calibri" w:hAnsi="Calibri" w:cs="Calibri"/>
          <w:b/>
          <w:bCs/>
          <w:lang w:val="it-IT" w:eastAsia="en-GB"/>
        </w:rPr>
        <w:t>C4) Segretezza della votazione online;</w:t>
      </w:r>
    </w:p>
    <w:p w14:paraId="490C7BEF" w14:textId="6FCC1494" w:rsidR="006F7F5A" w:rsidRDefault="001735AD" w:rsidP="001735AD">
      <w:pPr>
        <w:numPr>
          <w:ilvl w:val="0"/>
          <w:numId w:val="54"/>
        </w:numPr>
        <w:rPr>
          <w:ins w:id="530" w:author="Martina Nolletti" w:date="2021-02-08T21:21:00Z"/>
          <w:rFonts w:ascii="Calibri" w:hAnsi="Calibri" w:cs="Calibri"/>
          <w:b/>
          <w:bCs/>
          <w:lang w:val="it-IT" w:eastAsia="en-GB"/>
        </w:rPr>
      </w:pPr>
      <w:r w:rsidRPr="001735AD">
        <w:rPr>
          <w:rFonts w:ascii="Calibri" w:hAnsi="Calibri" w:cs="Calibri"/>
          <w:b/>
          <w:bCs/>
          <w:lang w:val="it-IT" w:eastAsia="en-GB"/>
        </w:rPr>
        <w:t>C5) Segretezza della votazione in presenza</w:t>
      </w:r>
      <w:ins w:id="531" w:author="Martina Nolletti" w:date="2021-02-08T21:21:00Z">
        <w:r w:rsidR="006F7F5A">
          <w:rPr>
            <w:rFonts w:ascii="Calibri" w:hAnsi="Calibri" w:cs="Calibri"/>
            <w:b/>
            <w:bCs/>
            <w:lang w:val="it-IT" w:eastAsia="en-GB"/>
          </w:rPr>
          <w:t>;</w:t>
        </w:r>
      </w:ins>
    </w:p>
    <w:p w14:paraId="4C8E17CC" w14:textId="1D63107B" w:rsidR="001735AD" w:rsidRDefault="006F7F5A" w:rsidP="001735AD">
      <w:pPr>
        <w:numPr>
          <w:ilvl w:val="0"/>
          <w:numId w:val="54"/>
        </w:numPr>
        <w:rPr>
          <w:ins w:id="532" w:author="Martina Nolletti" w:date="2021-02-08T21:43:00Z"/>
          <w:rFonts w:ascii="Calibri" w:hAnsi="Calibri" w:cs="Calibri"/>
          <w:b/>
          <w:bCs/>
          <w:lang w:val="it-IT" w:eastAsia="en-GB"/>
        </w:rPr>
      </w:pPr>
      <w:ins w:id="533" w:author="Martina Nolletti" w:date="2021-02-08T21:21:00Z">
        <w:r w:rsidRPr="00922D9A">
          <w:rPr>
            <w:rFonts w:ascii="Calibri" w:hAnsi="Calibri" w:cs="Calibri"/>
            <w:b/>
            <w:bCs/>
            <w:lang w:val="it-IT"/>
          </w:rPr>
          <w:t>C7) Implementazione Database con modello E-R</w:t>
        </w:r>
      </w:ins>
      <w:ins w:id="534" w:author="Martina Nolletti" w:date="2021-02-08T21:43:00Z">
        <w:r w:rsidR="00BF6374">
          <w:rPr>
            <w:rFonts w:ascii="Calibri" w:hAnsi="Calibri" w:cs="Calibri"/>
            <w:b/>
            <w:bCs/>
            <w:lang w:val="it-IT"/>
          </w:rPr>
          <w:t>;</w:t>
        </w:r>
      </w:ins>
      <w:del w:id="535" w:author="Martina Nolletti" w:date="2021-02-08T21:21:00Z">
        <w:r w:rsidR="001735AD" w:rsidRPr="001735AD" w:rsidDel="006F7F5A">
          <w:rPr>
            <w:rFonts w:ascii="Calibri" w:hAnsi="Calibri" w:cs="Calibri"/>
            <w:b/>
            <w:bCs/>
            <w:lang w:val="it-IT" w:eastAsia="en-GB"/>
          </w:rPr>
          <w:delText>.</w:delText>
        </w:r>
      </w:del>
    </w:p>
    <w:p w14:paraId="7C7BEDA9" w14:textId="2F7C9C7B" w:rsidR="00BF6374" w:rsidRPr="00BF6374" w:rsidRDefault="00BF6374">
      <w:pPr>
        <w:numPr>
          <w:ilvl w:val="0"/>
          <w:numId w:val="54"/>
        </w:numPr>
        <w:rPr>
          <w:rFonts w:ascii="Calibri" w:hAnsi="Calibri" w:cs="Calibri"/>
          <w:b/>
          <w:bCs/>
          <w:lang w:val="it-IT"/>
          <w:rPrChange w:id="536" w:author="Martina Nolletti" w:date="2021-02-08T21:44:00Z">
            <w:rPr>
              <w:rFonts w:ascii="Calibri" w:hAnsi="Calibri" w:cs="Calibri"/>
              <w:b/>
              <w:bCs/>
              <w:lang w:val="it-IT" w:eastAsia="en-GB"/>
            </w:rPr>
          </w:rPrChange>
        </w:rPr>
      </w:pPr>
      <w:ins w:id="537" w:author="Martina Nolletti" w:date="2021-02-08T21:43:00Z">
        <w:r w:rsidRPr="00BF6374">
          <w:rPr>
            <w:rFonts w:ascii="Calibri" w:hAnsi="Calibri" w:cs="Calibri"/>
            <w:b/>
            <w:bCs/>
            <w:lang w:val="it-IT"/>
            <w:rPrChange w:id="538" w:author="Martina Nolletti" w:date="2021-02-08T21:43:00Z">
              <w:rPr>
                <w:rFonts w:ascii="Calibri" w:hAnsi="Calibri" w:cs="Calibri"/>
                <w:b/>
                <w:bCs/>
                <w:sz w:val="28"/>
                <w:szCs w:val="28"/>
                <w:lang w:val="it-IT"/>
              </w:rPr>
            </w:rPrChange>
          </w:rPr>
          <w:t>C8) Gestione e implementazione votazione online</w:t>
        </w:r>
        <w:r>
          <w:rPr>
            <w:rFonts w:ascii="Calibri" w:hAnsi="Calibri" w:cs="Calibri"/>
            <w:b/>
            <w:bCs/>
            <w:lang w:val="it-IT"/>
          </w:rPr>
          <w:t>.</w:t>
        </w:r>
      </w:ins>
    </w:p>
    <w:p w14:paraId="0233B98A" w14:textId="0606DF5B" w:rsidR="001735AD" w:rsidRPr="001F2591" w:rsidRDefault="001735AD" w:rsidP="001735AD">
      <w:pPr>
        <w:rPr>
          <w:rFonts w:ascii="Calibri" w:hAnsi="Calibri" w:cs="Calibri"/>
          <w:b/>
          <w:bCs/>
          <w:lang w:val="it-IT"/>
        </w:rPr>
      </w:pPr>
      <w:proofErr w:type="gramStart"/>
      <w:r w:rsidRPr="001735AD">
        <w:rPr>
          <w:rFonts w:ascii="Calibri" w:hAnsi="Calibri" w:cs="Calibri"/>
          <w:lang w:val="it-IT" w:eastAsia="en-GB"/>
        </w:rPr>
        <w:lastRenderedPageBreak/>
        <w:t>Inoltre</w:t>
      </w:r>
      <w:proofErr w:type="gramEnd"/>
      <w:r w:rsidRPr="001735AD">
        <w:rPr>
          <w:rFonts w:ascii="Calibri" w:hAnsi="Calibri" w:cs="Calibri"/>
          <w:lang w:val="it-IT" w:eastAsia="en-GB"/>
        </w:rPr>
        <w:t xml:space="preserve"> il vantaggio da noi preso in considerazione fa parte de</w:t>
      </w:r>
      <w:r w:rsidR="000D58C7">
        <w:rPr>
          <w:rFonts w:ascii="Calibri" w:hAnsi="Calibri" w:cs="Calibri"/>
          <w:lang w:val="it-IT" w:eastAsia="en-GB"/>
        </w:rPr>
        <w:t xml:space="preserve">i sistemi </w:t>
      </w:r>
      <w:proofErr w:type="spellStart"/>
      <w:r w:rsidR="000D58C7">
        <w:rPr>
          <w:rFonts w:ascii="Calibri" w:hAnsi="Calibri" w:cs="Calibri"/>
          <w:lang w:val="it-IT" w:eastAsia="en-GB"/>
        </w:rPr>
        <w:t>WeVote</w:t>
      </w:r>
      <w:proofErr w:type="spellEnd"/>
      <w:r w:rsidR="000D58C7">
        <w:rPr>
          <w:rFonts w:ascii="Calibri" w:hAnsi="Calibri" w:cs="Calibri"/>
          <w:lang w:val="it-IT" w:eastAsia="en-GB"/>
        </w:rPr>
        <w:t xml:space="preserve">, </w:t>
      </w:r>
      <w:proofErr w:type="spellStart"/>
      <w:r w:rsidR="000D58C7">
        <w:rPr>
          <w:rFonts w:ascii="Calibri" w:hAnsi="Calibri" w:cs="Calibri"/>
          <w:lang w:val="it-IT" w:eastAsia="en-GB"/>
        </w:rPr>
        <w:t>SkyVote</w:t>
      </w:r>
      <w:proofErr w:type="spellEnd"/>
      <w:r w:rsidR="000D58C7">
        <w:rPr>
          <w:rFonts w:ascii="Calibri" w:hAnsi="Calibri" w:cs="Calibri"/>
          <w:lang w:val="it-IT" w:eastAsia="en-GB"/>
        </w:rPr>
        <w:t xml:space="preserve">,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xml:space="preserve">, </w:t>
      </w:r>
      <w:proofErr w:type="spellStart"/>
      <w:r w:rsidR="000D58C7">
        <w:rPr>
          <w:rFonts w:ascii="Calibri" w:hAnsi="Calibri" w:cs="Calibri"/>
          <w:lang w:val="it-IT" w:eastAsia="en-GB"/>
        </w:rPr>
        <w:t>NemoVote</w:t>
      </w:r>
      <w:proofErr w:type="spellEnd"/>
      <w:r w:rsidR="000D58C7">
        <w:rPr>
          <w:rFonts w:ascii="Calibri" w:hAnsi="Calibri" w:cs="Calibri"/>
          <w:lang w:val="it-IT" w:eastAsia="en-GB"/>
        </w:rPr>
        <w:t xml:space="preserve"> ed U-Vote </w:t>
      </w:r>
      <w:proofErr w:type="spellStart"/>
      <w:r w:rsidR="000D58C7">
        <w:rPr>
          <w:rFonts w:ascii="Calibri" w:hAnsi="Calibri" w:cs="Calibri"/>
          <w:lang w:val="it-IT" w:eastAsia="en-GB"/>
        </w:rPr>
        <w:t>Cineca</w:t>
      </w:r>
      <w:proofErr w:type="spellEnd"/>
      <w:r w:rsidR="000D58C7">
        <w:rPr>
          <w:rFonts w:ascii="Calibri" w:hAnsi="Calibri" w:cs="Calibri"/>
          <w:lang w:val="it-IT" w:eastAsia="en-GB"/>
        </w:rPr>
        <w:t xml:space="preserve">, </w:t>
      </w:r>
      <w:r w:rsidRPr="001735AD">
        <w:rPr>
          <w:rFonts w:ascii="Calibri" w:hAnsi="Calibri" w:cs="Calibri"/>
          <w:lang w:val="it-IT" w:eastAsia="en-GB"/>
        </w:rPr>
        <w:t xml:space="preserve">nella sezione A, dello stato dell’Arte: </w:t>
      </w:r>
      <w:r w:rsidRPr="001735AD">
        <w:rPr>
          <w:rFonts w:ascii="Calibri" w:hAnsi="Calibri" w:cs="Calibri"/>
          <w:b/>
          <w:bCs/>
          <w:lang w:val="it-IT" w:eastAsia="en-GB"/>
        </w:rPr>
        <w:t>SOTA</w:t>
      </w:r>
      <w:r w:rsidR="002843C6">
        <w:rPr>
          <w:rFonts w:ascii="Calibri" w:hAnsi="Calibri" w:cs="Calibri"/>
          <w:b/>
          <w:bCs/>
          <w:lang w:val="it-IT" w:eastAsia="en-GB"/>
        </w:rPr>
        <w:t>23</w:t>
      </w:r>
      <w:r w:rsidRPr="001735AD">
        <w:rPr>
          <w:rFonts w:ascii="Calibri" w:hAnsi="Calibri" w:cs="Calibri"/>
          <w:b/>
          <w:bCs/>
          <w:lang w:val="it-IT" w:eastAsia="en-GB"/>
        </w:rPr>
        <w:t xml:space="preserve">: </w:t>
      </w:r>
      <w:r w:rsidR="000D58C7" w:rsidRPr="001735AD">
        <w:rPr>
          <w:rFonts w:ascii="Calibri" w:hAnsi="Calibri" w:cs="Calibri"/>
          <w:b/>
          <w:bCs/>
          <w:lang w:val="it-IT"/>
        </w:rPr>
        <w:t>Affidabilità e anonimato</w:t>
      </w:r>
      <w:r w:rsidR="000D58C7">
        <w:rPr>
          <w:rFonts w:ascii="Calibri" w:hAnsi="Calibri" w:cs="Calibri"/>
          <w:b/>
          <w:bCs/>
          <w:lang w:val="it-IT"/>
        </w:rPr>
        <w:t xml:space="preserve"> (Segretezza)</w:t>
      </w:r>
      <w:r w:rsidRPr="001735AD">
        <w:rPr>
          <w:rFonts w:ascii="Calibri" w:hAnsi="Calibri" w:cs="Calibri"/>
          <w:lang w:val="it-IT" w:eastAsia="en-GB"/>
        </w:rPr>
        <w:t>.</w:t>
      </w:r>
    </w:p>
    <w:p w14:paraId="1561A11A"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5D6E1E3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D4) Come viene garantita la segretezza del voto online?</w:t>
      </w:r>
    </w:p>
    <w:p w14:paraId="648AF90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D5) Come viene garantita la segretezza della votazione in presenza?</w:t>
      </w:r>
    </w:p>
    <w:p w14:paraId="42816155" w14:textId="77777777" w:rsidR="001735AD" w:rsidRPr="001735AD" w:rsidRDefault="001735AD" w:rsidP="001735AD">
      <w:pPr>
        <w:rPr>
          <w:rFonts w:ascii="Calibri" w:hAnsi="Calibri" w:cs="Calibri"/>
          <w:sz w:val="32"/>
          <w:szCs w:val="32"/>
          <w:lang w:val="it-IT" w:eastAsia="en-GB"/>
        </w:rPr>
      </w:pPr>
    </w:p>
    <w:p w14:paraId="787FCC26"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RNF2: SICUREZZA DEI DATI (UNICITA’, NON MODIFICABILITA’, PRIVACY)</w:t>
      </w:r>
    </w:p>
    <w:p w14:paraId="59C7B894"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è dotato dei migliori protocolli di sicurezza e di crittografia, preservando l’anonimato, l’unicità (è impedita la possibilità di esprimere un secondo voto dallo stesso utente) e la sicurezza del voto espresso. </w:t>
      </w: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esso dovrà impedire qualsiasi tentativo di modifica del voto.</w:t>
      </w:r>
    </w:p>
    <w:p w14:paraId="5E00D976"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due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61A35995" w14:textId="77777777" w:rsidR="001735AD" w:rsidRPr="001735AD" w:rsidRDefault="001735AD" w:rsidP="001735AD">
      <w:pPr>
        <w:numPr>
          <w:ilvl w:val="0"/>
          <w:numId w:val="55"/>
        </w:numPr>
        <w:spacing w:after="160"/>
        <w:contextualSpacing/>
        <w:rPr>
          <w:rFonts w:ascii="Calibri" w:hAnsi="Calibri" w:cs="Calibri"/>
          <w:b/>
          <w:bCs/>
          <w:lang w:val="it-IT" w:eastAsia="en-GB"/>
        </w:rPr>
      </w:pPr>
      <w:r w:rsidRPr="001735AD">
        <w:rPr>
          <w:rFonts w:ascii="Calibri" w:hAnsi="Calibri" w:cs="Calibri"/>
          <w:b/>
          <w:bCs/>
          <w:lang w:val="it-IT" w:eastAsia="en-GB"/>
        </w:rPr>
        <w:t>C3) Unicità e non modificabilità del voto;</w:t>
      </w:r>
    </w:p>
    <w:p w14:paraId="0BF4FC4C" w14:textId="4CD3FDD2" w:rsidR="006F7F5A" w:rsidRDefault="001735AD" w:rsidP="001735AD">
      <w:pPr>
        <w:numPr>
          <w:ilvl w:val="0"/>
          <w:numId w:val="55"/>
        </w:numPr>
        <w:spacing w:after="160"/>
        <w:contextualSpacing/>
        <w:rPr>
          <w:ins w:id="539" w:author="Martina Nolletti" w:date="2021-02-08T21:21:00Z"/>
          <w:rFonts w:ascii="Calibri" w:hAnsi="Calibri" w:cs="Calibri"/>
          <w:b/>
          <w:bCs/>
          <w:lang w:val="it-IT" w:eastAsia="en-GB"/>
        </w:rPr>
      </w:pPr>
      <w:r w:rsidRPr="001735AD">
        <w:rPr>
          <w:rFonts w:ascii="Calibri" w:hAnsi="Calibri" w:cs="Calibri"/>
          <w:b/>
          <w:bCs/>
          <w:lang w:val="it-IT" w:eastAsia="en-GB"/>
        </w:rPr>
        <w:t>C6) Anonimato del voto</w:t>
      </w:r>
      <w:ins w:id="540" w:author="Martina Nolletti" w:date="2021-02-08T21:21:00Z">
        <w:r w:rsidR="006F7F5A">
          <w:rPr>
            <w:rFonts w:ascii="Calibri" w:hAnsi="Calibri" w:cs="Calibri"/>
            <w:b/>
            <w:bCs/>
            <w:lang w:val="it-IT" w:eastAsia="en-GB"/>
          </w:rPr>
          <w:t>;</w:t>
        </w:r>
      </w:ins>
    </w:p>
    <w:p w14:paraId="025F393F" w14:textId="77777777" w:rsidR="00BF6374" w:rsidRDefault="006F7F5A" w:rsidP="001735AD">
      <w:pPr>
        <w:numPr>
          <w:ilvl w:val="0"/>
          <w:numId w:val="55"/>
        </w:numPr>
        <w:spacing w:after="160"/>
        <w:contextualSpacing/>
        <w:rPr>
          <w:ins w:id="541" w:author="Martina Nolletti" w:date="2021-02-08T21:44:00Z"/>
          <w:rFonts w:ascii="Calibri" w:hAnsi="Calibri" w:cs="Calibri"/>
          <w:b/>
          <w:bCs/>
          <w:lang w:val="it-IT" w:eastAsia="en-GB"/>
        </w:rPr>
      </w:pPr>
      <w:ins w:id="542" w:author="Martina Nolletti" w:date="2021-02-08T21:21:00Z">
        <w:r w:rsidRPr="00922D9A">
          <w:rPr>
            <w:rFonts w:ascii="Calibri" w:hAnsi="Calibri" w:cs="Calibri"/>
            <w:b/>
            <w:bCs/>
            <w:lang w:val="it-IT"/>
          </w:rPr>
          <w:t>C7) Implementazione Database con modello E-R</w:t>
        </w:r>
      </w:ins>
      <w:ins w:id="543" w:author="Martina Nolletti" w:date="2021-02-08T21:44:00Z">
        <w:r w:rsidR="00BF6374">
          <w:rPr>
            <w:rFonts w:ascii="Calibri" w:hAnsi="Calibri" w:cs="Calibri"/>
            <w:b/>
            <w:bCs/>
            <w:lang w:val="it-IT"/>
          </w:rPr>
          <w:t>;</w:t>
        </w:r>
      </w:ins>
    </w:p>
    <w:p w14:paraId="52B0A18A" w14:textId="732BCD4E" w:rsidR="001735AD" w:rsidRPr="00BF6374" w:rsidRDefault="00BF6374">
      <w:pPr>
        <w:numPr>
          <w:ilvl w:val="0"/>
          <w:numId w:val="55"/>
        </w:numPr>
        <w:rPr>
          <w:rFonts w:ascii="Calibri" w:hAnsi="Calibri" w:cs="Calibri"/>
          <w:b/>
          <w:bCs/>
          <w:lang w:val="it-IT"/>
          <w:rPrChange w:id="544" w:author="Martina Nolletti" w:date="2021-02-08T21:44:00Z">
            <w:rPr>
              <w:rFonts w:ascii="Calibri" w:hAnsi="Calibri" w:cs="Calibri"/>
              <w:b/>
              <w:bCs/>
              <w:lang w:val="it-IT" w:eastAsia="en-GB"/>
            </w:rPr>
          </w:rPrChange>
        </w:rPr>
        <w:pPrChange w:id="545" w:author="Martina Nolletti" w:date="2021-02-08T21:44:00Z">
          <w:pPr>
            <w:numPr>
              <w:numId w:val="55"/>
            </w:numPr>
            <w:spacing w:after="160"/>
            <w:ind w:left="720" w:hanging="360"/>
            <w:contextualSpacing/>
          </w:pPr>
        </w:pPrChange>
      </w:pPr>
      <w:ins w:id="546" w:author="Martina Nolletti" w:date="2021-02-08T21:44:00Z">
        <w:r w:rsidRPr="00922D9A">
          <w:rPr>
            <w:rFonts w:ascii="Calibri" w:hAnsi="Calibri" w:cs="Calibri"/>
            <w:b/>
            <w:bCs/>
            <w:lang w:val="it-IT"/>
          </w:rPr>
          <w:t>C8) Gestione e implementazione votazione online</w:t>
        </w:r>
      </w:ins>
      <w:r w:rsidR="001735AD" w:rsidRPr="00BF6374">
        <w:rPr>
          <w:rFonts w:ascii="Calibri" w:hAnsi="Calibri" w:cs="Calibri"/>
          <w:b/>
          <w:bCs/>
          <w:lang w:val="it-IT" w:eastAsia="en-GB"/>
        </w:rPr>
        <w:t>.</w:t>
      </w:r>
    </w:p>
    <w:p w14:paraId="5D320100" w14:textId="77777777" w:rsidR="001735AD" w:rsidRPr="001735AD" w:rsidRDefault="001735AD" w:rsidP="001735AD">
      <w:pPr>
        <w:spacing w:after="160"/>
        <w:contextualSpacing/>
        <w:rPr>
          <w:rFonts w:ascii="Calibri" w:hAnsi="Calibri" w:cs="Calibri"/>
          <w:lang w:val="it-IT" w:eastAsia="en-GB"/>
        </w:rPr>
      </w:pP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i vantaggi da noi presi in considerazione fanno parte dei sistemi </w:t>
      </w:r>
      <w:proofErr w:type="spellStart"/>
      <w:r w:rsidRPr="001735AD">
        <w:rPr>
          <w:rFonts w:ascii="Calibri" w:hAnsi="Calibri" w:cs="Calibri"/>
          <w:lang w:val="it-IT" w:eastAsia="en-GB"/>
        </w:rPr>
        <w:t>WeVote</w:t>
      </w:r>
      <w:proofErr w:type="spellEnd"/>
      <w:r w:rsidRPr="001735AD">
        <w:rPr>
          <w:rFonts w:ascii="Calibri" w:hAnsi="Calibri" w:cs="Calibri"/>
          <w:lang w:val="it-IT" w:eastAsia="en-GB"/>
        </w:rPr>
        <w:t xml:space="preserve"> ed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625D3CFB" w14:textId="50B3685F" w:rsidR="001735AD" w:rsidRP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proofErr w:type="gramStart"/>
      <w:r w:rsidR="00740321">
        <w:rPr>
          <w:rFonts w:ascii="Calibri" w:hAnsi="Calibri" w:cs="Calibri"/>
          <w:b/>
          <w:bCs/>
          <w:lang w:val="it-IT"/>
        </w:rPr>
        <w:t>8</w:t>
      </w:r>
      <w:r w:rsidRPr="001735AD">
        <w:rPr>
          <w:rFonts w:ascii="Calibri" w:hAnsi="Calibri" w:cs="Calibri"/>
          <w:b/>
          <w:bCs/>
          <w:lang w:val="it-IT"/>
        </w:rPr>
        <w:t xml:space="preserve"> :</w:t>
      </w:r>
      <w:proofErr w:type="gramEnd"/>
      <w:r w:rsidRPr="001735AD">
        <w:rPr>
          <w:rFonts w:ascii="Calibri" w:hAnsi="Calibri" w:cs="Calibri"/>
          <w:b/>
          <w:bCs/>
          <w:lang w:val="it-IT"/>
        </w:rPr>
        <w:t xml:space="preserve"> Custodia elettronica (</w:t>
      </w:r>
      <w:proofErr w:type="spellStart"/>
      <w:r w:rsidRPr="001735AD">
        <w:rPr>
          <w:rFonts w:ascii="Calibri" w:hAnsi="Calibri" w:cs="Calibri"/>
          <w:b/>
          <w:bCs/>
          <w:lang w:val="it-IT"/>
        </w:rPr>
        <w:t>WeVote</w:t>
      </w:r>
      <w:proofErr w:type="spellEnd"/>
      <w:r w:rsidRPr="001735AD">
        <w:rPr>
          <w:rFonts w:ascii="Calibri" w:hAnsi="Calibri" w:cs="Calibri"/>
          <w:b/>
          <w:bCs/>
          <w:lang w:val="it-IT"/>
        </w:rPr>
        <w:t>);</w:t>
      </w:r>
    </w:p>
    <w:p w14:paraId="527841B7" w14:textId="4C920B6C" w:rsidR="001735AD" w:rsidRDefault="001735AD" w:rsidP="001735AD">
      <w:pPr>
        <w:numPr>
          <w:ilvl w:val="0"/>
          <w:numId w:val="56"/>
        </w:numPr>
        <w:rPr>
          <w:rFonts w:ascii="Calibri" w:hAnsi="Calibri" w:cs="Calibri"/>
          <w:b/>
          <w:bCs/>
          <w:lang w:val="it-IT"/>
        </w:rPr>
      </w:pPr>
      <w:r w:rsidRPr="001735AD">
        <w:rPr>
          <w:rFonts w:ascii="Calibri" w:hAnsi="Calibri" w:cs="Calibri"/>
          <w:b/>
          <w:bCs/>
          <w:lang w:val="it-IT"/>
        </w:rPr>
        <w:t>SOTA</w:t>
      </w:r>
      <w:proofErr w:type="gramStart"/>
      <w:r w:rsidR="00BF428D">
        <w:rPr>
          <w:rFonts w:ascii="Calibri" w:hAnsi="Calibri" w:cs="Calibri"/>
          <w:b/>
          <w:bCs/>
          <w:lang w:val="it-IT"/>
        </w:rPr>
        <w:t>14</w:t>
      </w:r>
      <w:r w:rsidRPr="001735AD">
        <w:rPr>
          <w:rFonts w:ascii="Calibri" w:hAnsi="Calibri" w:cs="Calibri"/>
          <w:b/>
          <w:bCs/>
          <w:lang w:val="it-IT"/>
        </w:rPr>
        <w:t xml:space="preserve"> :</w:t>
      </w:r>
      <w:proofErr w:type="gramEnd"/>
      <w:r w:rsidRPr="001735AD">
        <w:rPr>
          <w:rFonts w:ascii="Calibri" w:hAnsi="Calibri" w:cs="Calibri"/>
          <w:b/>
          <w:bCs/>
          <w:lang w:val="it-IT"/>
        </w:rPr>
        <w:t xml:space="preserve"> Immodificabilità del voto (</w:t>
      </w:r>
      <w:proofErr w:type="spellStart"/>
      <w:r w:rsidRPr="001735AD">
        <w:rPr>
          <w:rFonts w:ascii="Calibri" w:hAnsi="Calibri" w:cs="Calibri"/>
          <w:b/>
          <w:bCs/>
          <w:lang w:val="it-IT"/>
        </w:rPr>
        <w:t>Eligo</w:t>
      </w:r>
      <w:proofErr w:type="spellEnd"/>
      <w:r w:rsidRPr="001735AD">
        <w:rPr>
          <w:rFonts w:ascii="Calibri" w:hAnsi="Calibri" w:cs="Calibri"/>
          <w:b/>
          <w:bCs/>
          <w:lang w:val="it-IT"/>
        </w:rPr>
        <w:t>)</w:t>
      </w:r>
      <w:r w:rsidR="000D58C7">
        <w:rPr>
          <w:rFonts w:ascii="Calibri" w:hAnsi="Calibri" w:cs="Calibri"/>
          <w:b/>
          <w:bCs/>
          <w:lang w:val="it-IT"/>
        </w:rPr>
        <w:t>;</w:t>
      </w:r>
    </w:p>
    <w:p w14:paraId="3F966AE3" w14:textId="671AF246" w:rsidR="000D58C7" w:rsidRPr="001F2591" w:rsidRDefault="000D58C7" w:rsidP="00711CE0">
      <w:pPr>
        <w:numPr>
          <w:ilvl w:val="0"/>
          <w:numId w:val="56"/>
        </w:numPr>
        <w:rPr>
          <w:rFonts w:ascii="Calibri" w:hAnsi="Calibri" w:cs="Calibri"/>
          <w:lang w:val="it-IT"/>
        </w:rPr>
      </w:pPr>
      <w:r w:rsidRPr="001735AD">
        <w:rPr>
          <w:rFonts w:ascii="Calibri" w:hAnsi="Calibri" w:cs="Calibri"/>
          <w:b/>
          <w:bCs/>
          <w:lang w:val="it-IT"/>
        </w:rPr>
        <w:t>SOTA</w:t>
      </w:r>
      <w:proofErr w:type="gramStart"/>
      <w:r>
        <w:rPr>
          <w:rFonts w:ascii="Calibri" w:hAnsi="Calibri" w:cs="Calibri"/>
          <w:b/>
          <w:bCs/>
          <w:lang w:val="it-IT"/>
        </w:rPr>
        <w:t xml:space="preserve">22 </w:t>
      </w:r>
      <w:r w:rsidRPr="001735AD">
        <w:rPr>
          <w:rFonts w:ascii="Calibri" w:hAnsi="Calibri" w:cs="Calibri"/>
          <w:b/>
          <w:bCs/>
          <w:lang w:val="it-IT"/>
        </w:rPr>
        <w:t>:</w:t>
      </w:r>
      <w:proofErr w:type="gramEnd"/>
      <w:r w:rsidRPr="001735AD">
        <w:rPr>
          <w:rFonts w:ascii="Calibri" w:hAnsi="Calibri" w:cs="Calibri"/>
          <w:b/>
          <w:bCs/>
          <w:lang w:val="it-IT"/>
        </w:rPr>
        <w:t xml:space="preserve"> Autenticità e unicità</w:t>
      </w:r>
      <w:r>
        <w:rPr>
          <w:rFonts w:ascii="Calibri" w:hAnsi="Calibri" w:cs="Calibri"/>
          <w:lang w:val="it-IT"/>
        </w:rPr>
        <w:t xml:space="preserve"> </w:t>
      </w:r>
      <w:r w:rsidRPr="001F2591">
        <w:rPr>
          <w:rFonts w:ascii="Calibri" w:hAnsi="Calibri" w:cs="Calibri"/>
          <w:b/>
          <w:bCs/>
          <w:lang w:val="it-IT"/>
        </w:rPr>
        <w:t>(</w:t>
      </w:r>
      <w:proofErr w:type="spellStart"/>
      <w:r w:rsidRPr="001F2591">
        <w:rPr>
          <w:rFonts w:ascii="Calibri" w:hAnsi="Calibri" w:cs="Calibri"/>
          <w:b/>
          <w:bCs/>
          <w:lang w:val="it-IT"/>
        </w:rPr>
        <w:t>WeVote</w:t>
      </w:r>
      <w:proofErr w:type="spellEnd"/>
      <w:r w:rsidRPr="001F2591">
        <w:rPr>
          <w:rFonts w:ascii="Calibri" w:hAnsi="Calibri" w:cs="Calibri"/>
          <w:b/>
          <w:bCs/>
          <w:lang w:val="it-IT"/>
        </w:rPr>
        <w:t xml:space="preserve">, </w:t>
      </w:r>
      <w:proofErr w:type="spellStart"/>
      <w:r w:rsidRPr="001F2591">
        <w:rPr>
          <w:rFonts w:ascii="Calibri" w:hAnsi="Calibri" w:cs="Calibri"/>
          <w:b/>
          <w:bCs/>
          <w:lang w:val="it-IT"/>
        </w:rPr>
        <w:t>Eligo</w:t>
      </w:r>
      <w:proofErr w:type="spellEnd"/>
      <w:r w:rsidRPr="001F2591">
        <w:rPr>
          <w:rFonts w:ascii="Calibri" w:hAnsi="Calibri" w:cs="Calibri"/>
          <w:b/>
          <w:bCs/>
          <w:lang w:val="it-IT"/>
        </w:rPr>
        <w:t>)</w:t>
      </w:r>
      <w:r>
        <w:rPr>
          <w:rFonts w:ascii="Calibri" w:hAnsi="Calibri" w:cs="Calibri"/>
          <w:b/>
          <w:bCs/>
          <w:lang w:val="it-IT"/>
        </w:rPr>
        <w:t>.</w:t>
      </w:r>
    </w:p>
    <w:p w14:paraId="6A7DF66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alcune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D63917B" w14:textId="77777777"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D3) Come viene garantita l’unicità e la non modificabilità del voto?</w:t>
      </w:r>
    </w:p>
    <w:p w14:paraId="6FD10C60" w14:textId="19CD199C" w:rsidR="001735AD" w:rsidRPr="001735AD" w:rsidRDefault="001735AD" w:rsidP="001735AD">
      <w:pPr>
        <w:numPr>
          <w:ilvl w:val="0"/>
          <w:numId w:val="78"/>
        </w:numPr>
        <w:rPr>
          <w:rFonts w:ascii="Calibri" w:hAnsi="Calibri" w:cs="Calibri"/>
          <w:lang w:val="it-IT" w:eastAsia="en-GB"/>
        </w:rPr>
      </w:pPr>
      <w:r w:rsidRPr="001735AD">
        <w:rPr>
          <w:rFonts w:ascii="Calibri" w:hAnsi="Calibri" w:cs="Calibri"/>
          <w:b/>
          <w:bCs/>
          <w:lang w:val="it-IT"/>
        </w:rPr>
        <w:t>D</w:t>
      </w:r>
      <w:r w:rsidR="00454A7F">
        <w:rPr>
          <w:rFonts w:ascii="Calibri" w:hAnsi="Calibri" w:cs="Calibri"/>
          <w:b/>
          <w:bCs/>
          <w:lang w:val="it-IT"/>
        </w:rPr>
        <w:t>11</w:t>
      </w:r>
      <w:r w:rsidRPr="001735AD">
        <w:rPr>
          <w:rFonts w:ascii="Calibri" w:hAnsi="Calibri" w:cs="Calibri"/>
          <w:b/>
          <w:bCs/>
          <w:lang w:val="it-IT"/>
        </w:rPr>
        <w:t>) Come viene garantito l’anonimato del voto?</w:t>
      </w:r>
    </w:p>
    <w:p w14:paraId="41D49FE8" w14:textId="77777777" w:rsidR="001735AD" w:rsidRPr="001735AD" w:rsidRDefault="001735AD" w:rsidP="001735AD">
      <w:pPr>
        <w:spacing w:after="160"/>
        <w:contextualSpacing/>
        <w:jc w:val="both"/>
        <w:rPr>
          <w:rFonts w:ascii="Calibri" w:hAnsi="Calibri" w:cs="Calibri"/>
          <w:lang w:val="it-IT" w:eastAsia="en-GB"/>
        </w:rPr>
      </w:pPr>
    </w:p>
    <w:p w14:paraId="150769D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RNF3: USABILITA’</w:t>
      </w:r>
    </w:p>
    <w:p w14:paraId="587324EE"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semplice da utilizzare. Esso deve poter garantire una dashboard con un buon livello grafico, ma soprattutto deve essere di facile comprensione per garantire una user </w:t>
      </w:r>
      <w:proofErr w:type="spellStart"/>
      <w:r w:rsidRPr="001735AD">
        <w:rPr>
          <w:rFonts w:ascii="Calibri" w:hAnsi="Calibri" w:cs="Calibri"/>
          <w:lang w:val="it-IT" w:eastAsia="en-GB"/>
        </w:rPr>
        <w:t>experience</w:t>
      </w:r>
      <w:proofErr w:type="spellEnd"/>
      <w:r w:rsidRPr="001735AD">
        <w:rPr>
          <w:rFonts w:ascii="Calibri" w:hAnsi="Calibri" w:cs="Calibri"/>
          <w:lang w:val="it-IT" w:eastAsia="en-GB"/>
        </w:rPr>
        <w:t xml:space="preserve"> funzionale. Si interagisce con l’interfaccia attraverso un click per aprire la sezione interessata al controllo. </w:t>
      </w: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si hanno diverse tipologie di utenza e, ad ognuna di esse, deve essere garantito il corretto funzionamento di tutte i servizi ad esse associati. </w:t>
      </w:r>
    </w:p>
    <w:p w14:paraId="545CAC8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SkyVote</w:t>
      </w:r>
      <w:proofErr w:type="spellEnd"/>
      <w:r w:rsidRPr="001735AD">
        <w:rPr>
          <w:rFonts w:ascii="Calibri" w:hAnsi="Calibri" w:cs="Calibri"/>
          <w:lang w:val="it-IT" w:eastAsia="en-GB"/>
        </w:rPr>
        <w:t>, nella sezione A, dello stato dell’Arte:</w:t>
      </w:r>
    </w:p>
    <w:p w14:paraId="0253B0BB" w14:textId="284FB535"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proofErr w:type="gramStart"/>
      <w:r w:rsidR="000D58C7">
        <w:rPr>
          <w:rFonts w:ascii="Calibri" w:hAnsi="Calibri" w:cs="Calibri"/>
          <w:b/>
          <w:bCs/>
          <w:lang w:val="it-IT"/>
        </w:rPr>
        <w:t>16</w:t>
      </w:r>
      <w:r w:rsidRPr="001735AD">
        <w:rPr>
          <w:rFonts w:ascii="Calibri" w:hAnsi="Calibri" w:cs="Calibri"/>
          <w:b/>
          <w:bCs/>
          <w:lang w:val="it-IT"/>
        </w:rPr>
        <w:t xml:space="preserve"> :</w:t>
      </w:r>
      <w:proofErr w:type="gramEnd"/>
      <w:r w:rsidRPr="001735AD">
        <w:rPr>
          <w:rFonts w:ascii="Calibri" w:hAnsi="Calibri" w:cs="Calibri"/>
          <w:b/>
          <w:bCs/>
          <w:lang w:val="it-IT"/>
        </w:rPr>
        <w:t xml:space="preserve"> Semplicità.</w:t>
      </w:r>
    </w:p>
    <w:p w14:paraId="5FAFA8CF"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70EBF3DA" w14:textId="14E78B7F" w:rsidR="001735AD" w:rsidRPr="001735AD" w:rsidRDefault="001735AD" w:rsidP="001735AD">
      <w:pPr>
        <w:numPr>
          <w:ilvl w:val="0"/>
          <w:numId w:val="79"/>
        </w:numPr>
        <w:spacing w:after="160"/>
        <w:contextualSpacing/>
        <w:jc w:val="both"/>
        <w:rPr>
          <w:rFonts w:ascii="Calibri" w:hAnsi="Calibri" w:cs="Calibri"/>
          <w:b/>
          <w:bCs/>
          <w:sz w:val="28"/>
          <w:szCs w:val="28"/>
          <w:lang w:val="it-IT"/>
        </w:rPr>
      </w:pPr>
      <w:r w:rsidRPr="001735AD">
        <w:rPr>
          <w:rFonts w:ascii="Calibri" w:hAnsi="Calibri" w:cs="Calibri"/>
          <w:b/>
          <w:bCs/>
          <w:lang w:val="it-IT"/>
        </w:rPr>
        <w:t>D</w:t>
      </w:r>
      <w:r w:rsidR="004B60E4">
        <w:rPr>
          <w:rFonts w:ascii="Calibri" w:hAnsi="Calibri" w:cs="Calibri"/>
          <w:b/>
          <w:bCs/>
          <w:lang w:val="it-IT"/>
        </w:rPr>
        <w:t>6</w:t>
      </w:r>
      <w:r w:rsidRPr="001735AD">
        <w:rPr>
          <w:rFonts w:ascii="Calibri" w:hAnsi="Calibri" w:cs="Calibri"/>
          <w:b/>
          <w:bCs/>
          <w:lang w:val="it-IT"/>
        </w:rPr>
        <w:t>) Come vengono gestite le diverse tipol</w:t>
      </w:r>
      <w:r w:rsidR="00270277">
        <w:rPr>
          <w:rFonts w:ascii="Calibri" w:hAnsi="Calibri" w:cs="Calibri"/>
          <w:b/>
          <w:bCs/>
          <w:lang w:val="it-IT"/>
        </w:rPr>
        <w:t>o</w:t>
      </w:r>
      <w:r w:rsidRPr="001735AD">
        <w:rPr>
          <w:rFonts w:ascii="Calibri" w:hAnsi="Calibri" w:cs="Calibri"/>
          <w:b/>
          <w:bCs/>
          <w:lang w:val="it-IT"/>
        </w:rPr>
        <w:t>gie di utenze?</w:t>
      </w:r>
    </w:p>
    <w:p w14:paraId="26F6DD32" w14:textId="77777777" w:rsidR="001735AD" w:rsidRPr="001735AD" w:rsidRDefault="001735AD" w:rsidP="001735AD">
      <w:pPr>
        <w:jc w:val="both"/>
        <w:rPr>
          <w:rFonts w:ascii="Calibri" w:hAnsi="Calibri" w:cs="Calibri"/>
          <w:sz w:val="22"/>
          <w:szCs w:val="22"/>
          <w:lang w:val="it-IT" w:eastAsia="en-GB"/>
        </w:rPr>
      </w:pPr>
      <w:r w:rsidRPr="001735AD">
        <w:rPr>
          <w:rFonts w:ascii="Calibri" w:hAnsi="Calibri" w:cs="Calibri"/>
          <w:sz w:val="22"/>
          <w:szCs w:val="22"/>
          <w:lang w:val="it-IT" w:eastAsia="en-GB"/>
        </w:rPr>
        <w:t xml:space="preserve"> </w:t>
      </w:r>
    </w:p>
    <w:p w14:paraId="67908953"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RNF4: DISPONIBILITA’</w:t>
      </w:r>
    </w:p>
    <w:p w14:paraId="2EF11DE7" w14:textId="631FE2DF" w:rsidR="001735AD" w:rsidRPr="001735AD" w:rsidRDefault="001735AD" w:rsidP="001F2591">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operativo e funzionante al 99%, con un margine di errore che potrebbe presentarsi in caso di un temporaneo rallentamento della rete. </w:t>
      </w:r>
      <w:r w:rsidR="00905811">
        <w:rPr>
          <w:rFonts w:ascii="Calibri" w:hAnsi="Calibri" w:cs="Calibri"/>
          <w:lang w:val="it-IT" w:eastAsia="en-GB"/>
        </w:rPr>
        <w:t xml:space="preserve">Inoltre, </w:t>
      </w:r>
      <w:r w:rsidR="00905811">
        <w:rPr>
          <w:rFonts w:ascii="Calibri" w:hAnsi="Calibri" w:cs="Calibri"/>
          <w:lang w:val="it-IT" w:eastAsia="en-GB"/>
        </w:rPr>
        <w:lastRenderedPageBreak/>
        <w:t>r</w:t>
      </w:r>
      <w:r w:rsidR="00905811" w:rsidRPr="001F2591">
        <w:rPr>
          <w:rFonts w:ascii="Calibri" w:hAnsi="Calibri" w:cs="Calibri"/>
          <w:lang w:val="it-IT" w:eastAsia="en-GB"/>
        </w:rPr>
        <w:t>ichiede il costante accesso a </w:t>
      </w:r>
      <w:r w:rsidR="003C4378">
        <w:fldChar w:fldCharType="begin"/>
      </w:r>
      <w:r w:rsidR="003C4378" w:rsidRPr="00EA0282">
        <w:rPr>
          <w:lang w:val="it-IT"/>
          <w:rPrChange w:id="547" w:author="Martina Nolletti" w:date="2021-01-26T18:09:00Z">
            <w:rPr/>
          </w:rPrChange>
        </w:rPr>
        <w:instrText xml:space="preserve"> HYPERLINK "https://it.wikipedia.org/wiki/Internet" \o "Internet" </w:instrText>
      </w:r>
      <w:r w:rsidR="003C4378">
        <w:fldChar w:fldCharType="separate"/>
      </w:r>
      <w:r w:rsidR="00905811" w:rsidRPr="001F2591">
        <w:rPr>
          <w:rFonts w:ascii="Calibri" w:hAnsi="Calibri" w:cs="Calibri"/>
          <w:lang w:val="it-IT" w:eastAsia="en-GB"/>
        </w:rPr>
        <w:t>internet</w:t>
      </w:r>
      <w:r w:rsidR="003C4378">
        <w:rPr>
          <w:rFonts w:ascii="Calibri" w:hAnsi="Calibri" w:cs="Calibri"/>
          <w:lang w:val="it-IT" w:eastAsia="en-GB"/>
        </w:rPr>
        <w:fldChar w:fldCharType="end"/>
      </w:r>
      <w:r w:rsidR="00905811" w:rsidRPr="001F2591">
        <w:rPr>
          <w:rFonts w:ascii="Calibri" w:hAnsi="Calibri" w:cs="Calibri"/>
          <w:lang w:val="it-IT" w:eastAsia="en-GB"/>
        </w:rPr>
        <w:t> e le sue prestazioni dipenderanno in modo sensibile dalla </w:t>
      </w:r>
      <w:r w:rsidR="003C4378">
        <w:fldChar w:fldCharType="begin"/>
      </w:r>
      <w:r w:rsidR="003C4378" w:rsidRPr="00EA0282">
        <w:rPr>
          <w:lang w:val="it-IT"/>
          <w:rPrChange w:id="548" w:author="Martina Nolletti" w:date="2021-01-26T18:09:00Z">
            <w:rPr/>
          </w:rPrChange>
        </w:rPr>
        <w:instrText xml:space="preserve"> HYPERLINK "https://it.wikipedia.org/wiki/Velocit%C3%A0_di_trasmissione" \o "Velocità di trasmissione" </w:instrText>
      </w:r>
      <w:r w:rsidR="003C4378">
        <w:fldChar w:fldCharType="separate"/>
      </w:r>
      <w:r w:rsidR="00905811" w:rsidRPr="001F2591">
        <w:rPr>
          <w:rFonts w:ascii="Calibri" w:hAnsi="Calibri" w:cs="Calibri"/>
          <w:lang w:val="it-IT" w:eastAsia="en-GB"/>
        </w:rPr>
        <w:t>velocità di connessione</w:t>
      </w:r>
      <w:r w:rsidR="003C4378">
        <w:rPr>
          <w:rFonts w:ascii="Calibri" w:hAnsi="Calibri" w:cs="Calibri"/>
          <w:lang w:val="it-IT" w:eastAsia="en-GB"/>
        </w:rPr>
        <w:fldChar w:fldCharType="end"/>
      </w:r>
      <w:r w:rsidR="00905811">
        <w:rPr>
          <w:rFonts w:ascii="Calibri" w:hAnsi="Calibri" w:cs="Calibri"/>
          <w:lang w:val="it-IT" w:eastAsia="en-GB"/>
        </w:rPr>
        <w:t>.</w:t>
      </w:r>
    </w:p>
    <w:p w14:paraId="7314FE35" w14:textId="77777777" w:rsidR="001735AD" w:rsidRPr="001F2591" w:rsidRDefault="001735AD" w:rsidP="001735AD">
      <w:pPr>
        <w:spacing w:after="160" w:line="256" w:lineRule="auto"/>
        <w:contextualSpacing/>
        <w:jc w:val="both"/>
        <w:rPr>
          <w:rFonts w:ascii="Calibri" w:hAnsi="Calibri" w:cs="Calibri"/>
          <w:lang w:val="it-IT" w:eastAsia="en-GB"/>
        </w:rPr>
      </w:pPr>
    </w:p>
    <w:p w14:paraId="0769288D"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RNF5: PRECISIONE</w:t>
      </w:r>
    </w:p>
    <w:p w14:paraId="606FB5CB" w14:textId="77777777" w:rsidR="006F7F5A" w:rsidRDefault="001735AD" w:rsidP="006F7F5A">
      <w:pPr>
        <w:pStyle w:val="NormaleWeb"/>
        <w:shd w:val="clear" w:color="auto" w:fill="FFFFFF"/>
        <w:spacing w:before="0" w:after="225"/>
        <w:rPr>
          <w:ins w:id="549" w:author="Martina Nolletti" w:date="2021-02-08T21:23:00Z"/>
          <w:rFonts w:ascii="Calibri" w:hAnsi="Calibri" w:cs="Calibri"/>
          <w:lang w:val="it-IT" w:eastAsia="en-GB" w:bidi="ar-SA"/>
        </w:rPr>
      </w:pPr>
      <w:r w:rsidRPr="001735AD">
        <w:rPr>
          <w:rFonts w:ascii="Calibri" w:hAnsi="Calibri" w:cs="Calibri"/>
          <w:lang w:val="it-IT" w:eastAsia="en-GB" w:bidi="ar-SA"/>
        </w:rPr>
        <w:t>I dati forniti devono essere accurati e precisi.</w:t>
      </w:r>
      <w:r w:rsidR="00CB04BA">
        <w:rPr>
          <w:rFonts w:ascii="Calibri" w:hAnsi="Calibri" w:cs="Calibri"/>
          <w:lang w:val="it-IT" w:eastAsia="en-GB" w:bidi="ar-SA"/>
        </w:rPr>
        <w:t xml:space="preserve"> </w:t>
      </w:r>
      <w:r w:rsidR="00CB04BA" w:rsidRPr="001F2591">
        <w:rPr>
          <w:rFonts w:ascii="Calibri" w:hAnsi="Calibri" w:cs="Calibri"/>
          <w:lang w:val="it-IT" w:eastAsia="en-GB"/>
        </w:rPr>
        <w:t xml:space="preserve">Sarà necessario svolgere alcuni test essenziali prima di rilasciare il sistema, in modo da verificare che i dati inseriti siano corretti. I </w:t>
      </w:r>
      <w:r w:rsidR="00CB04BA">
        <w:rPr>
          <w:rFonts w:ascii="Calibri" w:hAnsi="Calibri" w:cs="Calibri"/>
          <w:lang w:val="it-IT" w:eastAsia="en-GB" w:bidi="ar-SA"/>
        </w:rPr>
        <w:t>t</w:t>
      </w:r>
      <w:r w:rsidR="00CB04BA" w:rsidRPr="001F2591">
        <w:rPr>
          <w:rFonts w:ascii="Calibri" w:hAnsi="Calibri" w:cs="Calibri"/>
          <w:lang w:val="it-IT" w:eastAsia="en-GB"/>
        </w:rPr>
        <w:t xml:space="preserve">est </w:t>
      </w:r>
      <w:r w:rsidR="00CB04BA">
        <w:rPr>
          <w:rFonts w:ascii="Calibri" w:hAnsi="Calibri" w:cs="Calibri"/>
          <w:lang w:val="it-IT" w:eastAsia="en-GB" w:bidi="ar-SA"/>
        </w:rPr>
        <w:t xml:space="preserve">potranno essere: </w:t>
      </w:r>
      <w:r w:rsidR="00CB04BA" w:rsidRPr="001F2591">
        <w:rPr>
          <w:rFonts w:ascii="Calibri" w:hAnsi="Calibri" w:cs="Calibri"/>
          <w:lang w:val="it-IT" w:eastAsia="en-GB"/>
        </w:rPr>
        <w:t>manuali (eseguiti dagli utenti)</w:t>
      </w:r>
      <w:r w:rsidR="00CB04BA">
        <w:rPr>
          <w:rFonts w:ascii="Calibri" w:hAnsi="Calibri" w:cs="Calibri"/>
          <w:lang w:val="it-IT" w:eastAsia="en-GB" w:bidi="ar-SA"/>
        </w:rPr>
        <w:t>,</w:t>
      </w:r>
      <w:r w:rsidR="00CB04BA" w:rsidRPr="001F2591">
        <w:rPr>
          <w:rFonts w:ascii="Calibri" w:hAnsi="Calibri" w:cs="Calibri"/>
          <w:lang w:val="it-IT" w:eastAsia="en-GB"/>
        </w:rPr>
        <w:t xml:space="preserve"> cioè le persone verificano l'applicazione sui rispetti dispositivi</w:t>
      </w:r>
      <w:r w:rsidR="00CB04BA">
        <w:rPr>
          <w:rFonts w:ascii="Calibri" w:hAnsi="Calibri" w:cs="Calibri"/>
          <w:lang w:val="it-IT" w:eastAsia="en-GB" w:bidi="ar-SA"/>
        </w:rPr>
        <w:t>,</w:t>
      </w:r>
      <w:r w:rsidR="00CB04BA" w:rsidRPr="001F2591">
        <w:rPr>
          <w:rFonts w:ascii="Calibri" w:hAnsi="Calibri" w:cs="Calibri"/>
          <w:lang w:val="it-IT" w:eastAsia="en-GB"/>
        </w:rPr>
        <w:t xml:space="preserve"> viene radunato un gruppo che </w:t>
      </w:r>
      <w:r w:rsidR="00095779">
        <w:rPr>
          <w:rFonts w:ascii="Calibri" w:hAnsi="Calibri" w:cs="Calibri"/>
          <w:lang w:val="it-IT" w:eastAsia="en-GB"/>
        </w:rPr>
        <w:t>testa</w:t>
      </w:r>
      <w:r w:rsidR="00CB04BA" w:rsidRPr="001F2591">
        <w:rPr>
          <w:rFonts w:ascii="Calibri" w:hAnsi="Calibri" w:cs="Calibri"/>
          <w:lang w:val="it-IT" w:eastAsia="en-GB"/>
        </w:rPr>
        <w:t xml:space="preserve"> l'app attene</w:t>
      </w:r>
      <w:r w:rsidR="00CB04BA">
        <w:rPr>
          <w:rFonts w:ascii="Calibri" w:hAnsi="Calibri" w:cs="Calibri"/>
          <w:lang w:val="it-IT" w:eastAsia="en-GB" w:bidi="ar-SA"/>
        </w:rPr>
        <w:t>ndosi</w:t>
      </w:r>
      <w:r w:rsidR="00CB04BA" w:rsidRPr="001F2591">
        <w:rPr>
          <w:rFonts w:ascii="Calibri" w:hAnsi="Calibri" w:cs="Calibri"/>
          <w:lang w:val="it-IT" w:eastAsia="en-GB"/>
        </w:rPr>
        <w:t xml:space="preserve"> alle indicazioni date e </w:t>
      </w:r>
      <w:r w:rsidR="00CB04BA">
        <w:rPr>
          <w:rFonts w:ascii="Calibri" w:hAnsi="Calibri" w:cs="Calibri"/>
          <w:lang w:val="it-IT" w:eastAsia="en-GB" w:bidi="ar-SA"/>
        </w:rPr>
        <w:t>che esprime</w:t>
      </w:r>
      <w:r w:rsidR="00CB04BA" w:rsidRPr="001F2591">
        <w:rPr>
          <w:rFonts w:ascii="Calibri" w:hAnsi="Calibri" w:cs="Calibri"/>
          <w:lang w:val="it-IT" w:eastAsia="en-GB"/>
        </w:rPr>
        <w:t xml:space="preserve"> infine una propria valutazione</w:t>
      </w:r>
      <w:r w:rsidR="00CB04BA">
        <w:rPr>
          <w:rFonts w:ascii="Calibri" w:hAnsi="Calibri" w:cs="Calibri"/>
          <w:lang w:val="it-IT" w:eastAsia="en-GB" w:bidi="ar-SA"/>
        </w:rPr>
        <w:t>;</w:t>
      </w:r>
      <w:r w:rsidR="00CB04BA">
        <w:rPr>
          <w:rFonts w:ascii="Calibri" w:hAnsi="Calibri" w:cs="Calibri"/>
          <w:b/>
          <w:bCs/>
          <w:lang w:val="it-IT" w:eastAsia="en-GB" w:bidi="ar-SA"/>
        </w:rPr>
        <w:t xml:space="preserve"> </w:t>
      </w:r>
      <w:r w:rsidR="00CB04BA" w:rsidRPr="001F2591">
        <w:rPr>
          <w:rFonts w:ascii="Calibri" w:hAnsi="Calibri" w:cs="Calibri"/>
          <w:lang w:val="it-IT" w:eastAsia="en-GB"/>
        </w:rPr>
        <w:t>automatici (eseguiti con i tool per il mobile testing)</w:t>
      </w:r>
      <w:r w:rsidR="00CB04BA">
        <w:rPr>
          <w:rFonts w:ascii="Calibri" w:hAnsi="Calibri" w:cs="Calibri"/>
          <w:lang w:val="it-IT" w:eastAsia="en-GB" w:bidi="ar-SA"/>
        </w:rPr>
        <w:t>,</w:t>
      </w:r>
      <w:r w:rsidR="00CB04BA" w:rsidRPr="001F2591">
        <w:rPr>
          <w:rFonts w:ascii="Calibri" w:hAnsi="Calibri" w:cs="Calibri"/>
          <w:lang w:val="it-IT" w:eastAsia="en-GB"/>
        </w:rPr>
        <w:t xml:space="preserve"> utilizza</w:t>
      </w:r>
      <w:r w:rsidR="00CB04BA">
        <w:rPr>
          <w:rFonts w:ascii="Calibri" w:hAnsi="Calibri" w:cs="Calibri"/>
          <w:lang w:val="it-IT" w:eastAsia="en-GB" w:bidi="ar-SA"/>
        </w:rPr>
        <w:t>ti</w:t>
      </w:r>
      <w:r w:rsidR="00CB04BA" w:rsidRPr="001F2591">
        <w:rPr>
          <w:rFonts w:ascii="Calibri" w:hAnsi="Calibri" w:cs="Calibri"/>
          <w:lang w:val="it-IT" w:eastAsia="en-GB"/>
        </w:rPr>
        <w:t xml:space="preserve"> per gli ambiti in cui è necessario verificare processi specifici continuamente per diverse condizioni</w:t>
      </w:r>
      <w:r w:rsidR="00CB04BA">
        <w:rPr>
          <w:rFonts w:ascii="Calibri" w:hAnsi="Calibri" w:cs="Calibri"/>
          <w:lang w:val="it-IT" w:eastAsia="en-GB" w:bidi="ar-SA"/>
        </w:rPr>
        <w:t xml:space="preserve"> ed i</w:t>
      </w:r>
      <w:r w:rsidR="00CB04BA" w:rsidRPr="001F2591">
        <w:rPr>
          <w:rFonts w:ascii="Calibri" w:hAnsi="Calibri" w:cs="Calibri"/>
          <w:lang w:val="it-IT" w:eastAsia="en-GB"/>
        </w:rPr>
        <w:t xml:space="preserve">l maggiore vantaggio </w:t>
      </w:r>
      <w:r w:rsidR="009070AE">
        <w:rPr>
          <w:rFonts w:ascii="Calibri" w:hAnsi="Calibri" w:cs="Calibri"/>
          <w:lang w:val="it-IT" w:eastAsia="en-GB"/>
        </w:rPr>
        <w:t xml:space="preserve">rispetto ai test manuali </w:t>
      </w:r>
      <w:r w:rsidR="00CB04BA" w:rsidRPr="001F2591">
        <w:rPr>
          <w:rFonts w:ascii="Calibri" w:hAnsi="Calibri" w:cs="Calibri"/>
          <w:lang w:val="it-IT" w:eastAsia="en-GB"/>
        </w:rPr>
        <w:t>consiste nel tempo che si risparmia durante i test</w:t>
      </w:r>
      <w:r w:rsidR="00CB04BA">
        <w:rPr>
          <w:rFonts w:ascii="Calibri" w:hAnsi="Calibri" w:cs="Calibri"/>
          <w:lang w:val="it-IT" w:eastAsia="en-GB" w:bidi="ar-SA"/>
        </w:rPr>
        <w:t>.</w:t>
      </w:r>
    </w:p>
    <w:p w14:paraId="3BDE1B9B" w14:textId="5415B93A" w:rsidR="006F7F5A" w:rsidRPr="001735AD" w:rsidRDefault="006F7F5A">
      <w:pPr>
        <w:pStyle w:val="NormaleWeb"/>
        <w:shd w:val="clear" w:color="auto" w:fill="FFFFFF"/>
        <w:spacing w:before="0" w:after="225"/>
        <w:rPr>
          <w:ins w:id="550" w:author="Martina Nolletti" w:date="2021-02-08T21:23:00Z"/>
          <w:rFonts w:ascii="Calibri" w:hAnsi="Calibri" w:cs="Calibri"/>
          <w:lang w:val="it-IT" w:eastAsia="en-GB"/>
        </w:rPr>
        <w:pPrChange w:id="551" w:author="Martina Nolletti" w:date="2021-02-08T21:23:00Z">
          <w:pPr>
            <w:spacing w:after="160"/>
            <w:contextualSpacing/>
          </w:pPr>
        </w:pPrChange>
      </w:pPr>
      <w:ins w:id="552" w:author="Martina Nolletti" w:date="2021-02-08T21:23:00Z">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ins>
    </w:p>
    <w:p w14:paraId="22F66894" w14:textId="4B0B829C" w:rsidR="006F7F5A" w:rsidRDefault="006F7F5A" w:rsidP="006F7F5A">
      <w:pPr>
        <w:numPr>
          <w:ilvl w:val="0"/>
          <w:numId w:val="57"/>
        </w:numPr>
        <w:spacing w:after="160"/>
        <w:contextualSpacing/>
        <w:jc w:val="both"/>
        <w:rPr>
          <w:ins w:id="553" w:author="Martina Nolletti" w:date="2021-02-08T21:25:00Z"/>
          <w:rFonts w:ascii="Calibri" w:hAnsi="Calibri" w:cs="Calibri"/>
          <w:b/>
          <w:bCs/>
          <w:lang w:val="it-IT" w:eastAsia="en-GB"/>
        </w:rPr>
      </w:pPr>
      <w:ins w:id="554" w:author="Martina Nolletti" w:date="2021-02-08T21:23:00Z">
        <w:r w:rsidRPr="00922D9A">
          <w:rPr>
            <w:rFonts w:ascii="Calibri" w:hAnsi="Calibri" w:cs="Calibri"/>
            <w:b/>
            <w:bCs/>
            <w:lang w:val="it-IT"/>
          </w:rPr>
          <w:t>C7) Implementazione Database con modello E-R</w:t>
        </w:r>
        <w:r w:rsidRPr="001735AD">
          <w:rPr>
            <w:rFonts w:ascii="Calibri" w:hAnsi="Calibri" w:cs="Calibri"/>
            <w:b/>
            <w:bCs/>
            <w:lang w:val="it-IT" w:eastAsia="en-GB"/>
          </w:rPr>
          <w:t>.</w:t>
        </w:r>
      </w:ins>
    </w:p>
    <w:p w14:paraId="139E77E3" w14:textId="77777777" w:rsidR="006F7F5A" w:rsidRPr="006F7F5A" w:rsidRDefault="006F7F5A">
      <w:pPr>
        <w:spacing w:after="160"/>
        <w:contextualSpacing/>
        <w:jc w:val="both"/>
        <w:rPr>
          <w:rFonts w:ascii="Calibri" w:hAnsi="Calibri" w:cs="Calibri"/>
          <w:b/>
          <w:bCs/>
          <w:lang w:val="it-IT" w:eastAsia="en-GB"/>
          <w:rPrChange w:id="555" w:author="Martina Nolletti" w:date="2021-02-08T21:25:00Z">
            <w:rPr>
              <w:lang w:val="it-IT"/>
            </w:rPr>
          </w:rPrChange>
        </w:rPr>
        <w:pPrChange w:id="556" w:author="Martina Nolletti" w:date="2021-02-08T21:25:00Z">
          <w:pPr>
            <w:pStyle w:val="NormaleWeb"/>
            <w:shd w:val="clear" w:color="auto" w:fill="FFFFFF"/>
            <w:spacing w:before="0" w:after="225"/>
          </w:pPr>
        </w:pPrChange>
      </w:pPr>
    </w:p>
    <w:p w14:paraId="4FAB6089"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RNF6: PRESTAZIONE</w:t>
      </w:r>
    </w:p>
    <w:p w14:paraId="7CA33DC9"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sistema deve essere perfettamente sincronizzato con le varie elezioni in modo da far comparire sulla dashboard i dati aggiornati, non appena si conclude uno scrutinio. </w:t>
      </w: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abbiamo previsto che il sistema sarà sincronizzato con il calendario di un utente, in modo che quest’ultimo possa essere sempre aggiornato sui relativi eventi che si svolgeranno a breve e in futuro. </w:t>
      </w:r>
    </w:p>
    <w:p w14:paraId="1D8635F1" w14:textId="3DC3F498"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r w:rsidR="000D58C7">
        <w:rPr>
          <w:rFonts w:ascii="Calibri" w:hAnsi="Calibri" w:cs="Calibri"/>
          <w:lang w:val="it-IT" w:eastAsia="en-GB"/>
        </w:rPr>
        <w:t>Doodle</w:t>
      </w:r>
      <w:r w:rsidRPr="001735AD">
        <w:rPr>
          <w:rFonts w:ascii="Calibri" w:hAnsi="Calibri" w:cs="Calibri"/>
          <w:lang w:val="it-IT" w:eastAsia="en-GB"/>
        </w:rPr>
        <w:t>, nella sezione A, dello stato dell’Arte:</w:t>
      </w:r>
    </w:p>
    <w:p w14:paraId="40D02402" w14:textId="218B3673"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proofErr w:type="gramStart"/>
      <w:r w:rsidR="00E316E8">
        <w:rPr>
          <w:rFonts w:ascii="Calibri" w:hAnsi="Calibri" w:cs="Calibri"/>
          <w:b/>
          <w:bCs/>
          <w:lang w:val="it-IT"/>
        </w:rPr>
        <w:t>18</w:t>
      </w:r>
      <w:r w:rsidRPr="001735AD">
        <w:rPr>
          <w:rFonts w:ascii="Calibri" w:hAnsi="Calibri" w:cs="Calibri"/>
          <w:b/>
          <w:bCs/>
          <w:lang w:val="it-IT"/>
        </w:rPr>
        <w:t xml:space="preserve"> :</w:t>
      </w:r>
      <w:proofErr w:type="gramEnd"/>
      <w:r w:rsidRPr="001735AD">
        <w:rPr>
          <w:rFonts w:ascii="Calibri" w:hAnsi="Calibri" w:cs="Calibri"/>
          <w:b/>
          <w:bCs/>
          <w:lang w:val="it-IT"/>
        </w:rPr>
        <w:t xml:space="preserve"> Integrazione del calendario.</w:t>
      </w:r>
    </w:p>
    <w:p w14:paraId="0C02492E" w14:textId="77777777" w:rsidR="001735AD" w:rsidRPr="001735AD" w:rsidRDefault="001735AD" w:rsidP="001735AD">
      <w:pPr>
        <w:spacing w:after="160"/>
        <w:contextualSpacing/>
        <w:jc w:val="both"/>
        <w:rPr>
          <w:rFonts w:ascii="Calibri" w:hAnsi="Calibri" w:cs="Calibri"/>
          <w:b/>
          <w:bCs/>
          <w:lang w:val="it-IT"/>
        </w:rPr>
      </w:pPr>
    </w:p>
    <w:p w14:paraId="4EBE2521"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RNF7: CAPACITA’</w:t>
      </w:r>
    </w:p>
    <w:p w14:paraId="6FA33E66" w14:textId="77777777" w:rsidR="001735AD" w:rsidRPr="001735AD" w:rsidRDefault="001735AD" w:rsidP="001735AD">
      <w:pPr>
        <w:spacing w:after="160" w:line="256" w:lineRule="auto"/>
        <w:contextualSpacing/>
        <w:rPr>
          <w:rFonts w:ascii="Calibri" w:hAnsi="Calibri" w:cs="Calibri"/>
          <w:lang w:val="it-IT" w:eastAsia="en-GB"/>
        </w:rPr>
      </w:pPr>
      <w:r w:rsidRPr="001735AD">
        <w:rPr>
          <w:rFonts w:ascii="Calibri" w:hAnsi="Calibri" w:cs="Calibri"/>
          <w:lang w:val="it-IT" w:eastAsia="en-GB"/>
        </w:rPr>
        <w:t xml:space="preserve">Il sistema dovrà essere in grado di gestire l’accesso in contemporanea di al massimo il numero di studenti dell’Università in cui si svolgono le elezioni. </w:t>
      </w: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dovrà garantire la possibilità di poter svolgere più elezioni contemporaneamente in un determinato giorno.</w:t>
      </w:r>
    </w:p>
    <w:p w14:paraId="649DBFF8"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Il requisito da noi preso in considerazione viene riportato dal sistema </w:t>
      </w:r>
      <w:proofErr w:type="spellStart"/>
      <w:r w:rsidRPr="001735AD">
        <w:rPr>
          <w:rFonts w:ascii="Calibri" w:hAnsi="Calibri" w:cs="Calibri"/>
          <w:lang w:val="it-IT" w:eastAsia="en-GB"/>
        </w:rPr>
        <w:t>Eligo</w:t>
      </w:r>
      <w:proofErr w:type="spellEnd"/>
      <w:r w:rsidRPr="001735AD">
        <w:rPr>
          <w:rFonts w:ascii="Calibri" w:hAnsi="Calibri" w:cs="Calibri"/>
          <w:lang w:val="it-IT" w:eastAsia="en-GB"/>
        </w:rPr>
        <w:t>, nella sezione A, dello stato dell’Arte:</w:t>
      </w:r>
    </w:p>
    <w:p w14:paraId="12DA831C" w14:textId="74B49B56" w:rsidR="001735AD" w:rsidRPr="001735AD" w:rsidRDefault="001735AD" w:rsidP="001735AD">
      <w:pPr>
        <w:numPr>
          <w:ilvl w:val="0"/>
          <w:numId w:val="57"/>
        </w:numPr>
        <w:spacing w:after="160"/>
        <w:contextualSpacing/>
        <w:jc w:val="both"/>
        <w:rPr>
          <w:rFonts w:ascii="Calibri" w:hAnsi="Calibri" w:cs="Calibri"/>
          <w:b/>
          <w:bCs/>
          <w:lang w:val="it-IT"/>
        </w:rPr>
      </w:pPr>
      <w:r w:rsidRPr="001735AD">
        <w:rPr>
          <w:rFonts w:ascii="Calibri" w:hAnsi="Calibri" w:cs="Calibri"/>
          <w:b/>
          <w:bCs/>
          <w:lang w:val="it-IT"/>
        </w:rPr>
        <w:t>SOTA</w:t>
      </w:r>
      <w:proofErr w:type="gramStart"/>
      <w:r w:rsidR="000D58C7">
        <w:rPr>
          <w:rFonts w:ascii="Calibri" w:hAnsi="Calibri" w:cs="Calibri"/>
          <w:b/>
          <w:bCs/>
          <w:lang w:val="it-IT"/>
        </w:rPr>
        <w:t xml:space="preserve">15 </w:t>
      </w:r>
      <w:r w:rsidRPr="001735AD">
        <w:rPr>
          <w:rFonts w:ascii="Calibri" w:hAnsi="Calibri" w:cs="Calibri"/>
          <w:b/>
          <w:bCs/>
          <w:lang w:val="it-IT"/>
        </w:rPr>
        <w:t>:</w:t>
      </w:r>
      <w:proofErr w:type="gramEnd"/>
      <w:r w:rsidRPr="001735AD">
        <w:rPr>
          <w:rFonts w:ascii="Calibri" w:hAnsi="Calibri" w:cs="Calibri"/>
          <w:b/>
          <w:bCs/>
          <w:sz w:val="28"/>
          <w:szCs w:val="28"/>
          <w:lang w:val="it-IT"/>
        </w:rPr>
        <w:t xml:space="preserve"> </w:t>
      </w:r>
      <w:r w:rsidRPr="001735AD">
        <w:rPr>
          <w:rFonts w:ascii="Calibri" w:hAnsi="Calibri" w:cs="Calibri"/>
          <w:b/>
          <w:bCs/>
          <w:lang w:val="it-IT"/>
        </w:rPr>
        <w:t>Voto in contemporanea.</w:t>
      </w:r>
    </w:p>
    <w:p w14:paraId="63E47FDE" w14:textId="77777777" w:rsidR="001735AD" w:rsidRPr="001735AD" w:rsidRDefault="001735AD" w:rsidP="001735AD">
      <w:pPr>
        <w:spacing w:after="160" w:line="256" w:lineRule="auto"/>
        <w:contextualSpacing/>
        <w:jc w:val="both"/>
        <w:rPr>
          <w:rFonts w:ascii="Calibri" w:hAnsi="Calibri" w:cs="Calibri"/>
          <w:sz w:val="22"/>
          <w:szCs w:val="22"/>
          <w:lang w:val="it-IT" w:eastAsia="en-GB"/>
        </w:rPr>
      </w:pPr>
    </w:p>
    <w:p w14:paraId="500A586A"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RNF8: TOLLERANZA AI GUASTI</w:t>
      </w:r>
    </w:p>
    <w:p w14:paraId="37EEC282"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È prevista una base di dati di “backup” che abbia memorizzati tutti i dati del sistema, in modo da non averne la perdita qualora ci fosse qualche problema ai database. </w:t>
      </w:r>
    </w:p>
    <w:p w14:paraId="5DA8D38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70E08ECE" w14:textId="77777777" w:rsidR="006F7F5A" w:rsidRDefault="001735AD" w:rsidP="001735AD">
      <w:pPr>
        <w:numPr>
          <w:ilvl w:val="0"/>
          <w:numId w:val="57"/>
        </w:numPr>
        <w:spacing w:after="160"/>
        <w:contextualSpacing/>
        <w:jc w:val="both"/>
        <w:rPr>
          <w:ins w:id="557" w:author="Martina Nolletti" w:date="2021-02-08T21:22:00Z"/>
          <w:rFonts w:ascii="Calibri" w:hAnsi="Calibri" w:cs="Calibri"/>
          <w:b/>
          <w:bCs/>
          <w:lang w:val="it-IT" w:eastAsia="en-GB"/>
        </w:rPr>
      </w:pPr>
      <w:r w:rsidRPr="001735AD">
        <w:rPr>
          <w:rFonts w:ascii="Calibri" w:hAnsi="Calibri" w:cs="Calibri"/>
          <w:b/>
          <w:bCs/>
          <w:lang w:val="it-IT" w:eastAsia="en-GB"/>
        </w:rPr>
        <w:t>C1) Memorizzazione dei dati all’interno del Database</w:t>
      </w:r>
      <w:ins w:id="558" w:author="Martina Nolletti" w:date="2021-02-08T21:22:00Z">
        <w:r w:rsidR="006F7F5A">
          <w:rPr>
            <w:rFonts w:ascii="Calibri" w:hAnsi="Calibri" w:cs="Calibri"/>
            <w:b/>
            <w:bCs/>
            <w:lang w:val="it-IT" w:eastAsia="en-GB"/>
          </w:rPr>
          <w:t>;</w:t>
        </w:r>
      </w:ins>
    </w:p>
    <w:p w14:paraId="30C90917" w14:textId="71D35C62" w:rsidR="001735AD" w:rsidRPr="001735AD" w:rsidRDefault="006F7F5A" w:rsidP="001735AD">
      <w:pPr>
        <w:numPr>
          <w:ilvl w:val="0"/>
          <w:numId w:val="57"/>
        </w:numPr>
        <w:spacing w:after="160"/>
        <w:contextualSpacing/>
        <w:jc w:val="both"/>
        <w:rPr>
          <w:rFonts w:ascii="Calibri" w:hAnsi="Calibri" w:cs="Calibri"/>
          <w:b/>
          <w:bCs/>
          <w:lang w:val="it-IT" w:eastAsia="en-GB"/>
        </w:rPr>
      </w:pPr>
      <w:ins w:id="559" w:author="Martina Nolletti" w:date="2021-02-08T21:22:00Z">
        <w:r w:rsidRPr="00922D9A">
          <w:rPr>
            <w:rFonts w:ascii="Calibri" w:hAnsi="Calibri" w:cs="Calibri"/>
            <w:b/>
            <w:bCs/>
            <w:lang w:val="it-IT"/>
          </w:rPr>
          <w:t>C7) Implementazione Database con modello E-R</w:t>
        </w:r>
      </w:ins>
      <w:r w:rsidR="001735AD" w:rsidRPr="001735AD">
        <w:rPr>
          <w:rFonts w:ascii="Calibri" w:hAnsi="Calibri" w:cs="Calibri"/>
          <w:b/>
          <w:bCs/>
          <w:lang w:val="it-IT" w:eastAsia="en-GB"/>
        </w:rPr>
        <w:t>.</w:t>
      </w:r>
    </w:p>
    <w:p w14:paraId="2B6E7FAA"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lastRenderedPageBreak/>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9245B19" w14:textId="77777777" w:rsidR="001735AD" w:rsidRPr="001735AD" w:rsidRDefault="001735AD" w:rsidP="001735AD">
      <w:pPr>
        <w:numPr>
          <w:ilvl w:val="0"/>
          <w:numId w:val="57"/>
        </w:numPr>
        <w:spacing w:after="160"/>
        <w:contextualSpacing/>
        <w:jc w:val="both"/>
        <w:rPr>
          <w:rFonts w:ascii="Calibri" w:hAnsi="Calibri" w:cs="Calibri"/>
          <w:b/>
          <w:bCs/>
          <w:sz w:val="32"/>
          <w:szCs w:val="32"/>
          <w:lang w:val="it-IT" w:eastAsia="en-GB"/>
        </w:rPr>
      </w:pPr>
      <w:r w:rsidRPr="001735AD">
        <w:rPr>
          <w:rFonts w:ascii="Calibri" w:hAnsi="Calibri" w:cs="Calibri"/>
          <w:b/>
          <w:bCs/>
          <w:lang w:val="it-IT"/>
        </w:rPr>
        <w:t>D1) Come memorizzare i dati all’interno del Database?</w:t>
      </w:r>
    </w:p>
    <w:p w14:paraId="12C7ACB8" w14:textId="77777777" w:rsidR="001735AD" w:rsidRPr="001735AD" w:rsidRDefault="001735AD" w:rsidP="001735AD">
      <w:pPr>
        <w:rPr>
          <w:lang w:val="it-IT"/>
        </w:rPr>
      </w:pPr>
    </w:p>
    <w:p w14:paraId="1139D222" w14:textId="77777777" w:rsidR="001735AD" w:rsidRPr="001735AD" w:rsidRDefault="001735AD" w:rsidP="001735AD">
      <w:pPr>
        <w:numPr>
          <w:ilvl w:val="0"/>
          <w:numId w:val="38"/>
        </w:numPr>
        <w:rPr>
          <w:rFonts w:ascii="Calibri" w:hAnsi="Calibri" w:cs="Calibri"/>
          <w:b/>
          <w:bCs/>
          <w:lang w:val="it-IT"/>
        </w:rPr>
      </w:pPr>
      <w:r w:rsidRPr="001735AD">
        <w:rPr>
          <w:rFonts w:ascii="Calibri" w:hAnsi="Calibri" w:cs="Calibri"/>
          <w:b/>
          <w:bCs/>
          <w:lang w:val="it-IT"/>
        </w:rPr>
        <w:t>RNF9: PREVENZIONE SOVRACCARICO DATABASE</w:t>
      </w:r>
    </w:p>
    <w:p w14:paraId="723F1A2C"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Bisogna garantire una buona </w:t>
      </w:r>
      <w:proofErr w:type="spellStart"/>
      <w:r w:rsidRPr="001735AD">
        <w:rPr>
          <w:rFonts w:ascii="Calibri" w:hAnsi="Calibri" w:cs="Calibri"/>
          <w:lang w:val="it-IT"/>
        </w:rPr>
        <w:t>experience</w:t>
      </w:r>
      <w:proofErr w:type="spellEnd"/>
      <w:r w:rsidRPr="001735AD">
        <w:rPr>
          <w:rFonts w:ascii="Calibri" w:hAnsi="Calibri" w:cs="Calibri"/>
          <w:lang w:val="it-IT"/>
        </w:rPr>
        <w:t xml:space="preserve"> all’utente, prevenendo qualsiasi forma di sovraccarico da parte del database. Con il passare del tempo, si potrebbero avere molti dati all’interno di esso che porterebbero ad un malfunzionamento del </w:t>
      </w:r>
      <w:proofErr w:type="spellStart"/>
      <w:r w:rsidRPr="001735AD">
        <w:rPr>
          <w:rFonts w:ascii="Calibri" w:hAnsi="Calibri" w:cs="Calibri"/>
          <w:lang w:val="it-IT"/>
        </w:rPr>
        <w:t>db</w:t>
      </w:r>
      <w:proofErr w:type="spellEnd"/>
      <w:r w:rsidRPr="001735AD">
        <w:rPr>
          <w:rFonts w:ascii="Calibri" w:hAnsi="Calibri" w:cs="Calibri"/>
          <w:lang w:val="it-IT"/>
        </w:rPr>
        <w:t>. Si dovrà quindi garantire una pulizia periodica del database stesso.</w:t>
      </w:r>
    </w:p>
    <w:p w14:paraId="79DBF02F" w14:textId="77777777" w:rsidR="001735AD" w:rsidRPr="001735AD" w:rsidRDefault="001735AD" w:rsidP="001735AD">
      <w:pPr>
        <w:spacing w:after="160"/>
        <w:contextualSpacing/>
        <w:rPr>
          <w:rFonts w:ascii="Calibri" w:hAnsi="Calibri" w:cs="Calibri"/>
          <w:lang w:val="it-IT" w:eastAsia="en-GB"/>
        </w:rPr>
      </w:pPr>
      <w:r w:rsidRPr="001735AD">
        <w:rPr>
          <w:rFonts w:ascii="Calibri" w:hAnsi="Calibri" w:cs="Calibri"/>
          <w:lang w:val="it-IT" w:eastAsia="en-GB"/>
        </w:rPr>
        <w:t xml:space="preserve">Questo requisito non funzionale ha dato luogo a un </w:t>
      </w:r>
      <w:proofErr w:type="spellStart"/>
      <w:r w:rsidRPr="001735AD">
        <w:rPr>
          <w:rFonts w:ascii="Calibri" w:hAnsi="Calibri" w:cs="Calibri"/>
          <w:lang w:val="it-IT" w:eastAsia="en-GB"/>
        </w:rPr>
        <w:t>challenging</w:t>
      </w:r>
      <w:proofErr w:type="spellEnd"/>
      <w:r w:rsidRPr="001735AD">
        <w:rPr>
          <w:rFonts w:ascii="Calibri" w:hAnsi="Calibri" w:cs="Calibri"/>
          <w:lang w:val="it-IT" w:eastAsia="en-GB"/>
        </w:rPr>
        <w:t>:</w:t>
      </w:r>
    </w:p>
    <w:p w14:paraId="5178F5BD" w14:textId="77777777" w:rsidR="006F7F5A" w:rsidRDefault="001735AD" w:rsidP="001735AD">
      <w:pPr>
        <w:numPr>
          <w:ilvl w:val="0"/>
          <w:numId w:val="57"/>
        </w:numPr>
        <w:spacing w:after="160"/>
        <w:contextualSpacing/>
        <w:jc w:val="both"/>
        <w:rPr>
          <w:ins w:id="560" w:author="Martina Nolletti" w:date="2021-02-08T21:22:00Z"/>
          <w:rFonts w:ascii="Calibri" w:hAnsi="Calibri" w:cs="Calibri"/>
          <w:b/>
          <w:bCs/>
          <w:lang w:val="it-IT" w:eastAsia="en-GB"/>
        </w:rPr>
      </w:pPr>
      <w:r w:rsidRPr="001735AD">
        <w:rPr>
          <w:rFonts w:ascii="Calibri" w:hAnsi="Calibri" w:cs="Calibri"/>
          <w:b/>
          <w:bCs/>
          <w:lang w:val="it-IT" w:eastAsia="en-GB"/>
        </w:rPr>
        <w:t>C2) Sovraccarico del Database</w:t>
      </w:r>
      <w:ins w:id="561" w:author="Martina Nolletti" w:date="2021-02-08T21:22:00Z">
        <w:r w:rsidR="006F7F5A">
          <w:rPr>
            <w:rFonts w:ascii="Calibri" w:hAnsi="Calibri" w:cs="Calibri"/>
            <w:b/>
            <w:bCs/>
            <w:lang w:val="it-IT" w:eastAsia="en-GB"/>
          </w:rPr>
          <w:t>;</w:t>
        </w:r>
      </w:ins>
    </w:p>
    <w:p w14:paraId="059A31FD" w14:textId="287823C3" w:rsidR="001735AD" w:rsidRPr="001735AD" w:rsidRDefault="006F7F5A" w:rsidP="001735AD">
      <w:pPr>
        <w:numPr>
          <w:ilvl w:val="0"/>
          <w:numId w:val="57"/>
        </w:numPr>
        <w:spacing w:after="160"/>
        <w:contextualSpacing/>
        <w:jc w:val="both"/>
        <w:rPr>
          <w:rFonts w:ascii="Calibri" w:hAnsi="Calibri" w:cs="Calibri"/>
          <w:b/>
          <w:bCs/>
          <w:lang w:val="it-IT" w:eastAsia="en-GB"/>
        </w:rPr>
      </w:pPr>
      <w:ins w:id="562" w:author="Martina Nolletti" w:date="2021-02-08T21:22:00Z">
        <w:r w:rsidRPr="00922D9A">
          <w:rPr>
            <w:rFonts w:ascii="Calibri" w:hAnsi="Calibri" w:cs="Calibri"/>
            <w:b/>
            <w:bCs/>
            <w:lang w:val="it-IT"/>
          </w:rPr>
          <w:t>C7) Implementazione Database con modello E-R</w:t>
        </w:r>
      </w:ins>
      <w:r w:rsidR="001735AD" w:rsidRPr="001735AD">
        <w:rPr>
          <w:rFonts w:ascii="Calibri" w:hAnsi="Calibri" w:cs="Calibri"/>
          <w:b/>
          <w:bCs/>
          <w:lang w:val="it-IT" w:eastAsia="en-GB"/>
        </w:rPr>
        <w:t>.</w:t>
      </w:r>
    </w:p>
    <w:p w14:paraId="077C7494" w14:textId="77777777" w:rsidR="001735AD" w:rsidRPr="001735AD" w:rsidRDefault="001735AD" w:rsidP="001735AD">
      <w:pPr>
        <w:spacing w:after="160"/>
        <w:contextualSpacing/>
        <w:jc w:val="both"/>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4C91180C" w14:textId="77777777" w:rsidR="001735AD" w:rsidRPr="001735AD" w:rsidRDefault="001735AD" w:rsidP="001735AD">
      <w:pPr>
        <w:numPr>
          <w:ilvl w:val="0"/>
          <w:numId w:val="77"/>
        </w:numPr>
        <w:spacing w:after="160"/>
        <w:contextualSpacing/>
        <w:jc w:val="both"/>
        <w:rPr>
          <w:rFonts w:ascii="Calibri" w:hAnsi="Calibri" w:cs="Calibri"/>
          <w:b/>
          <w:bCs/>
          <w:sz w:val="28"/>
          <w:szCs w:val="28"/>
          <w:lang w:val="it-IT"/>
        </w:rPr>
      </w:pPr>
      <w:r w:rsidRPr="001735AD">
        <w:rPr>
          <w:rFonts w:ascii="Calibri" w:hAnsi="Calibri" w:cs="Calibri"/>
          <w:b/>
          <w:bCs/>
          <w:lang w:val="it-IT"/>
        </w:rPr>
        <w:t>D2) Come viene gestito il sovraccarico del Database?</w:t>
      </w:r>
    </w:p>
    <w:p w14:paraId="75546CBB" w14:textId="77777777" w:rsidR="001735AD" w:rsidRPr="001735AD" w:rsidRDefault="001735AD" w:rsidP="001735AD">
      <w:pPr>
        <w:spacing w:after="160"/>
        <w:contextualSpacing/>
        <w:jc w:val="both"/>
        <w:rPr>
          <w:rFonts w:ascii="Calibri" w:hAnsi="Calibri" w:cs="Calibri"/>
          <w:b/>
          <w:bCs/>
          <w:sz w:val="28"/>
          <w:szCs w:val="28"/>
          <w:lang w:val="it-IT"/>
        </w:rPr>
      </w:pPr>
    </w:p>
    <w:p w14:paraId="42DC431C" w14:textId="77777777" w:rsidR="001735AD" w:rsidRPr="001735AD" w:rsidRDefault="001735AD" w:rsidP="001735AD">
      <w:pPr>
        <w:numPr>
          <w:ilvl w:val="0"/>
          <w:numId w:val="38"/>
        </w:numPr>
        <w:rPr>
          <w:rFonts w:ascii="Calibri" w:hAnsi="Calibri" w:cs="Calibri"/>
          <w:lang w:val="it-IT"/>
        </w:rPr>
      </w:pPr>
      <w:r w:rsidRPr="001735AD">
        <w:rPr>
          <w:rFonts w:ascii="Calibri" w:hAnsi="Calibri" w:cs="Calibri"/>
          <w:b/>
          <w:bCs/>
          <w:lang w:val="it-IT"/>
        </w:rPr>
        <w:t xml:space="preserve">RNF10: ACCESSIBILITA’ </w:t>
      </w:r>
    </w:p>
    <w:p w14:paraId="170768B5" w14:textId="77777777" w:rsidR="001735AD" w:rsidRPr="001735AD" w:rsidRDefault="001735AD" w:rsidP="001735AD">
      <w:pPr>
        <w:rPr>
          <w:rFonts w:ascii="Calibri" w:hAnsi="Calibri" w:cs="Calibri"/>
          <w:lang w:val="it-IT"/>
        </w:rPr>
      </w:pPr>
      <w:r w:rsidRPr="001735AD">
        <w:rPr>
          <w:rFonts w:ascii="Calibri" w:hAnsi="Calibri" w:cs="Calibri"/>
          <w:lang w:val="it-IT"/>
        </w:rPr>
        <w:t>Bisogna garantire l’accessibilità al sistema per tutti i tipi di utenti: ipovedenti, non vedenti, dislessici, daltonici, ecc.</w:t>
      </w:r>
    </w:p>
    <w:p w14:paraId="1248B1F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Inoltre, ha anche dato luogo ad una design </w:t>
      </w:r>
      <w:proofErr w:type="spellStart"/>
      <w:r w:rsidRPr="001735AD">
        <w:rPr>
          <w:rFonts w:ascii="Calibri" w:hAnsi="Calibri" w:cs="Calibri"/>
          <w:lang w:val="it-IT" w:eastAsia="en-GB"/>
        </w:rPr>
        <w:t>decision</w:t>
      </w:r>
      <w:proofErr w:type="spellEnd"/>
      <w:r w:rsidRPr="001735AD">
        <w:rPr>
          <w:rFonts w:ascii="Calibri" w:hAnsi="Calibri" w:cs="Calibri"/>
          <w:lang w:val="it-IT" w:eastAsia="en-GB"/>
        </w:rPr>
        <w:t>:</w:t>
      </w:r>
    </w:p>
    <w:p w14:paraId="09DEF0EC" w14:textId="77777777" w:rsidR="001735AD" w:rsidRPr="001735AD" w:rsidRDefault="001735AD" w:rsidP="001735AD">
      <w:pPr>
        <w:numPr>
          <w:ilvl w:val="0"/>
          <w:numId w:val="77"/>
        </w:numPr>
        <w:rPr>
          <w:rFonts w:ascii="Calibri" w:hAnsi="Calibri" w:cs="Calibri"/>
          <w:b/>
          <w:bCs/>
          <w:lang w:val="it-IT"/>
        </w:rPr>
      </w:pPr>
      <w:r w:rsidRPr="001735AD">
        <w:rPr>
          <w:rFonts w:ascii="Calibri" w:hAnsi="Calibri" w:cs="Calibri"/>
          <w:b/>
          <w:bCs/>
          <w:lang w:val="it-IT"/>
        </w:rPr>
        <w:t>D12) Come sarà gestito il livello di accessibilità?</w:t>
      </w:r>
    </w:p>
    <w:p w14:paraId="1712963B" w14:textId="768C520A" w:rsidR="006F7F5A" w:rsidDel="0075678E" w:rsidRDefault="006F7F5A" w:rsidP="0075678E">
      <w:pPr>
        <w:rPr>
          <w:del w:id="563" w:author="Martina Nolletti" w:date="2021-02-08T22:00:00Z"/>
          <w:rFonts w:ascii="Calibri" w:hAnsi="Calibri" w:cs="Calibri"/>
          <w:b/>
          <w:bCs/>
          <w:lang w:val="it-IT"/>
        </w:rPr>
      </w:pPr>
    </w:p>
    <w:p w14:paraId="003446B1" w14:textId="77777777" w:rsidR="0075678E" w:rsidRDefault="0075678E" w:rsidP="003A3265">
      <w:pPr>
        <w:rPr>
          <w:ins w:id="564" w:author="Martina Nolletti" w:date="2021-02-08T22:00:00Z"/>
          <w:rFonts w:ascii="Calibri" w:hAnsi="Calibri" w:cs="Calibri"/>
          <w:b/>
          <w:bCs/>
          <w:lang w:val="it-IT"/>
        </w:rPr>
      </w:pPr>
    </w:p>
    <w:p w14:paraId="2123C611" w14:textId="77777777" w:rsidR="005D6056" w:rsidRPr="001735AD" w:rsidRDefault="005D6056">
      <w:pPr>
        <w:rPr>
          <w:rFonts w:ascii="Calibri" w:hAnsi="Calibri" w:cs="Calibri"/>
          <w:b/>
          <w:bCs/>
          <w:lang w:val="it-IT"/>
        </w:rPr>
        <w:pPrChange w:id="565" w:author="Martina Nolletti" w:date="2021-02-08T22:00:00Z">
          <w:pPr>
            <w:ind w:left="720"/>
          </w:pPr>
        </w:pPrChange>
      </w:pPr>
    </w:p>
    <w:p w14:paraId="07D24932"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color w:val="000000"/>
          <w:spacing w:val="5"/>
          <w:kern w:val="28"/>
          <w:sz w:val="28"/>
          <w:szCs w:val="52"/>
          <w:lang w:val="it-IT"/>
        </w:rPr>
      </w:pPr>
      <w:bookmarkStart w:id="566" w:name="_Toc63878156"/>
      <w:r w:rsidRPr="001735AD">
        <w:rPr>
          <w:rFonts w:ascii="Calibri" w:hAnsi="Calibri" w:cs="Calibri"/>
          <w:b/>
          <w:bCs/>
          <w:i/>
          <w:iCs/>
          <w:color w:val="000000"/>
          <w:spacing w:val="5"/>
          <w:kern w:val="28"/>
          <w:sz w:val="28"/>
          <w:szCs w:val="52"/>
          <w:lang w:val="it-IT"/>
        </w:rPr>
        <w:t>B.3 Scenari d’uso dettagliati</w:t>
      </w:r>
      <w:bookmarkEnd w:id="566"/>
    </w:p>
    <w:p w14:paraId="31CDCB4A" w14:textId="77777777" w:rsidR="00DA3FBE" w:rsidRDefault="00DA3FBE" w:rsidP="001735AD">
      <w:pPr>
        <w:rPr>
          <w:rFonts w:ascii="Calibri" w:hAnsi="Calibri" w:cs="Calibri"/>
          <w:lang w:val="it-IT"/>
        </w:rPr>
      </w:pPr>
    </w:p>
    <w:p w14:paraId="294EAFAC" w14:textId="12D28891" w:rsidR="001735AD" w:rsidRPr="001735AD" w:rsidRDefault="001735AD" w:rsidP="001735AD">
      <w:pPr>
        <w:rPr>
          <w:rFonts w:ascii="Calibri" w:hAnsi="Calibri" w:cs="Calibri"/>
          <w:lang w:val="it-IT"/>
        </w:rPr>
      </w:pPr>
      <w:r w:rsidRPr="001735AD">
        <w:rPr>
          <w:rFonts w:ascii="Calibri" w:hAnsi="Calibri" w:cs="Calibri"/>
          <w:lang w:val="it-IT"/>
        </w:rPr>
        <w:t>Precondizione: A1, A2, A3, A4, A5 devono effettuare l’accesso alla piattaforma.</w:t>
      </w:r>
    </w:p>
    <w:p w14:paraId="4AB62F47" w14:textId="77777777" w:rsidR="001735AD" w:rsidRPr="001735AD" w:rsidRDefault="001735AD" w:rsidP="001735AD">
      <w:pPr>
        <w:rPr>
          <w:rFonts w:ascii="Calibri" w:hAnsi="Calibri" w:cs="Calibri"/>
          <w:lang w:val="it-IT"/>
        </w:rPr>
      </w:pPr>
    </w:p>
    <w:p w14:paraId="4A408FCF"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A1: Amministratore di segreteria</w:t>
      </w:r>
    </w:p>
    <w:p w14:paraId="29D9C9F3"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alla segreteria per la creazione degli eventi, la gestione di essi tramite le funzionalità fornite dal sistema e la gestione delle prenotazioni degli Elettori.</w:t>
      </w:r>
    </w:p>
    <w:p w14:paraId="2325294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RF2</w:t>
      </w:r>
      <w:r w:rsidRPr="001735AD">
        <w:rPr>
          <w:rFonts w:ascii="Calibri" w:hAnsi="Calibri" w:cs="Calibri"/>
          <w:lang w:val="it-IT"/>
        </w:rPr>
        <w:t xml:space="preserve">, </w:t>
      </w:r>
      <w:r w:rsidRPr="001F2591">
        <w:rPr>
          <w:rFonts w:ascii="Calibri" w:hAnsi="Calibri" w:cs="Calibri"/>
          <w:b/>
          <w:bCs/>
          <w:lang w:val="it-IT"/>
        </w:rPr>
        <w:t>RF3</w:t>
      </w:r>
      <w:r w:rsidRPr="001735AD">
        <w:rPr>
          <w:rFonts w:ascii="Calibri" w:hAnsi="Calibri" w:cs="Calibri"/>
          <w:lang w:val="it-IT"/>
        </w:rPr>
        <w:t xml:space="preserve">, </w:t>
      </w:r>
      <w:r w:rsidRPr="001F2591">
        <w:rPr>
          <w:rFonts w:ascii="Calibri" w:hAnsi="Calibri" w:cs="Calibri"/>
          <w:b/>
          <w:bCs/>
          <w:lang w:val="it-IT"/>
        </w:rPr>
        <w:t>RF9</w:t>
      </w:r>
      <w:r w:rsidRPr="001735AD">
        <w:rPr>
          <w:rFonts w:ascii="Calibri" w:hAnsi="Calibri" w:cs="Calibri"/>
          <w:lang w:val="it-IT"/>
        </w:rPr>
        <w:t xml:space="preserve">. </w:t>
      </w:r>
    </w:p>
    <w:p w14:paraId="63AD2C88"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A2: Operatore di seggio</w:t>
      </w:r>
    </w:p>
    <w:p w14:paraId="05924FE7" w14:textId="77777777" w:rsidR="001735AD" w:rsidRPr="001735AD" w:rsidRDefault="001735AD" w:rsidP="001735AD">
      <w:pPr>
        <w:rPr>
          <w:rFonts w:ascii="Calibri" w:hAnsi="Calibri" w:cs="Calibri"/>
          <w:lang w:val="it-IT"/>
        </w:rPr>
      </w:pPr>
      <w:r w:rsidRPr="001735AD">
        <w:rPr>
          <w:rFonts w:ascii="Calibri" w:hAnsi="Calibri" w:cs="Calibri"/>
          <w:lang w:val="it-IT"/>
        </w:rPr>
        <w:t>Attore dedicato agli operatori di turno durante le votazioni in presenza.</w:t>
      </w:r>
      <w:r w:rsidRPr="001735AD">
        <w:rPr>
          <w:rFonts w:ascii="Calibri" w:hAnsi="Calibri" w:cs="Calibri"/>
          <w:lang w:val="it-IT"/>
        </w:rPr>
        <w:br/>
        <w:t>Ogni Operatore di seggio gestisce le votazioni tramite le funzionalità fornite dal sistema (dalle prime parti del riconoscimento, alle azioni durante gli orari di voto fino alla chiusura del seggio).</w:t>
      </w:r>
    </w:p>
    <w:p w14:paraId="590FF302"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 xml:space="preserve">, </w:t>
      </w:r>
      <w:r w:rsidRPr="001F2591">
        <w:rPr>
          <w:rFonts w:ascii="Calibri" w:hAnsi="Calibri" w:cs="Calibri"/>
          <w:b/>
          <w:bCs/>
          <w:lang w:val="it-IT"/>
        </w:rPr>
        <w:t>RF8</w:t>
      </w:r>
      <w:r w:rsidRPr="001735AD">
        <w:rPr>
          <w:rFonts w:ascii="Calibri" w:hAnsi="Calibri" w:cs="Calibri"/>
          <w:lang w:val="it-IT"/>
        </w:rPr>
        <w:t>.</w:t>
      </w:r>
    </w:p>
    <w:p w14:paraId="53EA865E"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A3: Elettore</w:t>
      </w:r>
    </w:p>
    <w:p w14:paraId="67319A8A" w14:textId="77777777" w:rsidR="001735AD" w:rsidRPr="001735AD" w:rsidRDefault="001735AD" w:rsidP="001735AD">
      <w:pPr>
        <w:rPr>
          <w:rFonts w:ascii="Calibri" w:hAnsi="Calibri" w:cs="Calibri"/>
          <w:b/>
          <w:bCs/>
          <w:lang w:val="it-IT"/>
        </w:rPr>
      </w:pPr>
      <w:r w:rsidRPr="001735AD">
        <w:rPr>
          <w:rFonts w:ascii="Calibri" w:hAnsi="Calibri" w:cs="Calibri"/>
          <w:lang w:val="it-IT"/>
        </w:rPr>
        <w:t>Attore dedicato a coloro che hanno diritto di voto per qualche evento.</w:t>
      </w:r>
      <w:r w:rsidRPr="001735AD">
        <w:rPr>
          <w:rFonts w:ascii="Calibri" w:hAnsi="Calibri" w:cs="Calibri"/>
          <w:lang w:val="it-IT"/>
        </w:rPr>
        <w:br/>
        <w:t>Ogni Elettore effettua le operazioni di voto tramite le funzionalità fornite dal sistema (dalla prenotazione ad un evento, all’iscrizione per il voto online o in presenza, fino all’accesso sicuro al voto stesso).</w:t>
      </w:r>
    </w:p>
    <w:p w14:paraId="75028A87" w14:textId="77777777" w:rsidR="001735AD" w:rsidRPr="001735AD" w:rsidRDefault="001735AD" w:rsidP="001735AD">
      <w:pPr>
        <w:rPr>
          <w:rFonts w:ascii="Calibri" w:hAnsi="Calibri" w:cs="Calibri"/>
          <w:b/>
          <w:bCs/>
          <w:lang w:val="it-IT"/>
        </w:rPr>
      </w:pPr>
      <w:r w:rsidRPr="001735AD">
        <w:rPr>
          <w:rFonts w:ascii="Calibri" w:hAnsi="Calibri" w:cs="Calibri"/>
          <w:lang w:val="it-IT"/>
        </w:rPr>
        <w:t xml:space="preserve">Funzionalità associate: </w:t>
      </w:r>
      <w:r w:rsidRPr="001F2591">
        <w:rPr>
          <w:rFonts w:ascii="Calibri" w:hAnsi="Calibri" w:cs="Calibri"/>
          <w:b/>
          <w:bCs/>
          <w:lang w:val="it-IT"/>
        </w:rPr>
        <w:t>RF1</w:t>
      </w:r>
      <w:r w:rsidRPr="001735AD">
        <w:rPr>
          <w:rFonts w:ascii="Calibri" w:hAnsi="Calibri" w:cs="Calibri"/>
          <w:lang w:val="it-IT"/>
        </w:rPr>
        <w:t xml:space="preserve">, </w:t>
      </w:r>
      <w:r w:rsidRPr="001F2591">
        <w:rPr>
          <w:rFonts w:ascii="Calibri" w:hAnsi="Calibri" w:cs="Calibri"/>
          <w:b/>
          <w:bCs/>
          <w:lang w:val="it-IT"/>
        </w:rPr>
        <w:t>RF4</w:t>
      </w:r>
      <w:r w:rsidRPr="001735AD">
        <w:rPr>
          <w:rFonts w:ascii="Calibri" w:hAnsi="Calibri" w:cs="Calibri"/>
          <w:lang w:val="it-IT"/>
        </w:rPr>
        <w:t xml:space="preserve">, </w:t>
      </w:r>
      <w:r w:rsidRPr="001F2591">
        <w:rPr>
          <w:rFonts w:ascii="Calibri" w:hAnsi="Calibri" w:cs="Calibri"/>
          <w:b/>
          <w:bCs/>
          <w:lang w:val="it-IT"/>
        </w:rPr>
        <w:t>RF5</w:t>
      </w:r>
      <w:r w:rsidRPr="001735AD">
        <w:rPr>
          <w:rFonts w:ascii="Calibri" w:hAnsi="Calibri" w:cs="Calibri"/>
          <w:lang w:val="it-IT"/>
        </w:rPr>
        <w:t xml:space="preserve">, </w:t>
      </w:r>
      <w:r w:rsidRPr="001F2591">
        <w:rPr>
          <w:rFonts w:ascii="Calibri" w:hAnsi="Calibri" w:cs="Calibri"/>
          <w:b/>
          <w:bCs/>
          <w:lang w:val="it-IT"/>
        </w:rPr>
        <w:t>RF6</w:t>
      </w:r>
      <w:r w:rsidRPr="001735AD">
        <w:rPr>
          <w:rFonts w:ascii="Calibri" w:hAnsi="Calibri" w:cs="Calibri"/>
          <w:lang w:val="it-IT"/>
        </w:rPr>
        <w:t xml:space="preserve">, </w:t>
      </w:r>
      <w:r w:rsidRPr="001F2591">
        <w:rPr>
          <w:rFonts w:ascii="Calibri" w:hAnsi="Calibri" w:cs="Calibri"/>
          <w:b/>
          <w:bCs/>
          <w:lang w:val="it-IT"/>
        </w:rPr>
        <w:t>RF7</w:t>
      </w:r>
      <w:r w:rsidRPr="001735AD">
        <w:rPr>
          <w:rFonts w:ascii="Calibri" w:hAnsi="Calibri" w:cs="Calibri"/>
          <w:lang w:val="it-IT"/>
        </w:rPr>
        <w:t>.</w:t>
      </w:r>
    </w:p>
    <w:p w14:paraId="1BA34239" w14:textId="77777777" w:rsidR="001735AD" w:rsidRPr="001735AD" w:rsidRDefault="001735AD" w:rsidP="001F2591">
      <w:pPr>
        <w:rPr>
          <w:lang w:val="it-IT"/>
        </w:rPr>
      </w:pPr>
    </w:p>
    <w:p w14:paraId="6130484A" w14:textId="77777777" w:rsidR="001735AD" w:rsidRPr="001735AD" w:rsidDel="00816B57" w:rsidRDefault="001735AD" w:rsidP="001F2591">
      <w:pPr>
        <w:rPr>
          <w:del w:id="567" w:author="Martina Nolletti" w:date="2021-02-08T22:01:00Z"/>
          <w:lang w:val="it-IT"/>
        </w:rPr>
      </w:pPr>
    </w:p>
    <w:p w14:paraId="145238F2" w14:textId="77777777" w:rsidR="001735AD" w:rsidRPr="001735AD" w:rsidRDefault="001735AD" w:rsidP="001F2591">
      <w:pPr>
        <w:rPr>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75C1F666" w14:textId="77777777" w:rsidTr="003D5136">
        <w:tc>
          <w:tcPr>
            <w:tcW w:w="4428" w:type="dxa"/>
            <w:shd w:val="clear" w:color="auto" w:fill="auto"/>
          </w:tcPr>
          <w:p w14:paraId="315F4B4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FD7681D" w14:textId="1B899240" w:rsidR="001735AD" w:rsidRPr="001735AD" w:rsidRDefault="00F20900" w:rsidP="001735AD">
            <w:pPr>
              <w:spacing w:after="300" w:line="360" w:lineRule="auto"/>
              <w:contextualSpacing/>
              <w:rPr>
                <w:rFonts w:ascii="Calibri" w:hAnsi="Calibri" w:cs="Calibri"/>
                <w:b/>
                <w:bCs/>
                <w:color w:val="000000"/>
                <w:spacing w:val="5"/>
                <w:kern w:val="28"/>
                <w:lang w:val="it-IT"/>
              </w:rPr>
            </w:pPr>
            <w:ins w:id="568" w:author="Martina Nolletti" w:date="2021-02-07T10:04:00Z">
              <w:r>
                <w:rPr>
                  <w:rFonts w:ascii="Calibri" w:hAnsi="Calibri" w:cs="Calibri"/>
                  <w:b/>
                  <w:bCs/>
                  <w:color w:val="000000"/>
                  <w:spacing w:val="5"/>
                  <w:kern w:val="28"/>
                  <w:sz w:val="22"/>
                  <w:szCs w:val="22"/>
                  <w:lang w:val="it-IT"/>
                </w:rPr>
                <w:t xml:space="preserve">SC1: </w:t>
              </w:r>
            </w:ins>
            <w:r w:rsidR="001735AD" w:rsidRPr="001735AD">
              <w:rPr>
                <w:rFonts w:ascii="Calibri" w:hAnsi="Calibri" w:cs="Calibri"/>
                <w:b/>
                <w:bCs/>
                <w:color w:val="000000"/>
                <w:spacing w:val="5"/>
                <w:kern w:val="28"/>
                <w:sz w:val="22"/>
                <w:szCs w:val="22"/>
                <w:lang w:val="it-IT"/>
              </w:rPr>
              <w:t>Creazione di un nuovo evento</w:t>
            </w:r>
            <w:del w:id="569" w:author="Martina Nolletti" w:date="2021-02-07T10:04:00Z">
              <w:r w:rsidR="001735AD" w:rsidRPr="001735AD" w:rsidDel="00F20900">
                <w:rPr>
                  <w:rFonts w:ascii="Calibri" w:hAnsi="Calibri" w:cs="Calibri"/>
                  <w:b/>
                  <w:bCs/>
                  <w:color w:val="000000"/>
                  <w:spacing w:val="5"/>
                  <w:kern w:val="28"/>
                  <w:sz w:val="22"/>
                  <w:szCs w:val="22"/>
                  <w:lang w:val="it-IT"/>
                </w:rPr>
                <w:delText xml:space="preserve"> (Sc1)</w:delText>
              </w:r>
            </w:del>
          </w:p>
        </w:tc>
      </w:tr>
      <w:tr w:rsidR="001735AD" w:rsidRPr="001735AD" w14:paraId="5CE86499" w14:textId="77777777" w:rsidTr="003D5136">
        <w:tc>
          <w:tcPr>
            <w:tcW w:w="4428" w:type="dxa"/>
            <w:shd w:val="clear" w:color="auto" w:fill="auto"/>
          </w:tcPr>
          <w:p w14:paraId="2D16AD6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5A07161E" w14:textId="77777777" w:rsidR="001735AD" w:rsidRPr="001735AD" w:rsidRDefault="001735AD" w:rsidP="001735AD">
            <w:p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A1, A3</w:t>
            </w:r>
          </w:p>
        </w:tc>
      </w:tr>
      <w:tr w:rsidR="001735AD" w:rsidRPr="002E0E24" w14:paraId="2D44CD44" w14:textId="77777777" w:rsidTr="003D5136">
        <w:tc>
          <w:tcPr>
            <w:tcW w:w="4428" w:type="dxa"/>
            <w:shd w:val="clear" w:color="auto" w:fill="auto"/>
          </w:tcPr>
          <w:p w14:paraId="5A682A68"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692FB60A"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6678ACD" w14:textId="77777777" w:rsidR="001735AD" w:rsidRPr="001735AD" w:rsidRDefault="001735AD" w:rsidP="001735AD">
            <w:pPr>
              <w:numPr>
                <w:ilvl w:val="0"/>
                <w:numId w:val="38"/>
              </w:numPr>
              <w:spacing w:after="300" w:line="360" w:lineRule="auto"/>
              <w:contextualSpacing/>
              <w:rPr>
                <w:rFonts w:ascii="Calibri" w:hAnsi="Calibri" w:cs="Calibri"/>
                <w:color w:val="000000"/>
                <w:spacing w:val="5"/>
                <w:kern w:val="28"/>
                <w:lang w:val="it-IT"/>
              </w:rPr>
            </w:pPr>
            <w:r w:rsidRPr="001735AD">
              <w:rPr>
                <w:rFonts w:ascii="Calibri" w:hAnsi="Calibri" w:cs="Calibri"/>
                <w:color w:val="000000"/>
                <w:spacing w:val="5"/>
                <w:kern w:val="28"/>
                <w:sz w:val="22"/>
                <w:szCs w:val="22"/>
                <w:lang w:val="it-IT"/>
              </w:rPr>
              <w:t>L’amministratore di segreteria è a conoscenza di tutte le informazioni dell’evento (data, luogo, candidati, ecc.).</w:t>
            </w:r>
          </w:p>
        </w:tc>
      </w:tr>
      <w:tr w:rsidR="001735AD" w:rsidRPr="001735AD" w14:paraId="0D9794B0" w14:textId="77777777" w:rsidTr="003D5136">
        <w:tc>
          <w:tcPr>
            <w:tcW w:w="4428" w:type="dxa"/>
            <w:shd w:val="clear" w:color="auto" w:fill="auto"/>
          </w:tcPr>
          <w:p w14:paraId="43836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32CED47"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2,RNF7</w:t>
            </w:r>
          </w:p>
        </w:tc>
      </w:tr>
      <w:tr w:rsidR="001735AD" w:rsidRPr="002E0E24" w14:paraId="6F0A957C" w14:textId="77777777" w:rsidTr="003D5136">
        <w:tc>
          <w:tcPr>
            <w:tcW w:w="4428" w:type="dxa"/>
            <w:shd w:val="clear" w:color="auto" w:fill="auto"/>
          </w:tcPr>
          <w:p w14:paraId="0B2FD9E4" w14:textId="0315D81F"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70" w:author="Martina Nolletti" w:date="2021-02-07T10:05:00Z">
              <w:r>
                <w:rPr>
                  <w:rFonts w:ascii="Calibri" w:hAnsi="Calibri" w:cs="Calibri"/>
                  <w:b/>
                  <w:bCs/>
                  <w:i/>
                  <w:iCs/>
                  <w:color w:val="000000"/>
                  <w:spacing w:val="5"/>
                  <w:kern w:val="28"/>
                  <w:lang w:val="it-IT"/>
                </w:rPr>
                <w:t>Flusso di Eventi</w:t>
              </w:r>
            </w:ins>
            <w:del w:id="571" w:author="Martina Nolletti" w:date="2021-02-07T10:05: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45C6AAE9" w14:textId="77777777" w:rsidR="001735AD" w:rsidRPr="001735AD" w:rsidRDefault="001735AD" w:rsidP="001735AD">
            <w:pPr>
              <w:numPr>
                <w:ilvl w:val="0"/>
                <w:numId w:val="38"/>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L’evento può essere creato soltanto all’interno della segreteria;</w:t>
            </w:r>
          </w:p>
          <w:p w14:paraId="7197977D"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Un amministratore accede al sistema con delle proprie credenziali;</w:t>
            </w:r>
          </w:p>
          <w:p w14:paraId="5F9B975C" w14:textId="77777777" w:rsidR="001735AD" w:rsidRPr="001735AD" w:rsidRDefault="001735AD" w:rsidP="001735AD">
            <w:pPr>
              <w:numPr>
                <w:ilvl w:val="0"/>
                <w:numId w:val="34"/>
              </w:numPr>
              <w:contextualSpacing/>
              <w:rPr>
                <w:rFonts w:ascii="Segoe UI" w:hAnsi="Segoe UI" w:cs="Segoe UI"/>
                <w:sz w:val="21"/>
                <w:szCs w:val="21"/>
                <w:lang w:val="it-IT" w:eastAsia="it-IT"/>
              </w:rPr>
            </w:pPr>
            <w:r w:rsidRPr="001735AD">
              <w:rPr>
                <w:rFonts w:ascii="Segoe UI" w:hAnsi="Segoe UI" w:cs="Segoe UI"/>
                <w:sz w:val="21"/>
                <w:szCs w:val="21"/>
                <w:lang w:val="it-IT" w:eastAsia="it-IT"/>
              </w:rPr>
              <w:t>Si crea un evento specificandone: il motivo, il regolamento, la data, l’ora di inizio e l’ora di fine, il luogo, gli utenti con diritto di voto e le liste da votare.</w:t>
            </w:r>
          </w:p>
        </w:tc>
      </w:tr>
      <w:tr w:rsidR="001735AD" w:rsidRPr="002E0E24" w14:paraId="67A829C4" w14:textId="77777777" w:rsidTr="003D5136">
        <w:tc>
          <w:tcPr>
            <w:tcW w:w="4428" w:type="dxa"/>
            <w:shd w:val="clear" w:color="auto" w:fill="auto"/>
          </w:tcPr>
          <w:p w14:paraId="0415B9E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508A6096" w14:textId="77777777" w:rsidR="001735AD" w:rsidRPr="001735AD" w:rsidRDefault="001735AD" w:rsidP="001735AD">
            <w:pPr>
              <w:spacing w:after="300" w:line="360" w:lineRule="auto"/>
              <w:contextualSpacing/>
              <w:rPr>
                <w:rFonts w:ascii="Calibri" w:hAnsi="Calibri" w:cs="Calibri"/>
                <w:i/>
                <w:iCs/>
                <w:color w:val="000000"/>
                <w:spacing w:val="5"/>
                <w:kern w:val="28"/>
                <w:sz w:val="22"/>
                <w:szCs w:val="22"/>
                <w:lang w:val="it-IT"/>
              </w:rPr>
            </w:pPr>
            <w:r w:rsidRPr="001735AD">
              <w:rPr>
                <w:rFonts w:ascii="Calibri" w:hAnsi="Calibri" w:cs="Calibri"/>
                <w:color w:val="000000"/>
                <w:spacing w:val="5"/>
                <w:kern w:val="28"/>
                <w:sz w:val="22"/>
                <w:szCs w:val="22"/>
                <w:lang w:val="it-IT"/>
              </w:rPr>
              <w:t>L’amministratore potrebbe fare un errore nell’inserire le informazioni dell’evento. In questo caso, l’unica soluzione sarà eliminare l’evento e ricrearlo da capo.</w:t>
            </w:r>
          </w:p>
        </w:tc>
      </w:tr>
      <w:tr w:rsidR="001735AD" w:rsidRPr="002E0E24" w14:paraId="125F7CAC" w14:textId="77777777" w:rsidTr="003D5136">
        <w:tc>
          <w:tcPr>
            <w:tcW w:w="4428" w:type="dxa"/>
            <w:shd w:val="clear" w:color="auto" w:fill="auto"/>
          </w:tcPr>
          <w:p w14:paraId="395724C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F2B1207"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La creazione di più eventi nello stesso giorno può portare ad un sovraccarico del database (</w:t>
            </w:r>
            <w:r w:rsidRPr="001735AD">
              <w:rPr>
                <w:rFonts w:ascii="Calibri" w:hAnsi="Calibri" w:cs="Calibri"/>
                <w:b/>
                <w:bCs/>
                <w:spacing w:val="5"/>
                <w:kern w:val="28"/>
                <w:sz w:val="22"/>
                <w:szCs w:val="22"/>
                <w:lang w:val="it-IT"/>
              </w:rPr>
              <w:t>C1</w:t>
            </w:r>
            <w:r w:rsidRPr="001735AD">
              <w:rPr>
                <w:rFonts w:ascii="Calibri" w:hAnsi="Calibri" w:cs="Calibri"/>
                <w:spacing w:val="5"/>
                <w:kern w:val="28"/>
                <w:sz w:val="22"/>
                <w:szCs w:val="22"/>
                <w:lang w:val="it-IT"/>
              </w:rPr>
              <w:t>) e ad un possibile crash del sistema.</w:t>
            </w:r>
          </w:p>
        </w:tc>
      </w:tr>
      <w:tr w:rsidR="001735AD" w:rsidRPr="002E0E24" w14:paraId="32C35518" w14:textId="77777777" w:rsidTr="003D5136">
        <w:tc>
          <w:tcPr>
            <w:tcW w:w="4428" w:type="dxa"/>
            <w:shd w:val="clear" w:color="auto" w:fill="auto"/>
          </w:tcPr>
          <w:p w14:paraId="743E9C1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20F5F9E4" w14:textId="77777777" w:rsidR="001735AD" w:rsidRPr="001735AD" w:rsidRDefault="001735AD" w:rsidP="001735AD">
            <w:pPr>
              <w:spacing w:after="300" w:line="360" w:lineRule="auto"/>
              <w:contextualSpacing/>
              <w:rPr>
                <w:rFonts w:ascii="Calibri" w:hAnsi="Calibri" w:cs="Calibri"/>
                <w:spacing w:val="5"/>
                <w:kern w:val="28"/>
                <w:sz w:val="22"/>
                <w:szCs w:val="22"/>
                <w:lang w:val="it-IT"/>
              </w:rPr>
            </w:pPr>
            <w:r w:rsidRPr="001735AD">
              <w:rPr>
                <w:rFonts w:ascii="Calibri" w:hAnsi="Calibri" w:cs="Calibri"/>
                <w:spacing w:val="5"/>
                <w:kern w:val="28"/>
                <w:sz w:val="22"/>
                <w:szCs w:val="22"/>
                <w:lang w:val="it-IT"/>
              </w:rPr>
              <w:t>Agli utenti verrà inviata una mail di notifica del nuovo evento.</w:t>
            </w:r>
          </w:p>
          <w:p w14:paraId="17805ED8" w14:textId="77777777" w:rsidR="001735AD" w:rsidRPr="001735AD" w:rsidRDefault="001735AD" w:rsidP="001735AD">
            <w:pPr>
              <w:spacing w:after="300" w:line="360" w:lineRule="auto"/>
              <w:contextualSpacing/>
              <w:rPr>
                <w:rFonts w:ascii="Cambria" w:hAnsi="Cambria"/>
                <w:color w:val="17365D"/>
                <w:spacing w:val="5"/>
                <w:kern w:val="28"/>
                <w:sz w:val="52"/>
                <w:szCs w:val="52"/>
                <w:lang w:val="it-IT"/>
              </w:rPr>
            </w:pPr>
            <w:r w:rsidRPr="001735AD">
              <w:rPr>
                <w:rFonts w:ascii="Calibri" w:hAnsi="Calibri" w:cs="Calibri"/>
                <w:spacing w:val="5"/>
                <w:kern w:val="28"/>
                <w:sz w:val="22"/>
                <w:szCs w:val="22"/>
                <w:lang w:val="it-IT"/>
              </w:rPr>
              <w:lastRenderedPageBreak/>
              <w:t>Tutti gli utenti interessati potranno visualizzare tale evento sulla propria dashboard.</w:t>
            </w:r>
          </w:p>
        </w:tc>
      </w:tr>
    </w:tbl>
    <w:p w14:paraId="0AA43E48"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56DE9BCE" w14:textId="77777777" w:rsidTr="003D5136">
        <w:tc>
          <w:tcPr>
            <w:tcW w:w="4428" w:type="dxa"/>
            <w:shd w:val="clear" w:color="auto" w:fill="auto"/>
          </w:tcPr>
          <w:p w14:paraId="59F60B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4F1E4234" w14:textId="00BD695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72" w:author="Martina Nolletti" w:date="2021-02-07T10:06:00Z">
              <w:r>
                <w:rPr>
                  <w:rFonts w:ascii="Calibri" w:hAnsi="Calibri" w:cs="Calibri"/>
                  <w:b/>
                  <w:bCs/>
                  <w:color w:val="000000"/>
                  <w:spacing w:val="5"/>
                  <w:kern w:val="28"/>
                  <w:sz w:val="22"/>
                  <w:szCs w:val="22"/>
                  <w:lang w:val="it-IT"/>
                </w:rPr>
                <w:t xml:space="preserve">SC2: </w:t>
              </w:r>
            </w:ins>
            <w:r w:rsidR="001735AD" w:rsidRPr="001735AD">
              <w:rPr>
                <w:rFonts w:ascii="Calibri" w:hAnsi="Calibri" w:cs="Calibri"/>
                <w:b/>
                <w:bCs/>
                <w:color w:val="000000"/>
                <w:spacing w:val="5"/>
                <w:kern w:val="28"/>
                <w:sz w:val="22"/>
                <w:szCs w:val="22"/>
                <w:lang w:val="it-IT"/>
              </w:rPr>
              <w:t>Gestione turnazione degli operatori</w:t>
            </w:r>
            <w:del w:id="573" w:author="Martina Nolletti" w:date="2021-02-07T10:06:00Z">
              <w:r w:rsidR="001735AD" w:rsidRPr="001735AD" w:rsidDel="00F20900">
                <w:rPr>
                  <w:rFonts w:ascii="Calibri" w:hAnsi="Calibri" w:cs="Calibri"/>
                  <w:b/>
                  <w:bCs/>
                  <w:color w:val="000000"/>
                  <w:spacing w:val="5"/>
                  <w:kern w:val="28"/>
                  <w:sz w:val="22"/>
                  <w:szCs w:val="22"/>
                  <w:lang w:val="it-IT"/>
                </w:rPr>
                <w:delText xml:space="preserve"> (Sc2)</w:delText>
              </w:r>
            </w:del>
          </w:p>
        </w:tc>
      </w:tr>
      <w:tr w:rsidR="001735AD" w:rsidRPr="001735AD" w14:paraId="0C093559" w14:textId="77777777" w:rsidTr="003D5136">
        <w:tc>
          <w:tcPr>
            <w:tcW w:w="4428" w:type="dxa"/>
            <w:shd w:val="clear" w:color="auto" w:fill="auto"/>
          </w:tcPr>
          <w:p w14:paraId="350C22A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2D9A1AF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A2</w:t>
            </w:r>
          </w:p>
        </w:tc>
      </w:tr>
      <w:tr w:rsidR="001735AD" w:rsidRPr="002E0E24" w14:paraId="0E4B8FBF" w14:textId="77777777" w:rsidTr="003D5136">
        <w:tc>
          <w:tcPr>
            <w:tcW w:w="4428" w:type="dxa"/>
            <w:shd w:val="clear" w:color="auto" w:fill="auto"/>
          </w:tcPr>
          <w:p w14:paraId="585052F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C8C0AC7"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4386327C"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Deve esistere l’evento per il quale si vogliono gestire i turni di lavoro degli operatori.</w:t>
            </w:r>
          </w:p>
        </w:tc>
      </w:tr>
      <w:tr w:rsidR="001735AD" w:rsidRPr="001735AD" w14:paraId="41D3574C" w14:textId="77777777" w:rsidTr="003D5136">
        <w:tc>
          <w:tcPr>
            <w:tcW w:w="4428" w:type="dxa"/>
            <w:shd w:val="clear" w:color="auto" w:fill="auto"/>
          </w:tcPr>
          <w:p w14:paraId="03D65D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1DDB77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3</w:t>
            </w:r>
          </w:p>
        </w:tc>
      </w:tr>
      <w:tr w:rsidR="001735AD" w:rsidRPr="002E0E24" w14:paraId="61595C68" w14:textId="77777777" w:rsidTr="003D5136">
        <w:tc>
          <w:tcPr>
            <w:tcW w:w="4428" w:type="dxa"/>
            <w:shd w:val="clear" w:color="auto" w:fill="auto"/>
          </w:tcPr>
          <w:p w14:paraId="63C8D201" w14:textId="68D9190B"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74" w:author="Martina Nolletti" w:date="2021-02-07T10:06:00Z">
              <w:r>
                <w:rPr>
                  <w:rFonts w:ascii="Calibri" w:hAnsi="Calibri" w:cs="Calibri"/>
                  <w:b/>
                  <w:bCs/>
                  <w:i/>
                  <w:iCs/>
                  <w:color w:val="000000"/>
                  <w:spacing w:val="5"/>
                  <w:kern w:val="28"/>
                  <w:lang w:val="it-IT"/>
                </w:rPr>
                <w:t>Flusso di Eventi</w:t>
              </w:r>
            </w:ins>
            <w:del w:id="575"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2A2D5093"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amministratore assegna ad ogni operatore di seggio un tipo di turno per un determinato evento;</w:t>
            </w:r>
          </w:p>
          <w:p w14:paraId="2778D392" w14:textId="77777777" w:rsidR="001735AD" w:rsidRPr="001735AD" w:rsidRDefault="001735AD" w:rsidP="001735AD">
            <w:pPr>
              <w:numPr>
                <w:ilvl w:val="0"/>
                <w:numId w:val="35"/>
              </w:numPr>
              <w:spacing w:after="160" w:line="256"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vedrà l’evento sulla propria dashboard.</w:t>
            </w:r>
          </w:p>
        </w:tc>
      </w:tr>
      <w:tr w:rsidR="001735AD" w:rsidRPr="002E0E24" w14:paraId="59140E31" w14:textId="77777777" w:rsidTr="003D5136">
        <w:tc>
          <w:tcPr>
            <w:tcW w:w="4428" w:type="dxa"/>
            <w:shd w:val="clear" w:color="auto" w:fill="auto"/>
          </w:tcPr>
          <w:p w14:paraId="3C3AEF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3C10518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Un operatore potrebbe rendersi non disponibile. A seguito di ciò l’amministratore può procedere alla modifica dell’operatore associato a quella turnazione.</w:t>
            </w:r>
          </w:p>
        </w:tc>
      </w:tr>
      <w:tr w:rsidR="001735AD" w:rsidRPr="002E0E24" w14:paraId="7D843458" w14:textId="77777777" w:rsidTr="003D5136">
        <w:tc>
          <w:tcPr>
            <w:tcW w:w="4428" w:type="dxa"/>
            <w:shd w:val="clear" w:color="auto" w:fill="auto"/>
          </w:tcPr>
          <w:p w14:paraId="717154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23C1BA2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Un amministratore assegna più turni ad un operatore per un determinato evento o assegna allo stesso più eventi che si tengono in uno stesso giorno. Il sistema non potrà permettere all’operatore di seggio di </w:t>
            </w:r>
            <w:r w:rsidRPr="001735AD">
              <w:rPr>
                <w:rFonts w:ascii="Calibri" w:hAnsi="Calibri" w:cs="Calibri"/>
                <w:color w:val="000000"/>
                <w:spacing w:val="5"/>
                <w:kern w:val="28"/>
                <w:sz w:val="22"/>
                <w:szCs w:val="22"/>
                <w:lang w:val="it-IT"/>
              </w:rPr>
              <w:lastRenderedPageBreak/>
              <w:t>segnalare tale criticità.</w:t>
            </w:r>
          </w:p>
          <w:p w14:paraId="5A0E9C04" w14:textId="77777777" w:rsidR="001735AD" w:rsidRPr="001735AD" w:rsidRDefault="001735AD" w:rsidP="001735AD">
            <w:pPr>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Ciò potrebbe essere risolto attraverso un meccanismo del sistema che rimuove immediatamente l’operatore di seggio scelto, dalla lista degli operatori liberi, in una determinata fascia di orario.</w:t>
            </w:r>
          </w:p>
        </w:tc>
      </w:tr>
      <w:tr w:rsidR="001735AD" w:rsidRPr="002E0E24" w14:paraId="6FCC58E9" w14:textId="77777777" w:rsidTr="003D5136">
        <w:tc>
          <w:tcPr>
            <w:tcW w:w="4428" w:type="dxa"/>
            <w:shd w:val="clear" w:color="auto" w:fill="auto"/>
          </w:tcPr>
          <w:p w14:paraId="53D90D9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i/>
                <w:iCs/>
                <w:color w:val="000000"/>
                <w:spacing w:val="5"/>
                <w:kern w:val="28"/>
                <w:lang w:val="it-IT"/>
              </w:rPr>
              <w:lastRenderedPageBreak/>
              <w:t>Altre Attività</w:t>
            </w:r>
          </w:p>
        </w:tc>
        <w:tc>
          <w:tcPr>
            <w:tcW w:w="4428" w:type="dxa"/>
            <w:shd w:val="clear" w:color="auto" w:fill="auto"/>
          </w:tcPr>
          <w:p w14:paraId="48EAB91D"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sull’account dell’operatore di seggio, relativa al turno assegnato.</w:t>
            </w:r>
          </w:p>
        </w:tc>
      </w:tr>
    </w:tbl>
    <w:p w14:paraId="0D7BD883" w14:textId="77777777" w:rsidR="001735AD" w:rsidRPr="001735AD" w:rsidDel="00816B57" w:rsidRDefault="001735AD" w:rsidP="001735AD">
      <w:pPr>
        <w:rPr>
          <w:del w:id="576" w:author="Martina Nolletti" w:date="2021-02-08T22:01:00Z"/>
          <w:lang w:val="it-IT"/>
        </w:rPr>
      </w:pPr>
    </w:p>
    <w:p w14:paraId="632DC26D" w14:textId="77777777" w:rsidR="001735AD" w:rsidRPr="001735AD" w:rsidDel="00816B57" w:rsidRDefault="001735AD" w:rsidP="001735AD">
      <w:pPr>
        <w:rPr>
          <w:del w:id="577" w:author="Martina Nolletti" w:date="2021-02-08T22:01:00Z"/>
          <w:lang w:val="it-IT"/>
        </w:rPr>
      </w:pPr>
    </w:p>
    <w:p w14:paraId="6D88A93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1BA5FA0D" w14:textId="77777777" w:rsidTr="003D5136">
        <w:tc>
          <w:tcPr>
            <w:tcW w:w="4428" w:type="dxa"/>
            <w:shd w:val="clear" w:color="auto" w:fill="auto"/>
          </w:tcPr>
          <w:p w14:paraId="2ED05FC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0AF60838" w14:textId="4D479B95"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78" w:author="Martina Nolletti" w:date="2021-02-07T10:06:00Z">
              <w:r>
                <w:rPr>
                  <w:rFonts w:ascii="Calibri" w:hAnsi="Calibri" w:cs="Calibri"/>
                  <w:b/>
                  <w:bCs/>
                  <w:color w:val="000000"/>
                  <w:spacing w:val="5"/>
                  <w:kern w:val="28"/>
                  <w:sz w:val="22"/>
                  <w:szCs w:val="22"/>
                  <w:lang w:val="it-IT"/>
                </w:rPr>
                <w:t xml:space="preserve">SC3: </w:t>
              </w:r>
            </w:ins>
            <w:r w:rsidR="001735AD" w:rsidRPr="001735AD">
              <w:rPr>
                <w:rFonts w:ascii="Calibri" w:hAnsi="Calibri" w:cs="Calibri"/>
                <w:b/>
                <w:bCs/>
                <w:color w:val="000000"/>
                <w:spacing w:val="5"/>
                <w:kern w:val="28"/>
                <w:sz w:val="22"/>
                <w:szCs w:val="22"/>
                <w:lang w:val="it-IT"/>
              </w:rPr>
              <w:t>Prenotazione votazione in presenza</w:t>
            </w:r>
            <w:del w:id="579" w:author="Martina Nolletti" w:date="2021-02-07T10:06:00Z">
              <w:r w:rsidR="001735AD" w:rsidRPr="001735AD" w:rsidDel="00F20900">
                <w:rPr>
                  <w:rFonts w:ascii="Calibri" w:hAnsi="Calibri" w:cs="Calibri"/>
                  <w:b/>
                  <w:bCs/>
                  <w:color w:val="000000"/>
                  <w:spacing w:val="5"/>
                  <w:kern w:val="28"/>
                  <w:sz w:val="22"/>
                  <w:szCs w:val="22"/>
                  <w:lang w:val="it-IT"/>
                </w:rPr>
                <w:delText xml:space="preserve"> (Sc3)</w:delText>
              </w:r>
            </w:del>
          </w:p>
        </w:tc>
      </w:tr>
      <w:tr w:rsidR="001735AD" w:rsidRPr="001735AD" w14:paraId="44692B17" w14:textId="77777777" w:rsidTr="003D5136">
        <w:tc>
          <w:tcPr>
            <w:tcW w:w="4428" w:type="dxa"/>
            <w:shd w:val="clear" w:color="auto" w:fill="auto"/>
          </w:tcPr>
          <w:p w14:paraId="497696E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588992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2E0E24" w14:paraId="4FC8F48E" w14:textId="77777777" w:rsidTr="003D5136">
        <w:tc>
          <w:tcPr>
            <w:tcW w:w="4428" w:type="dxa"/>
            <w:shd w:val="clear" w:color="auto" w:fill="auto"/>
          </w:tcPr>
          <w:p w14:paraId="11A6DFB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E1E29F"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79BFD7DB"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che vuole prenotarsi per votare deve avere diritto di voto per l’evento selezionato.</w:t>
            </w:r>
          </w:p>
        </w:tc>
      </w:tr>
      <w:tr w:rsidR="001735AD" w:rsidRPr="001735AD" w14:paraId="6C123289" w14:textId="77777777" w:rsidTr="003D5136">
        <w:trPr>
          <w:trHeight w:val="641"/>
        </w:trPr>
        <w:tc>
          <w:tcPr>
            <w:tcW w:w="4428" w:type="dxa"/>
            <w:shd w:val="clear" w:color="auto" w:fill="auto"/>
          </w:tcPr>
          <w:p w14:paraId="6B5AB92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27D4D7B"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4</w:t>
            </w:r>
          </w:p>
        </w:tc>
      </w:tr>
      <w:tr w:rsidR="001735AD" w:rsidRPr="002E0E24" w14:paraId="58296140" w14:textId="77777777" w:rsidTr="003D5136">
        <w:tc>
          <w:tcPr>
            <w:tcW w:w="4428" w:type="dxa"/>
            <w:shd w:val="clear" w:color="auto" w:fill="auto"/>
          </w:tcPr>
          <w:p w14:paraId="11299D38" w14:textId="5AEC1C9B"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0" w:author="Martina Nolletti" w:date="2021-02-07T10:06:00Z">
              <w:r>
                <w:rPr>
                  <w:rFonts w:ascii="Calibri" w:hAnsi="Calibri" w:cs="Calibri"/>
                  <w:b/>
                  <w:bCs/>
                  <w:i/>
                  <w:iCs/>
                  <w:color w:val="000000"/>
                  <w:spacing w:val="5"/>
                  <w:kern w:val="28"/>
                  <w:lang w:val="it-IT"/>
                </w:rPr>
                <w:t>Flusso di Eventi</w:t>
              </w:r>
            </w:ins>
            <w:del w:id="581"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0481331B" w14:textId="77777777" w:rsidR="001735AD" w:rsidRPr="001735AD" w:rsidRDefault="001735AD" w:rsidP="001735AD">
            <w:pPr>
              <w:numPr>
                <w:ilvl w:val="0"/>
                <w:numId w:val="61"/>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interessato può prenotarsi all’evento in due modi:</w:t>
            </w:r>
          </w:p>
          <w:p w14:paraId="6B924A67" w14:textId="68153580"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Online, entrando nella propria dashboard con </w:t>
            </w:r>
            <w:r w:rsidR="00711CE0" w:rsidRPr="001735AD">
              <w:rPr>
                <w:rFonts w:ascii="Calibri" w:hAnsi="Calibri" w:cs="Calibri"/>
                <w:color w:val="000000"/>
                <w:spacing w:val="5"/>
                <w:kern w:val="28"/>
                <w:sz w:val="22"/>
                <w:szCs w:val="22"/>
                <w:lang w:val="it-IT"/>
              </w:rPr>
              <w:t>E-mail</w:t>
            </w:r>
            <w:r w:rsidRPr="001735AD">
              <w:rPr>
                <w:rFonts w:ascii="Calibri" w:hAnsi="Calibri" w:cs="Calibri"/>
                <w:color w:val="000000"/>
                <w:spacing w:val="5"/>
                <w:kern w:val="28"/>
                <w:sz w:val="22"/>
                <w:szCs w:val="22"/>
                <w:lang w:val="it-IT"/>
              </w:rPr>
              <w:t>, Matricola e Password, c</w:t>
            </w:r>
            <w:r w:rsidRPr="001735AD">
              <w:rPr>
                <w:rFonts w:ascii="Calibri" w:hAnsi="Calibri"/>
                <w:color w:val="000000"/>
                <w:spacing w:val="5"/>
                <w:kern w:val="28"/>
                <w:sz w:val="22"/>
                <w:szCs w:val="22"/>
                <w:lang w:val="it-IT"/>
              </w:rPr>
              <w:t>ompilando un modulo</w:t>
            </w:r>
            <w:r w:rsidRPr="001735AD">
              <w:rPr>
                <w:rFonts w:ascii="Calibri" w:hAnsi="Calibri" w:cs="Calibri"/>
                <w:color w:val="000000"/>
                <w:spacing w:val="5"/>
                <w:kern w:val="28"/>
                <w:sz w:val="22"/>
                <w:szCs w:val="22"/>
                <w:lang w:val="it-IT"/>
              </w:rPr>
              <w:t xml:space="preserve"> </w:t>
            </w:r>
            <w:r w:rsidRPr="001735AD">
              <w:rPr>
                <w:rFonts w:ascii="Calibri" w:hAnsi="Calibri" w:cs="Calibri"/>
                <w:sz w:val="22"/>
                <w:szCs w:val="22"/>
                <w:lang w:val="it-IT" w:eastAsia="en-GB"/>
              </w:rPr>
              <w:t xml:space="preserve">con 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numero di telefono e scansionando un documento di riconoscimento</w:t>
            </w:r>
            <w:r w:rsidRPr="001735AD">
              <w:rPr>
                <w:rFonts w:ascii="Calibri" w:hAnsi="Calibri" w:cs="Calibri"/>
                <w:color w:val="000000"/>
                <w:spacing w:val="5"/>
                <w:kern w:val="28"/>
                <w:sz w:val="22"/>
                <w:szCs w:val="22"/>
                <w:lang w:val="it-IT"/>
              </w:rPr>
              <w:t>;</w:t>
            </w:r>
          </w:p>
          <w:p w14:paraId="663D4914" w14:textId="10B26BBC" w:rsidR="001735AD" w:rsidRPr="001735AD" w:rsidRDefault="001735AD" w:rsidP="001735AD">
            <w:pPr>
              <w:numPr>
                <w:ilvl w:val="0"/>
                <w:numId w:val="60"/>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w:t>
            </w:r>
            <w:r w:rsidRPr="001735AD">
              <w:rPr>
                <w:rFonts w:ascii="Calibri" w:hAnsi="Calibri" w:cs="Calibri"/>
                <w:sz w:val="22"/>
                <w:szCs w:val="22"/>
                <w:lang w:val="it-IT" w:eastAsia="en-GB"/>
              </w:rPr>
              <w:t xml:space="preserve"> </w:t>
            </w:r>
            <w:r w:rsidRPr="001735AD">
              <w:rPr>
                <w:rFonts w:ascii="Calibri" w:hAnsi="Calibri" w:cs="Calibri"/>
                <w:color w:val="000000"/>
                <w:spacing w:val="5"/>
                <w:kern w:val="28"/>
                <w:sz w:val="22"/>
                <w:szCs w:val="22"/>
                <w:lang w:val="it-IT"/>
              </w:rPr>
              <w:t xml:space="preserve">chiamando la segreteria e riferendo </w:t>
            </w:r>
            <w:r w:rsidRPr="001735AD">
              <w:rPr>
                <w:rFonts w:ascii="Calibri" w:hAnsi="Calibri" w:cs="Calibri"/>
                <w:sz w:val="22"/>
                <w:szCs w:val="22"/>
                <w:lang w:val="it-IT" w:eastAsia="en-GB"/>
              </w:rPr>
              <w:t xml:space="preserve">nome, cognome, professione, </w:t>
            </w:r>
            <w:r w:rsidR="00711CE0" w:rsidRPr="001735AD">
              <w:rPr>
                <w:rFonts w:ascii="Calibri" w:hAnsi="Calibri" w:cs="Calibri"/>
                <w:sz w:val="22"/>
                <w:szCs w:val="22"/>
                <w:lang w:val="it-IT" w:eastAsia="en-GB"/>
              </w:rPr>
              <w:t>e-mail</w:t>
            </w:r>
            <w:r w:rsidRPr="001735AD">
              <w:rPr>
                <w:rFonts w:ascii="Calibri" w:hAnsi="Calibri" w:cs="Calibri"/>
                <w:sz w:val="22"/>
                <w:szCs w:val="22"/>
                <w:lang w:val="it-IT" w:eastAsia="en-GB"/>
              </w:rPr>
              <w:t xml:space="preserve"> e numero di telefono.</w:t>
            </w:r>
          </w:p>
        </w:tc>
      </w:tr>
      <w:tr w:rsidR="001735AD" w:rsidRPr="002E0E24" w14:paraId="3F4752A5" w14:textId="77777777" w:rsidTr="003D5136">
        <w:tc>
          <w:tcPr>
            <w:tcW w:w="4428" w:type="dxa"/>
            <w:shd w:val="clear" w:color="auto" w:fill="auto"/>
          </w:tcPr>
          <w:p w14:paraId="4684BE0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6D7BBE7A"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L’elettore non può più presentarsi nella fascia oraria assegnata, può informare </w:t>
            </w:r>
            <w:r w:rsidRPr="001735AD">
              <w:rPr>
                <w:rFonts w:ascii="Calibri" w:hAnsi="Calibri" w:cs="Calibri"/>
                <w:color w:val="000000"/>
                <w:spacing w:val="5"/>
                <w:kern w:val="28"/>
                <w:sz w:val="22"/>
                <w:szCs w:val="22"/>
                <w:lang w:val="it-IT"/>
              </w:rPr>
              <w:lastRenderedPageBreak/>
              <w:t>telefonicamente la segreteria che procederà a riassegnarne una, ma entro e non oltre 48h prima dell’evento.</w:t>
            </w:r>
          </w:p>
        </w:tc>
      </w:tr>
      <w:tr w:rsidR="001735AD" w:rsidRPr="002E0E24" w14:paraId="5A4E8326" w14:textId="77777777" w:rsidTr="003D5136">
        <w:tc>
          <w:tcPr>
            <w:tcW w:w="4428" w:type="dxa"/>
            <w:shd w:val="clear" w:color="auto" w:fill="auto"/>
          </w:tcPr>
          <w:p w14:paraId="2E3A556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0EEAA1D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In caso di malfunzionamento o sovraccarico del sistema, l’elettore potrebbe non visualizzare immediatamente il proprio turno di votazione sulla dashboard.</w:t>
            </w:r>
          </w:p>
        </w:tc>
      </w:tr>
      <w:tr w:rsidR="001735AD" w:rsidRPr="002E0E24" w14:paraId="3CCEEF6D" w14:textId="77777777" w:rsidTr="003D5136">
        <w:tc>
          <w:tcPr>
            <w:tcW w:w="4428" w:type="dxa"/>
            <w:shd w:val="clear" w:color="auto" w:fill="auto"/>
          </w:tcPr>
          <w:p w14:paraId="110A39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0581DA7"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Viene assegnata una fascia oraria in cui presentarsi al seggio:</w:t>
            </w:r>
          </w:p>
          <w:p w14:paraId="5F7661A3" w14:textId="77777777" w:rsidR="001735AD" w:rsidRPr="001735AD" w:rsidRDefault="001735AD" w:rsidP="001735AD">
            <w:pPr>
              <w:numPr>
                <w:ilvl w:val="0"/>
                <w:numId w:val="59"/>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Online, l’utente visualizza la fascia oraria sulla home;</w:t>
            </w:r>
          </w:p>
          <w:p w14:paraId="5B8C9F7A" w14:textId="77777777" w:rsidR="001735AD" w:rsidRPr="001735AD" w:rsidRDefault="001735AD" w:rsidP="001735AD">
            <w:pPr>
              <w:numPr>
                <w:ilvl w:val="0"/>
                <w:numId w:val="59"/>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Telefonicamente, la segreteria comunicherà la fascia oraria e un amministratore si occuperà di aggiungerla al sistema.</w:t>
            </w:r>
          </w:p>
        </w:tc>
      </w:tr>
    </w:tbl>
    <w:p w14:paraId="69C3F5D9" w14:textId="77777777" w:rsidR="001735AD" w:rsidRPr="001735AD" w:rsidRDefault="001735AD" w:rsidP="001735AD">
      <w:pPr>
        <w:rPr>
          <w:lang w:val="it-IT"/>
        </w:rPr>
      </w:pPr>
    </w:p>
    <w:p w14:paraId="1DBB6A1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F20900" w14:paraId="02C80626" w14:textId="77777777" w:rsidTr="003D5136">
        <w:tc>
          <w:tcPr>
            <w:tcW w:w="4428" w:type="dxa"/>
            <w:shd w:val="clear" w:color="auto" w:fill="auto"/>
          </w:tcPr>
          <w:p w14:paraId="39E1A92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12425BA" w14:textId="324C6D7C"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82" w:author="Martina Nolletti" w:date="2021-02-07T10:06:00Z">
              <w:r>
                <w:rPr>
                  <w:rFonts w:ascii="Calibri" w:hAnsi="Calibri" w:cs="Calibri"/>
                  <w:b/>
                  <w:bCs/>
                  <w:color w:val="000000"/>
                  <w:spacing w:val="5"/>
                  <w:kern w:val="28"/>
                  <w:sz w:val="22"/>
                  <w:szCs w:val="22"/>
                  <w:lang w:val="it-IT"/>
                </w:rPr>
                <w:t xml:space="preserve">SC4: </w:t>
              </w:r>
            </w:ins>
            <w:r w:rsidR="001735AD" w:rsidRPr="001735AD">
              <w:rPr>
                <w:rFonts w:ascii="Calibri" w:hAnsi="Calibri" w:cs="Calibri"/>
                <w:b/>
                <w:bCs/>
                <w:color w:val="000000"/>
                <w:spacing w:val="5"/>
                <w:kern w:val="28"/>
                <w:sz w:val="22"/>
                <w:szCs w:val="22"/>
                <w:lang w:val="it-IT"/>
              </w:rPr>
              <w:t>Prenotazione votazione online</w:t>
            </w:r>
            <w:del w:id="583" w:author="Martina Nolletti" w:date="2021-02-07T10:06:00Z">
              <w:r w:rsidR="001735AD" w:rsidRPr="001735AD" w:rsidDel="00F20900">
                <w:rPr>
                  <w:rFonts w:ascii="Calibri" w:hAnsi="Calibri" w:cs="Calibri"/>
                  <w:b/>
                  <w:bCs/>
                  <w:color w:val="000000"/>
                  <w:spacing w:val="5"/>
                  <w:kern w:val="28"/>
                  <w:sz w:val="22"/>
                  <w:szCs w:val="22"/>
                  <w:lang w:val="it-IT"/>
                </w:rPr>
                <w:delText xml:space="preserve"> (Sc4)</w:delText>
              </w:r>
            </w:del>
          </w:p>
        </w:tc>
      </w:tr>
      <w:tr w:rsidR="001735AD" w:rsidRPr="001735AD" w14:paraId="697B8C83" w14:textId="77777777" w:rsidTr="003D5136">
        <w:tc>
          <w:tcPr>
            <w:tcW w:w="4428" w:type="dxa"/>
            <w:shd w:val="clear" w:color="auto" w:fill="auto"/>
          </w:tcPr>
          <w:p w14:paraId="4EA08E6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00842B3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 A3</w:t>
            </w:r>
          </w:p>
        </w:tc>
      </w:tr>
      <w:tr w:rsidR="001735AD" w:rsidRPr="002E0E24" w14:paraId="5046AFCA" w14:textId="77777777" w:rsidTr="003D5136">
        <w:tc>
          <w:tcPr>
            <w:tcW w:w="4428" w:type="dxa"/>
            <w:shd w:val="clear" w:color="auto" w:fill="auto"/>
          </w:tcPr>
          <w:p w14:paraId="43CA772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4948DD6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B622C3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che vuole prenotarsi per votare deve avere diritto di voto per l’evento selezionato.</w:t>
            </w:r>
          </w:p>
        </w:tc>
      </w:tr>
      <w:tr w:rsidR="001735AD" w:rsidRPr="001735AD" w14:paraId="6A2C7002" w14:textId="77777777" w:rsidTr="003D5136">
        <w:trPr>
          <w:trHeight w:val="641"/>
        </w:trPr>
        <w:tc>
          <w:tcPr>
            <w:tcW w:w="4428" w:type="dxa"/>
            <w:shd w:val="clear" w:color="auto" w:fill="auto"/>
          </w:tcPr>
          <w:p w14:paraId="42D2BD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9C0F2B9"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5</w:t>
            </w:r>
          </w:p>
        </w:tc>
      </w:tr>
      <w:tr w:rsidR="001735AD" w:rsidRPr="002E0E24" w14:paraId="29070F65" w14:textId="77777777" w:rsidTr="003D5136">
        <w:tc>
          <w:tcPr>
            <w:tcW w:w="4428" w:type="dxa"/>
            <w:shd w:val="clear" w:color="auto" w:fill="auto"/>
          </w:tcPr>
          <w:p w14:paraId="45D1DD89" w14:textId="58DC3583"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4" w:author="Martina Nolletti" w:date="2021-02-07T10:06:00Z">
              <w:r>
                <w:rPr>
                  <w:rFonts w:ascii="Calibri" w:hAnsi="Calibri" w:cs="Calibri"/>
                  <w:b/>
                  <w:bCs/>
                  <w:i/>
                  <w:iCs/>
                  <w:color w:val="000000"/>
                  <w:spacing w:val="5"/>
                  <w:kern w:val="28"/>
                  <w:lang w:val="it-IT"/>
                </w:rPr>
                <w:t>Flusso di Eventi</w:t>
              </w:r>
            </w:ins>
            <w:del w:id="585" w:author="Martina Nolletti" w:date="2021-02-07T10:06: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1F2C9E53"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richiede l’accesso al voto online inviando tramite il sistema un documento che certifichi il suo diritto a votare online;</w:t>
            </w:r>
          </w:p>
          <w:p w14:paraId="0DC2898E"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lastRenderedPageBreak/>
              <w:t>L’amministratore di segreteria valuta la richiesta e decide se accettarla o meno;</w:t>
            </w:r>
          </w:p>
          <w:p w14:paraId="7B23D749" w14:textId="77777777" w:rsidR="001735AD" w:rsidRPr="001735AD" w:rsidRDefault="001735AD" w:rsidP="001735AD">
            <w:pPr>
              <w:numPr>
                <w:ilvl w:val="0"/>
                <w:numId w:val="58"/>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Se l’amministratore procede accettando, l’elettore può accedere alla votazione online tramite il sistema. </w:t>
            </w:r>
          </w:p>
        </w:tc>
      </w:tr>
      <w:tr w:rsidR="001735AD" w:rsidRPr="002E0E24" w14:paraId="1B8F5827" w14:textId="77777777" w:rsidTr="003D5136">
        <w:tc>
          <w:tcPr>
            <w:tcW w:w="4428" w:type="dxa"/>
            <w:shd w:val="clear" w:color="auto" w:fill="auto"/>
          </w:tcPr>
          <w:p w14:paraId="0EE6638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Cosa Può Andare Storto</w:t>
            </w:r>
          </w:p>
        </w:tc>
        <w:tc>
          <w:tcPr>
            <w:tcW w:w="4428" w:type="dxa"/>
            <w:shd w:val="clear" w:color="auto" w:fill="auto"/>
          </w:tcPr>
          <w:p w14:paraId="37859AC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2E0E24" w14:paraId="791F44E1" w14:textId="77777777" w:rsidTr="003D5136">
        <w:tc>
          <w:tcPr>
            <w:tcW w:w="4428" w:type="dxa"/>
            <w:shd w:val="clear" w:color="auto" w:fill="auto"/>
          </w:tcPr>
          <w:p w14:paraId="653588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1CE79B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non può comunicare tramite un sistema di messaggistica con l’elettore e può solo accettare o rifiutare la richiesta motivandola con un breve messaggio in attesa di un’eventuale risposta.</w:t>
            </w:r>
          </w:p>
        </w:tc>
      </w:tr>
      <w:tr w:rsidR="001735AD" w:rsidRPr="002E0E24" w14:paraId="3F4CE92D" w14:textId="77777777" w:rsidTr="003D5136">
        <w:tc>
          <w:tcPr>
            <w:tcW w:w="4428" w:type="dxa"/>
            <w:shd w:val="clear" w:color="auto" w:fill="auto"/>
          </w:tcPr>
          <w:p w14:paraId="3FA253D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517637F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comunica con l’utente attraverso la piattaforma del sistema e invia una notifica all’utente specificando quali documenti caricare e in quale formato.</w:t>
            </w:r>
          </w:p>
        </w:tc>
      </w:tr>
    </w:tbl>
    <w:p w14:paraId="049A27E9" w14:textId="77777777" w:rsidR="001735AD" w:rsidRPr="001735AD" w:rsidRDefault="001735AD" w:rsidP="001735AD">
      <w:pPr>
        <w:rPr>
          <w:lang w:val="it-IT"/>
        </w:rPr>
      </w:pPr>
    </w:p>
    <w:p w14:paraId="28F9D0D7"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546FA617" w14:textId="77777777" w:rsidTr="003D5136">
        <w:tc>
          <w:tcPr>
            <w:tcW w:w="4428" w:type="dxa"/>
            <w:shd w:val="clear" w:color="auto" w:fill="auto"/>
          </w:tcPr>
          <w:p w14:paraId="12CD8E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72E4F3F3" w14:textId="5A003ED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86" w:author="Martina Nolletti" w:date="2021-02-07T10:07:00Z">
              <w:r>
                <w:rPr>
                  <w:rFonts w:ascii="Calibri" w:hAnsi="Calibri" w:cs="Calibri"/>
                  <w:b/>
                  <w:bCs/>
                  <w:color w:val="000000"/>
                  <w:spacing w:val="5"/>
                  <w:kern w:val="28"/>
                  <w:sz w:val="22"/>
                  <w:szCs w:val="22"/>
                  <w:lang w:val="it-IT"/>
                </w:rPr>
                <w:t xml:space="preserve">SC5: </w:t>
              </w:r>
            </w:ins>
            <w:r w:rsidR="001735AD" w:rsidRPr="001735AD">
              <w:rPr>
                <w:rFonts w:ascii="Calibri" w:hAnsi="Calibri" w:cs="Calibri"/>
                <w:b/>
                <w:bCs/>
                <w:color w:val="000000"/>
                <w:spacing w:val="5"/>
                <w:kern w:val="28"/>
                <w:sz w:val="22"/>
                <w:szCs w:val="22"/>
                <w:lang w:val="it-IT"/>
              </w:rPr>
              <w:t>Cambiamento modalità di voto</w:t>
            </w:r>
            <w:del w:id="587" w:author="Martina Nolletti" w:date="2021-02-07T10:07:00Z">
              <w:r w:rsidR="001735AD" w:rsidRPr="001735AD" w:rsidDel="00F20900">
                <w:rPr>
                  <w:rFonts w:ascii="Calibri" w:hAnsi="Calibri" w:cs="Calibri"/>
                  <w:b/>
                  <w:bCs/>
                  <w:color w:val="000000"/>
                  <w:spacing w:val="5"/>
                  <w:kern w:val="28"/>
                  <w:sz w:val="22"/>
                  <w:szCs w:val="22"/>
                  <w:lang w:val="it-IT"/>
                </w:rPr>
                <w:delText xml:space="preserve"> (Sc5)</w:delText>
              </w:r>
            </w:del>
          </w:p>
        </w:tc>
      </w:tr>
      <w:tr w:rsidR="001735AD" w:rsidRPr="001735AD" w14:paraId="445B9613" w14:textId="77777777" w:rsidTr="003D5136">
        <w:tc>
          <w:tcPr>
            <w:tcW w:w="4428" w:type="dxa"/>
            <w:shd w:val="clear" w:color="auto" w:fill="auto"/>
          </w:tcPr>
          <w:p w14:paraId="5A43A116"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F87B5EF"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w:t>
            </w:r>
            <w:proofErr w:type="gramStart"/>
            <w:r w:rsidRPr="001735AD">
              <w:rPr>
                <w:rFonts w:ascii="Calibri" w:hAnsi="Calibri" w:cs="Calibri"/>
                <w:color w:val="000000"/>
                <w:spacing w:val="5"/>
                <w:kern w:val="28"/>
                <w:sz w:val="22"/>
                <w:szCs w:val="22"/>
                <w:lang w:val="it-IT"/>
              </w:rPr>
              <w:t>1,A</w:t>
            </w:r>
            <w:proofErr w:type="gramEnd"/>
            <w:r w:rsidRPr="001735AD">
              <w:rPr>
                <w:rFonts w:ascii="Calibri" w:hAnsi="Calibri" w:cs="Calibri"/>
                <w:color w:val="000000"/>
                <w:spacing w:val="5"/>
                <w:kern w:val="28"/>
                <w:sz w:val="22"/>
                <w:szCs w:val="22"/>
                <w:lang w:val="it-IT"/>
              </w:rPr>
              <w:t>3</w:t>
            </w:r>
          </w:p>
        </w:tc>
      </w:tr>
      <w:tr w:rsidR="001735AD" w:rsidRPr="002E0E24" w14:paraId="1C71159E" w14:textId="77777777" w:rsidTr="003D5136">
        <w:tc>
          <w:tcPr>
            <w:tcW w:w="4428" w:type="dxa"/>
            <w:shd w:val="clear" w:color="auto" w:fill="auto"/>
          </w:tcPr>
          <w:p w14:paraId="0899214F"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59F955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630E295"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 votanti devono aver effettuato la </w:t>
            </w:r>
            <w:r w:rsidRPr="001735AD">
              <w:rPr>
                <w:rFonts w:ascii="Calibri" w:hAnsi="Calibri" w:cs="Calibri"/>
                <w:color w:val="000000"/>
                <w:spacing w:val="5"/>
                <w:kern w:val="28"/>
                <w:sz w:val="22"/>
                <w:szCs w:val="22"/>
                <w:lang w:val="it-IT"/>
              </w:rPr>
              <w:lastRenderedPageBreak/>
              <w:t>prenotazione in presenza.</w:t>
            </w:r>
          </w:p>
        </w:tc>
      </w:tr>
      <w:tr w:rsidR="001735AD" w:rsidRPr="001735AD" w14:paraId="2DB2DB30" w14:textId="77777777" w:rsidTr="003D5136">
        <w:trPr>
          <w:trHeight w:val="641"/>
        </w:trPr>
        <w:tc>
          <w:tcPr>
            <w:tcW w:w="4428" w:type="dxa"/>
            <w:shd w:val="clear" w:color="auto" w:fill="auto"/>
          </w:tcPr>
          <w:p w14:paraId="39571DA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Servizi Associati (ID)</w:t>
            </w:r>
          </w:p>
        </w:tc>
        <w:tc>
          <w:tcPr>
            <w:tcW w:w="4428" w:type="dxa"/>
            <w:shd w:val="clear" w:color="auto" w:fill="auto"/>
          </w:tcPr>
          <w:p w14:paraId="5E1A301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6</w:t>
            </w:r>
          </w:p>
        </w:tc>
      </w:tr>
      <w:tr w:rsidR="001735AD" w:rsidRPr="002E0E24" w14:paraId="7F5F0F40" w14:textId="77777777" w:rsidTr="003D5136">
        <w:tc>
          <w:tcPr>
            <w:tcW w:w="4428" w:type="dxa"/>
            <w:shd w:val="clear" w:color="auto" w:fill="auto"/>
          </w:tcPr>
          <w:p w14:paraId="418F8034" w14:textId="605BB610"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88" w:author="Martina Nolletti" w:date="2021-02-07T10:07:00Z">
              <w:r>
                <w:rPr>
                  <w:rFonts w:ascii="Calibri" w:hAnsi="Calibri" w:cs="Calibri"/>
                  <w:b/>
                  <w:bCs/>
                  <w:i/>
                  <w:iCs/>
                  <w:color w:val="000000"/>
                  <w:spacing w:val="5"/>
                  <w:kern w:val="28"/>
                  <w:lang w:val="it-IT"/>
                </w:rPr>
                <w:t>Flusso di Eventi</w:t>
              </w:r>
            </w:ins>
            <w:del w:id="589" w:author="Martina Nolletti" w:date="2021-02-07T10:07: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39361479"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può presentarsi presso il seggio, il giorno delle votazioni per comprovate esigenze;</w:t>
            </w:r>
          </w:p>
          <w:p w14:paraId="6ABC27A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dovrà richiedere la possibilità di poter votare online, caricando sul sistema il documento che certifichi la condizione espressa;</w:t>
            </w:r>
          </w:p>
          <w:p w14:paraId="4F4AB06C"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valuterà la richiesta, accettandola o meno.</w:t>
            </w:r>
          </w:p>
        </w:tc>
      </w:tr>
      <w:tr w:rsidR="001735AD" w:rsidRPr="002E0E24" w14:paraId="048A6CCF" w14:textId="77777777" w:rsidTr="003D5136">
        <w:tc>
          <w:tcPr>
            <w:tcW w:w="4428" w:type="dxa"/>
            <w:shd w:val="clear" w:color="auto" w:fill="auto"/>
          </w:tcPr>
          <w:p w14:paraId="7CD8F94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AE09394" w14:textId="77777777" w:rsidR="001735AD" w:rsidRPr="001735AD" w:rsidRDefault="001735AD" w:rsidP="001735AD">
            <w:pPr>
              <w:rPr>
                <w:rFonts w:ascii="Calibri" w:hAnsi="Calibri" w:cs="Calibri"/>
                <w:lang w:val="it-IT"/>
              </w:rPr>
            </w:pPr>
            <w:r w:rsidRPr="001735AD">
              <w:rPr>
                <w:rFonts w:ascii="Calibri" w:hAnsi="Calibri" w:cs="Calibri"/>
                <w:color w:val="000000"/>
                <w:sz w:val="22"/>
                <w:szCs w:val="22"/>
                <w:lang w:val="it-IT"/>
              </w:rPr>
              <w:t>Il documento caricato dall’utente non è leggibile (ad esempio a causa di un file corrotto). La richiesta viene rifiutata dall’Amministratore. L’elettore dovrà ricaricare il documento affinché sia leggibile.</w:t>
            </w:r>
          </w:p>
        </w:tc>
      </w:tr>
      <w:tr w:rsidR="001735AD" w:rsidRPr="002E0E24" w14:paraId="7981E8BE" w14:textId="77777777" w:rsidTr="003D5136">
        <w:tc>
          <w:tcPr>
            <w:tcW w:w="4428" w:type="dxa"/>
            <w:shd w:val="clear" w:color="auto" w:fill="auto"/>
          </w:tcPr>
          <w:p w14:paraId="4D7D051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038E632" w14:textId="77777777" w:rsidR="001735AD" w:rsidRPr="001735AD" w:rsidRDefault="001735AD" w:rsidP="001735AD">
            <w:pPr>
              <w:rPr>
                <w:rFonts w:ascii="Calibri" w:hAnsi="Calibri" w:cs="Calibri"/>
                <w:color w:val="000000"/>
                <w:sz w:val="22"/>
                <w:szCs w:val="22"/>
                <w:lang w:val="it-IT"/>
              </w:rPr>
            </w:pPr>
            <w:r w:rsidRPr="001735AD">
              <w:rPr>
                <w:rFonts w:ascii="Calibri" w:hAnsi="Calibri" w:cs="Calibri"/>
                <w:color w:val="000000"/>
                <w:sz w:val="22"/>
                <w:szCs w:val="22"/>
                <w:lang w:val="it-IT"/>
              </w:rPr>
              <w:t>L’amministratore non può comunicare tramite un sistema di messaggistica con l’elettore e può solo accettare o rifiutare la richiesta motivandola con un breve messaggio in attesa di un’eventuale risposta.</w:t>
            </w:r>
          </w:p>
          <w:p w14:paraId="31E3F7C3" w14:textId="77777777" w:rsidR="001735AD" w:rsidRPr="001735AD" w:rsidRDefault="001735AD" w:rsidP="001735AD">
            <w:pPr>
              <w:rPr>
                <w:lang w:val="it-IT"/>
              </w:rPr>
            </w:pPr>
          </w:p>
          <w:p w14:paraId="11A4C763" w14:textId="77777777" w:rsidR="001735AD" w:rsidRPr="001735AD" w:rsidRDefault="001735AD" w:rsidP="001735AD">
            <w:pPr>
              <w:rPr>
                <w:b/>
                <w:bCs/>
                <w:i/>
                <w:iCs/>
                <w:lang w:val="it-IT"/>
              </w:rPr>
            </w:pPr>
            <w:proofErr w:type="gramStart"/>
            <w:r w:rsidRPr="001735AD">
              <w:rPr>
                <w:rFonts w:ascii="Calibri" w:hAnsi="Calibri" w:cs="Calibri"/>
                <w:color w:val="000000"/>
                <w:sz w:val="22"/>
                <w:szCs w:val="22"/>
                <w:lang w:val="it-IT"/>
              </w:rPr>
              <w:t>Inoltre</w:t>
            </w:r>
            <w:proofErr w:type="gramEnd"/>
            <w:r w:rsidRPr="001735AD">
              <w:rPr>
                <w:rFonts w:ascii="Calibri" w:hAnsi="Calibri" w:cs="Calibri"/>
                <w:color w:val="000000"/>
                <w:sz w:val="22"/>
                <w:szCs w:val="22"/>
                <w:lang w:val="it-IT"/>
              </w:rPr>
              <w:t xml:space="preserve"> se un utente vuole cambiare la propria modalità di voto un giorno prima dell’elezione, non potrà effettuare l’operazione e di conseguenza non potrà votare.</w:t>
            </w:r>
          </w:p>
        </w:tc>
      </w:tr>
      <w:tr w:rsidR="001735AD" w:rsidRPr="002E0E24" w14:paraId="6FEBC177" w14:textId="77777777" w:rsidTr="003D5136">
        <w:tc>
          <w:tcPr>
            <w:tcW w:w="4428" w:type="dxa"/>
            <w:shd w:val="clear" w:color="auto" w:fill="auto"/>
          </w:tcPr>
          <w:p w14:paraId="07CAC1A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0874DF0B" w14:textId="77777777" w:rsidR="001735AD" w:rsidRPr="001735AD" w:rsidRDefault="001735AD" w:rsidP="001735AD">
            <w:p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Se l’amministratore di segreteria accetterà la richiesta, l’utente potrà accedere alla piattaforma, il giorno delle votazioni, ed esprimere la sua preferenza.</w:t>
            </w:r>
          </w:p>
          <w:p w14:paraId="069D70A2" w14:textId="77777777" w:rsidR="001735AD" w:rsidRPr="001735AD" w:rsidRDefault="001735AD" w:rsidP="001735AD">
            <w:pPr>
              <w:contextualSpacing/>
              <w:rPr>
                <w:rFonts w:ascii="Calibri" w:hAnsi="Calibri" w:cs="Calibri"/>
                <w:color w:val="000000"/>
                <w:spacing w:val="5"/>
                <w:kern w:val="28"/>
                <w:sz w:val="22"/>
                <w:szCs w:val="22"/>
                <w:lang w:val="it-IT"/>
              </w:rPr>
            </w:pPr>
          </w:p>
          <w:p w14:paraId="60F69CD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cambiamento della modalità di voto dovrà avvenire entro e non oltre le 48 ore prima dell’inizio dell’elezione.</w:t>
            </w:r>
          </w:p>
        </w:tc>
      </w:tr>
    </w:tbl>
    <w:p w14:paraId="4269D882" w14:textId="77777777" w:rsidR="001735AD" w:rsidRPr="001735AD" w:rsidRDefault="001735AD" w:rsidP="001735AD">
      <w:pPr>
        <w:rPr>
          <w:lang w:val="it-IT"/>
        </w:rPr>
      </w:pPr>
    </w:p>
    <w:p w14:paraId="71A3CAD1" w14:textId="01BB91E9" w:rsidR="001735AD" w:rsidRDefault="001735AD" w:rsidP="001735AD">
      <w:pPr>
        <w:rPr>
          <w:ins w:id="590" w:author="Martina Nolletti" w:date="2021-02-08T22:02:00Z"/>
          <w:lang w:val="it-IT"/>
        </w:rPr>
      </w:pPr>
    </w:p>
    <w:p w14:paraId="13D9492D" w14:textId="11D8F94D" w:rsidR="00816B57" w:rsidRDefault="00816B57" w:rsidP="001735AD">
      <w:pPr>
        <w:rPr>
          <w:ins w:id="591" w:author="Martina Nolletti" w:date="2021-02-08T22:02:00Z"/>
          <w:lang w:val="it-IT"/>
        </w:rPr>
      </w:pPr>
    </w:p>
    <w:p w14:paraId="4BE0C10F" w14:textId="085B3E3C" w:rsidR="00816B57" w:rsidRDefault="00816B57" w:rsidP="001735AD">
      <w:pPr>
        <w:rPr>
          <w:ins w:id="592" w:author="Martina Nolletti" w:date="2021-02-08T22:02:00Z"/>
          <w:lang w:val="it-IT"/>
        </w:rPr>
      </w:pPr>
    </w:p>
    <w:p w14:paraId="2F6F38D9" w14:textId="77777777" w:rsidR="00816B57" w:rsidRPr="001735AD" w:rsidRDefault="00816B57"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74A71ED9" w14:textId="77777777" w:rsidTr="003D5136">
        <w:tc>
          <w:tcPr>
            <w:tcW w:w="4428" w:type="dxa"/>
            <w:shd w:val="clear" w:color="auto" w:fill="auto"/>
          </w:tcPr>
          <w:p w14:paraId="33A89AB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644B380" w14:textId="56D0F6AB"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93" w:author="Martina Nolletti" w:date="2021-02-07T10:07:00Z">
              <w:r>
                <w:rPr>
                  <w:rFonts w:ascii="Calibri" w:hAnsi="Calibri" w:cs="Calibri"/>
                  <w:b/>
                  <w:bCs/>
                  <w:color w:val="000000"/>
                  <w:spacing w:val="5"/>
                  <w:kern w:val="28"/>
                  <w:sz w:val="22"/>
                  <w:szCs w:val="22"/>
                  <w:lang w:val="it-IT"/>
                </w:rPr>
                <w:t xml:space="preserve">SC6: </w:t>
              </w:r>
            </w:ins>
            <w:r w:rsidR="001735AD" w:rsidRPr="001735AD">
              <w:rPr>
                <w:rFonts w:ascii="Calibri" w:hAnsi="Calibri" w:cs="Calibri"/>
                <w:b/>
                <w:bCs/>
                <w:color w:val="000000"/>
                <w:spacing w:val="5"/>
                <w:kern w:val="28"/>
                <w:sz w:val="22"/>
                <w:szCs w:val="22"/>
                <w:lang w:val="it-IT"/>
              </w:rPr>
              <w:t>Votazione in presenza</w:t>
            </w:r>
            <w:del w:id="594" w:author="Martina Nolletti" w:date="2021-02-07T10:07:00Z">
              <w:r w:rsidR="001735AD" w:rsidRPr="001735AD" w:rsidDel="00F20900">
                <w:rPr>
                  <w:rFonts w:ascii="Calibri" w:hAnsi="Calibri" w:cs="Calibri"/>
                  <w:b/>
                  <w:bCs/>
                  <w:color w:val="000000"/>
                  <w:spacing w:val="5"/>
                  <w:kern w:val="28"/>
                  <w:sz w:val="22"/>
                  <w:szCs w:val="22"/>
                  <w:lang w:val="it-IT"/>
                </w:rPr>
                <w:delText xml:space="preserve"> (Sc6)</w:delText>
              </w:r>
            </w:del>
          </w:p>
        </w:tc>
      </w:tr>
      <w:tr w:rsidR="001735AD" w:rsidRPr="001735AD" w14:paraId="04D93A26" w14:textId="77777777" w:rsidTr="003D5136">
        <w:tc>
          <w:tcPr>
            <w:tcW w:w="4428" w:type="dxa"/>
            <w:shd w:val="clear" w:color="auto" w:fill="auto"/>
          </w:tcPr>
          <w:p w14:paraId="4A57538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32B72A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 A3</w:t>
            </w:r>
          </w:p>
        </w:tc>
      </w:tr>
      <w:tr w:rsidR="001735AD" w:rsidRPr="002E0E24" w14:paraId="0DF35E89" w14:textId="77777777" w:rsidTr="003D5136">
        <w:tc>
          <w:tcPr>
            <w:tcW w:w="4428" w:type="dxa"/>
            <w:shd w:val="clear" w:color="auto" w:fill="auto"/>
          </w:tcPr>
          <w:p w14:paraId="1C986500"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D677663"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25356F1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deve essere prenotato per la votazione in presenza.</w:t>
            </w:r>
          </w:p>
        </w:tc>
      </w:tr>
      <w:tr w:rsidR="001735AD" w:rsidRPr="001735AD" w14:paraId="60420896" w14:textId="77777777" w:rsidTr="003D5136">
        <w:trPr>
          <w:trHeight w:val="641"/>
        </w:trPr>
        <w:tc>
          <w:tcPr>
            <w:tcW w:w="4428" w:type="dxa"/>
            <w:shd w:val="clear" w:color="auto" w:fill="auto"/>
          </w:tcPr>
          <w:p w14:paraId="4C7E627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27937D7E"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1,RF</w:t>
            </w:r>
            <w:proofErr w:type="gramEnd"/>
            <w:r w:rsidRPr="001735AD">
              <w:rPr>
                <w:rFonts w:ascii="Calibri" w:hAnsi="Calibri" w:cs="Calibri"/>
                <w:b/>
                <w:bCs/>
                <w:color w:val="000000"/>
                <w:spacing w:val="5"/>
                <w:kern w:val="28"/>
                <w:sz w:val="22"/>
                <w:szCs w:val="22"/>
                <w:lang w:val="it-IT"/>
              </w:rPr>
              <w:t>4,RF7,RNF1</w:t>
            </w:r>
          </w:p>
        </w:tc>
      </w:tr>
      <w:tr w:rsidR="001735AD" w:rsidRPr="002E0E24" w14:paraId="3E34B9DF" w14:textId="77777777" w:rsidTr="003D5136">
        <w:tc>
          <w:tcPr>
            <w:tcW w:w="4428" w:type="dxa"/>
            <w:shd w:val="clear" w:color="auto" w:fill="auto"/>
          </w:tcPr>
          <w:p w14:paraId="60505D13" w14:textId="27AB6BB9" w:rsidR="001735AD" w:rsidRPr="001735AD" w:rsidRDefault="00F20900" w:rsidP="001735AD">
            <w:pPr>
              <w:spacing w:after="300" w:line="360" w:lineRule="auto"/>
              <w:contextualSpacing/>
              <w:rPr>
                <w:rFonts w:ascii="Calibri" w:hAnsi="Calibri" w:cs="Calibri"/>
                <w:b/>
                <w:bCs/>
                <w:i/>
                <w:iCs/>
                <w:color w:val="000000"/>
                <w:spacing w:val="5"/>
                <w:kern w:val="28"/>
                <w:lang w:val="it-IT"/>
              </w:rPr>
            </w:pPr>
            <w:ins w:id="595" w:author="Martina Nolletti" w:date="2021-02-07T10:07:00Z">
              <w:r>
                <w:rPr>
                  <w:rFonts w:ascii="Calibri" w:hAnsi="Calibri" w:cs="Calibri"/>
                  <w:b/>
                  <w:bCs/>
                  <w:i/>
                  <w:iCs/>
                  <w:color w:val="000000"/>
                  <w:spacing w:val="5"/>
                  <w:kern w:val="28"/>
                  <w:lang w:val="it-IT"/>
                </w:rPr>
                <w:t>Flusso di Eventi</w:t>
              </w:r>
            </w:ins>
            <w:del w:id="596" w:author="Martina Nolletti" w:date="2021-02-07T10:07:00Z">
              <w:r w:rsidR="001735AD" w:rsidRPr="001735AD" w:rsidDel="00F20900">
                <w:rPr>
                  <w:rFonts w:ascii="Calibri" w:hAnsi="Calibri" w:cs="Calibri"/>
                  <w:b/>
                  <w:bCs/>
                  <w:i/>
                  <w:iCs/>
                  <w:color w:val="000000"/>
                  <w:spacing w:val="5"/>
                  <w:kern w:val="28"/>
                  <w:lang w:val="it-IT"/>
                </w:rPr>
                <w:delText>Scenario Normale</w:delText>
              </w:r>
            </w:del>
          </w:p>
        </w:tc>
        <w:tc>
          <w:tcPr>
            <w:tcW w:w="4428" w:type="dxa"/>
            <w:shd w:val="clear" w:color="auto" w:fill="auto"/>
          </w:tcPr>
          <w:p w14:paraId="060F820A"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giorno della votazione, l’utente si recherà nel luogo del seggio nell’orario che gli è stato indicato;</w:t>
            </w:r>
          </w:p>
          <w:p w14:paraId="1BFC6ED6" w14:textId="77777777" w:rsidR="001735AD" w:rsidRPr="001735AD" w:rsidRDefault="001735AD" w:rsidP="001735AD">
            <w:pPr>
              <w:numPr>
                <w:ilvl w:val="0"/>
                <w:numId w:val="62"/>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di seggio verificherà l’identità dell’utente tramite documento di riconoscimento controllando che esso sia prenotato, accedendo alla lista sia all’interno del sistema sia dalla lista stampata da parte della segreteria.</w:t>
            </w:r>
          </w:p>
        </w:tc>
      </w:tr>
      <w:tr w:rsidR="001735AD" w:rsidRPr="002E0E24" w14:paraId="6C658AC6" w14:textId="77777777" w:rsidTr="003D5136">
        <w:tc>
          <w:tcPr>
            <w:tcW w:w="4428" w:type="dxa"/>
            <w:shd w:val="clear" w:color="auto" w:fill="auto"/>
          </w:tcPr>
          <w:p w14:paraId="07CB675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14871D0"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L’elettore non porta con sé nessun documento di riconoscimento, in tal caso non può votare.</w:t>
            </w:r>
          </w:p>
          <w:p w14:paraId="7343000B" w14:textId="77777777" w:rsidR="001735AD" w:rsidRPr="001735AD" w:rsidRDefault="001735AD" w:rsidP="001735AD">
            <w:pPr>
              <w:spacing w:after="300" w:line="360" w:lineRule="auto"/>
              <w:contextualSpacing/>
              <w:rPr>
                <w:rFonts w:ascii="Calibri" w:hAnsi="Calibri" w:cs="Calibri"/>
                <w:b/>
                <w:bCs/>
                <w:i/>
                <w:iCs/>
                <w:color w:val="000000"/>
                <w:spacing w:val="5"/>
                <w:kern w:val="28"/>
                <w:sz w:val="22"/>
                <w:szCs w:val="22"/>
                <w:lang w:val="it-IT"/>
              </w:rPr>
            </w:pPr>
            <w:r w:rsidRPr="001735AD">
              <w:rPr>
                <w:rFonts w:ascii="Calibri" w:hAnsi="Calibri" w:cs="Calibri"/>
                <w:color w:val="000000"/>
                <w:spacing w:val="5"/>
                <w:kern w:val="28"/>
                <w:sz w:val="22"/>
                <w:szCs w:val="22"/>
                <w:lang w:val="it-IT"/>
              </w:rPr>
              <w:t xml:space="preserve">L’elettore si presenta presso il seggio ad un’altra fascia oraria. Attende il suo </w:t>
            </w:r>
            <w:proofErr w:type="gramStart"/>
            <w:r w:rsidRPr="001735AD">
              <w:rPr>
                <w:rFonts w:ascii="Calibri" w:hAnsi="Calibri" w:cs="Calibri"/>
                <w:color w:val="000000"/>
                <w:spacing w:val="5"/>
                <w:kern w:val="28"/>
                <w:sz w:val="22"/>
                <w:szCs w:val="22"/>
                <w:lang w:val="it-IT"/>
              </w:rPr>
              <w:t>turno  in</w:t>
            </w:r>
            <w:proofErr w:type="gramEnd"/>
            <w:r w:rsidRPr="001735AD">
              <w:rPr>
                <w:rFonts w:ascii="Calibri" w:hAnsi="Calibri" w:cs="Calibri"/>
                <w:color w:val="000000"/>
                <w:spacing w:val="5"/>
                <w:kern w:val="28"/>
                <w:sz w:val="22"/>
                <w:szCs w:val="22"/>
                <w:lang w:val="it-IT"/>
              </w:rPr>
              <w:t xml:space="preserve"> fila, dando la precedenza a tutti gli elettori già presenti.</w:t>
            </w:r>
          </w:p>
        </w:tc>
      </w:tr>
      <w:tr w:rsidR="001735AD" w:rsidRPr="002E0E24" w14:paraId="7538F224" w14:textId="77777777" w:rsidTr="003D5136">
        <w:tc>
          <w:tcPr>
            <w:tcW w:w="4428" w:type="dxa"/>
            <w:shd w:val="clear" w:color="auto" w:fill="auto"/>
          </w:tcPr>
          <w:p w14:paraId="0E89B39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53BC2DE1"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Si accumulano sempre più elettori in ritardo: in tal caso anche chi arriva in orario potrebbe finire in ritardo.</w:t>
            </w:r>
          </w:p>
        </w:tc>
      </w:tr>
      <w:tr w:rsidR="001735AD" w:rsidRPr="002E0E24" w14:paraId="2CA7F4D8" w14:textId="77777777" w:rsidTr="003D5136">
        <w:tc>
          <w:tcPr>
            <w:tcW w:w="4428" w:type="dxa"/>
            <w:shd w:val="clear" w:color="auto" w:fill="auto"/>
          </w:tcPr>
          <w:p w14:paraId="24AE546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4EE7C61C"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sz w:val="22"/>
                <w:szCs w:val="22"/>
                <w:lang w:val="it-IT"/>
              </w:rPr>
              <w:t>Completata l’operazione di riconoscimento, l’utente voterà esprimendo le preferenze consentite dal regolamento.</w:t>
            </w:r>
          </w:p>
        </w:tc>
      </w:tr>
    </w:tbl>
    <w:p w14:paraId="4268BFAF" w14:textId="58E4A762" w:rsidR="001735AD" w:rsidDel="00816B57" w:rsidRDefault="001735AD" w:rsidP="001735AD">
      <w:pPr>
        <w:rPr>
          <w:del w:id="597" w:author="Martina Nolletti" w:date="2021-02-08T22:02:00Z"/>
          <w:lang w:val="it-IT"/>
        </w:rPr>
      </w:pPr>
    </w:p>
    <w:p w14:paraId="478E85C6"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1735AD" w14:paraId="3DF2953D" w14:textId="77777777" w:rsidTr="003D5136">
        <w:tc>
          <w:tcPr>
            <w:tcW w:w="4428" w:type="dxa"/>
            <w:shd w:val="clear" w:color="auto" w:fill="auto"/>
          </w:tcPr>
          <w:p w14:paraId="41AED7A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6B9493AF" w14:textId="43C1A727" w:rsidR="001735AD" w:rsidRPr="001735AD" w:rsidRDefault="00F20900" w:rsidP="001735AD">
            <w:pPr>
              <w:spacing w:after="300" w:line="360" w:lineRule="auto"/>
              <w:contextualSpacing/>
              <w:rPr>
                <w:rFonts w:ascii="Calibri" w:hAnsi="Calibri" w:cs="Calibri"/>
                <w:b/>
                <w:bCs/>
                <w:color w:val="000000"/>
                <w:spacing w:val="5"/>
                <w:kern w:val="28"/>
                <w:sz w:val="22"/>
                <w:szCs w:val="22"/>
                <w:lang w:val="it-IT"/>
              </w:rPr>
            </w:pPr>
            <w:ins w:id="598" w:author="Martina Nolletti" w:date="2021-02-07T10:08:00Z">
              <w:r>
                <w:rPr>
                  <w:rFonts w:ascii="Calibri" w:hAnsi="Calibri" w:cs="Calibri"/>
                  <w:b/>
                  <w:bCs/>
                  <w:color w:val="000000"/>
                  <w:spacing w:val="5"/>
                  <w:kern w:val="28"/>
                  <w:sz w:val="22"/>
                  <w:szCs w:val="22"/>
                  <w:lang w:val="it-IT"/>
                </w:rPr>
                <w:t xml:space="preserve">SC7: </w:t>
              </w:r>
            </w:ins>
            <w:r w:rsidR="001735AD" w:rsidRPr="001735AD">
              <w:rPr>
                <w:rFonts w:ascii="Calibri" w:hAnsi="Calibri" w:cs="Calibri"/>
                <w:b/>
                <w:bCs/>
                <w:color w:val="000000"/>
                <w:spacing w:val="5"/>
                <w:kern w:val="28"/>
                <w:sz w:val="22"/>
                <w:szCs w:val="22"/>
                <w:lang w:val="it-IT"/>
              </w:rPr>
              <w:t>V</w:t>
            </w:r>
            <w:proofErr w:type="spellStart"/>
            <w:r w:rsidR="001735AD" w:rsidRPr="001735AD">
              <w:rPr>
                <w:rFonts w:ascii="Calibri" w:hAnsi="Calibri" w:cs="Calibri"/>
                <w:b/>
                <w:bCs/>
                <w:color w:val="000000"/>
                <w:spacing w:val="5"/>
                <w:kern w:val="28"/>
                <w:sz w:val="22"/>
                <w:szCs w:val="22"/>
              </w:rPr>
              <w:t>otazione</w:t>
            </w:r>
            <w:proofErr w:type="spellEnd"/>
            <w:r w:rsidR="001735AD" w:rsidRPr="001735AD">
              <w:rPr>
                <w:rFonts w:ascii="Calibri" w:hAnsi="Calibri" w:cs="Calibri"/>
                <w:b/>
                <w:bCs/>
                <w:color w:val="000000"/>
                <w:spacing w:val="5"/>
                <w:kern w:val="28"/>
                <w:sz w:val="22"/>
                <w:szCs w:val="22"/>
                <w:lang w:val="it-IT"/>
              </w:rPr>
              <w:t xml:space="preserve"> online</w:t>
            </w:r>
            <w:del w:id="599" w:author="Martina Nolletti" w:date="2021-02-07T10:08:00Z">
              <w:r w:rsidR="001735AD" w:rsidRPr="001735AD" w:rsidDel="00F20900">
                <w:rPr>
                  <w:rFonts w:ascii="Calibri" w:hAnsi="Calibri" w:cs="Calibri"/>
                  <w:b/>
                  <w:bCs/>
                  <w:color w:val="000000"/>
                  <w:spacing w:val="5"/>
                  <w:kern w:val="28"/>
                  <w:sz w:val="22"/>
                  <w:szCs w:val="22"/>
                  <w:lang w:val="it-IT"/>
                </w:rPr>
                <w:delText xml:space="preserve"> (Sc7)</w:delText>
              </w:r>
            </w:del>
          </w:p>
        </w:tc>
      </w:tr>
      <w:tr w:rsidR="001735AD" w:rsidRPr="001735AD" w14:paraId="63E90226" w14:textId="77777777" w:rsidTr="003D5136">
        <w:tc>
          <w:tcPr>
            <w:tcW w:w="4428" w:type="dxa"/>
            <w:shd w:val="clear" w:color="auto" w:fill="auto"/>
          </w:tcPr>
          <w:p w14:paraId="1E5417F5"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1B27E0D5"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A3</w:t>
            </w:r>
          </w:p>
        </w:tc>
      </w:tr>
      <w:tr w:rsidR="001735AD" w:rsidRPr="002E0E24" w14:paraId="649E6098" w14:textId="77777777" w:rsidTr="003D5136">
        <w:tc>
          <w:tcPr>
            <w:tcW w:w="4428" w:type="dxa"/>
            <w:shd w:val="clear" w:color="auto" w:fill="auto"/>
          </w:tcPr>
          <w:p w14:paraId="7D046389"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2C6B8904"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347416E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w:t>
            </w:r>
            <w:r w:rsidRPr="001735AD">
              <w:rPr>
                <w:rFonts w:ascii="Calibri" w:hAnsi="Calibri" w:cs="Calibri"/>
                <w:b/>
                <w:bCs/>
                <w:i/>
                <w:iCs/>
                <w:color w:val="000000"/>
                <w:spacing w:val="5"/>
                <w:kern w:val="28"/>
                <w:sz w:val="22"/>
                <w:szCs w:val="22"/>
                <w:lang w:val="it-IT"/>
              </w:rPr>
              <w:t xml:space="preserve"> </w:t>
            </w:r>
            <w:r w:rsidRPr="001735AD">
              <w:rPr>
                <w:rFonts w:ascii="Calibri" w:hAnsi="Calibri" w:cs="Calibri"/>
                <w:color w:val="000000"/>
                <w:spacing w:val="5"/>
                <w:kern w:val="28"/>
                <w:sz w:val="22"/>
                <w:szCs w:val="22"/>
                <w:lang w:val="it-IT"/>
              </w:rPr>
              <w:t xml:space="preserve">richiesta dell’elettore è stata accettata dall’Amministratore. </w:t>
            </w:r>
          </w:p>
        </w:tc>
      </w:tr>
      <w:tr w:rsidR="001735AD" w:rsidRPr="001735AD" w14:paraId="60853A5B" w14:textId="77777777" w:rsidTr="003D5136">
        <w:trPr>
          <w:trHeight w:val="641"/>
        </w:trPr>
        <w:tc>
          <w:tcPr>
            <w:tcW w:w="4428" w:type="dxa"/>
            <w:shd w:val="clear" w:color="auto" w:fill="auto"/>
          </w:tcPr>
          <w:p w14:paraId="2AECA387"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534A32A1"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1,RNF</w:t>
            </w:r>
            <w:proofErr w:type="gramEnd"/>
            <w:r w:rsidRPr="001735AD">
              <w:rPr>
                <w:rFonts w:ascii="Calibri" w:hAnsi="Calibri" w:cs="Calibri"/>
                <w:b/>
                <w:bCs/>
                <w:color w:val="000000"/>
                <w:spacing w:val="5"/>
                <w:kern w:val="28"/>
                <w:sz w:val="22"/>
                <w:szCs w:val="22"/>
                <w:lang w:val="it-IT"/>
              </w:rPr>
              <w:t>2,RF5</w:t>
            </w:r>
          </w:p>
        </w:tc>
      </w:tr>
      <w:tr w:rsidR="001735AD" w:rsidRPr="002E0E24" w14:paraId="6808ACED" w14:textId="77777777" w:rsidTr="003D5136">
        <w:tc>
          <w:tcPr>
            <w:tcW w:w="4428" w:type="dxa"/>
            <w:shd w:val="clear" w:color="auto" w:fill="auto"/>
          </w:tcPr>
          <w:p w14:paraId="721C962A" w14:textId="124297E2"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00" w:author="Martina Nolletti" w:date="2021-02-07T10:08:00Z">
              <w:r>
                <w:rPr>
                  <w:rFonts w:ascii="Calibri" w:hAnsi="Calibri" w:cs="Calibri"/>
                  <w:b/>
                  <w:bCs/>
                  <w:i/>
                  <w:iCs/>
                  <w:color w:val="000000"/>
                  <w:spacing w:val="5"/>
                  <w:kern w:val="28"/>
                  <w:lang w:val="it-IT"/>
                </w:rPr>
                <w:t>Flusso di Eventi</w:t>
              </w:r>
            </w:ins>
            <w:del w:id="601"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4DB9B2AE"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Il giorno della votazione, l’utente accederà al sistema e voterà esprimendo le preferenze consentite dal regolamento. </w:t>
            </w:r>
          </w:p>
        </w:tc>
      </w:tr>
      <w:tr w:rsidR="001735AD" w:rsidRPr="002E0E24" w14:paraId="33B3830F" w14:textId="77777777" w:rsidTr="003D5136">
        <w:tc>
          <w:tcPr>
            <w:tcW w:w="4428" w:type="dxa"/>
            <w:shd w:val="clear" w:color="auto" w:fill="auto"/>
          </w:tcPr>
          <w:p w14:paraId="2FDEF9A2"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181B8728"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sbaglia a scegliere la preferenza di voto. Una volta confermata non potrà essere modificata.</w:t>
            </w:r>
          </w:p>
          <w:p w14:paraId="731CD20F" w14:textId="77777777" w:rsidR="001735AD" w:rsidRPr="001735AD" w:rsidRDefault="001735AD" w:rsidP="001735AD">
            <w:pPr>
              <w:rPr>
                <w:rFonts w:ascii="Calibri" w:hAnsi="Calibri" w:cs="Calibri"/>
                <w:sz w:val="22"/>
                <w:szCs w:val="22"/>
                <w:lang w:val="it-IT"/>
              </w:rPr>
            </w:pPr>
            <w:r w:rsidRPr="001735AD">
              <w:rPr>
                <w:rFonts w:ascii="Calibri" w:hAnsi="Calibri" w:cs="Calibri"/>
                <w:sz w:val="22"/>
                <w:szCs w:val="22"/>
                <w:lang w:val="it-IT"/>
              </w:rPr>
              <w:t>Il sistema subisce un crash oppure la connessione viene interrotta mentre l’utente sta votando.</w:t>
            </w:r>
          </w:p>
        </w:tc>
      </w:tr>
      <w:tr w:rsidR="001735AD" w:rsidRPr="002E0E24" w14:paraId="30E93BE9" w14:textId="77777777" w:rsidTr="003D5136">
        <w:tc>
          <w:tcPr>
            <w:tcW w:w="4428" w:type="dxa"/>
            <w:shd w:val="clear" w:color="auto" w:fill="auto"/>
          </w:tcPr>
          <w:p w14:paraId="08B7A8C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8D3657E"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L’utente potrebbe subire attacchi informatici (come hackeraggio o spoofing).</w:t>
            </w:r>
          </w:p>
        </w:tc>
      </w:tr>
      <w:tr w:rsidR="001735AD" w:rsidRPr="002E0E24" w14:paraId="293A5EF2" w14:textId="77777777" w:rsidTr="003D5136">
        <w:tc>
          <w:tcPr>
            <w:tcW w:w="4428" w:type="dxa"/>
            <w:shd w:val="clear" w:color="auto" w:fill="auto"/>
          </w:tcPr>
          <w:p w14:paraId="7EAC28C4"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2DA4E037"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Dovrà garantire la propria identità accedendo all’evento sulla piattaforma e mostrandosi via webcam, per il riconoscimento.</w:t>
            </w:r>
          </w:p>
        </w:tc>
      </w:tr>
    </w:tbl>
    <w:p w14:paraId="250B9F63" w14:textId="77777777" w:rsidR="001735AD" w:rsidRPr="001735AD" w:rsidRDefault="001735AD" w:rsidP="001735AD">
      <w:pPr>
        <w:rPr>
          <w:lang w:val="it-IT"/>
        </w:rPr>
      </w:pPr>
    </w:p>
    <w:p w14:paraId="49EE50A3" w14:textId="427C943A" w:rsidR="001735AD" w:rsidRDefault="001735AD" w:rsidP="001735AD">
      <w:pPr>
        <w:rPr>
          <w:ins w:id="602" w:author="Martina Nolletti" w:date="2021-02-08T22:02:00Z"/>
          <w:lang w:val="it-IT"/>
        </w:rPr>
      </w:pPr>
    </w:p>
    <w:p w14:paraId="404F4398" w14:textId="3BE105D8" w:rsidR="00816B57" w:rsidRDefault="00816B57" w:rsidP="001735AD">
      <w:pPr>
        <w:rPr>
          <w:ins w:id="603" w:author="Martina Nolletti" w:date="2021-02-08T22:02:00Z"/>
          <w:lang w:val="it-IT"/>
        </w:rPr>
      </w:pPr>
    </w:p>
    <w:p w14:paraId="42AA1153" w14:textId="11677F89" w:rsidR="00816B57" w:rsidRDefault="00816B57" w:rsidP="001735AD">
      <w:pPr>
        <w:rPr>
          <w:ins w:id="604" w:author="Martina Nolletti" w:date="2021-02-08T22:02:00Z"/>
          <w:lang w:val="it-IT"/>
        </w:rPr>
      </w:pPr>
    </w:p>
    <w:p w14:paraId="4A947134" w14:textId="77777777" w:rsidR="00816B57" w:rsidRPr="001735AD" w:rsidRDefault="00816B57"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79618D29" w14:textId="77777777" w:rsidTr="003D5136">
        <w:tc>
          <w:tcPr>
            <w:tcW w:w="4428" w:type="dxa"/>
            <w:shd w:val="clear" w:color="auto" w:fill="auto"/>
          </w:tcPr>
          <w:p w14:paraId="569855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D14287A" w14:textId="198EACA4" w:rsidR="001735AD" w:rsidRPr="001735AD" w:rsidRDefault="0013007A" w:rsidP="001735AD">
            <w:pPr>
              <w:spacing w:after="300" w:line="360" w:lineRule="auto"/>
              <w:contextualSpacing/>
              <w:rPr>
                <w:rFonts w:ascii="Calibri" w:hAnsi="Calibri" w:cs="Calibri"/>
                <w:b/>
                <w:bCs/>
                <w:color w:val="000000"/>
                <w:spacing w:val="5"/>
                <w:kern w:val="28"/>
                <w:sz w:val="22"/>
                <w:szCs w:val="22"/>
                <w:lang w:val="it-IT"/>
              </w:rPr>
            </w:pPr>
            <w:ins w:id="605" w:author="Martina Nolletti" w:date="2021-02-07T10:08:00Z">
              <w:r>
                <w:rPr>
                  <w:rFonts w:ascii="Calibri" w:hAnsi="Calibri" w:cs="Calibri"/>
                  <w:b/>
                  <w:bCs/>
                  <w:color w:val="000000"/>
                  <w:spacing w:val="5"/>
                  <w:kern w:val="28"/>
                  <w:sz w:val="22"/>
                  <w:szCs w:val="22"/>
                  <w:lang w:val="it-IT"/>
                </w:rPr>
                <w:t xml:space="preserve">SC8: </w:t>
              </w:r>
            </w:ins>
            <w:r w:rsidR="001735AD" w:rsidRPr="001735AD">
              <w:rPr>
                <w:rFonts w:ascii="Calibri" w:hAnsi="Calibri" w:cs="Calibri"/>
                <w:b/>
                <w:bCs/>
                <w:color w:val="000000"/>
                <w:spacing w:val="5"/>
                <w:kern w:val="28"/>
                <w:sz w:val="22"/>
                <w:szCs w:val="22"/>
                <w:lang w:val="it-IT"/>
              </w:rPr>
              <w:t>Caricamento dei risultati dei voti in presenza</w:t>
            </w:r>
            <w:del w:id="606" w:author="Martina Nolletti" w:date="2021-02-07T10:08:00Z">
              <w:r w:rsidR="001735AD" w:rsidRPr="001735AD" w:rsidDel="0013007A">
                <w:rPr>
                  <w:rFonts w:ascii="Calibri" w:hAnsi="Calibri" w:cs="Calibri"/>
                  <w:b/>
                  <w:bCs/>
                  <w:color w:val="000000"/>
                  <w:spacing w:val="5"/>
                  <w:kern w:val="28"/>
                  <w:sz w:val="22"/>
                  <w:szCs w:val="22"/>
                  <w:lang w:val="it-IT"/>
                </w:rPr>
                <w:delText xml:space="preserve"> (Sc8)</w:delText>
              </w:r>
            </w:del>
          </w:p>
        </w:tc>
      </w:tr>
      <w:tr w:rsidR="001735AD" w:rsidRPr="001735AD" w14:paraId="317637CD" w14:textId="77777777" w:rsidTr="003D5136">
        <w:tc>
          <w:tcPr>
            <w:tcW w:w="4428" w:type="dxa"/>
            <w:shd w:val="clear" w:color="auto" w:fill="auto"/>
          </w:tcPr>
          <w:p w14:paraId="2E714A9E"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4B485874"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A2</w:t>
            </w:r>
          </w:p>
        </w:tc>
      </w:tr>
      <w:tr w:rsidR="001735AD" w:rsidRPr="002E0E24" w14:paraId="67A9A36F" w14:textId="77777777" w:rsidTr="003D5136">
        <w:tc>
          <w:tcPr>
            <w:tcW w:w="4428" w:type="dxa"/>
            <w:shd w:val="clear" w:color="auto" w:fill="auto"/>
          </w:tcPr>
          <w:p w14:paraId="1F478F4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174FC460"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6A2D51D7" w14:textId="77777777" w:rsidR="001735AD" w:rsidRPr="001735AD" w:rsidRDefault="001735AD" w:rsidP="001735AD">
            <w:pPr>
              <w:numPr>
                <w:ilvl w:val="0"/>
                <w:numId w:val="63"/>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essersi chiusi.</w:t>
            </w:r>
          </w:p>
        </w:tc>
      </w:tr>
      <w:tr w:rsidR="001735AD" w:rsidRPr="001735AD" w14:paraId="074C5914" w14:textId="77777777" w:rsidTr="003D5136">
        <w:trPr>
          <w:trHeight w:val="641"/>
        </w:trPr>
        <w:tc>
          <w:tcPr>
            <w:tcW w:w="4428" w:type="dxa"/>
            <w:shd w:val="clear" w:color="auto" w:fill="auto"/>
          </w:tcPr>
          <w:p w14:paraId="71EFB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152353A3"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1,RNF</w:t>
            </w:r>
            <w:proofErr w:type="gramEnd"/>
            <w:r w:rsidRPr="001735AD">
              <w:rPr>
                <w:rFonts w:ascii="Calibri" w:hAnsi="Calibri" w:cs="Calibri"/>
                <w:b/>
                <w:bCs/>
                <w:color w:val="000000"/>
                <w:spacing w:val="5"/>
                <w:kern w:val="28"/>
                <w:sz w:val="22"/>
                <w:szCs w:val="22"/>
                <w:lang w:val="it-IT"/>
              </w:rPr>
              <w:t>3,RF8</w:t>
            </w:r>
          </w:p>
        </w:tc>
      </w:tr>
      <w:tr w:rsidR="001735AD" w:rsidRPr="002E0E24" w14:paraId="6B9AF23C" w14:textId="77777777" w:rsidTr="003D5136">
        <w:tc>
          <w:tcPr>
            <w:tcW w:w="4428" w:type="dxa"/>
            <w:shd w:val="clear" w:color="auto" w:fill="auto"/>
          </w:tcPr>
          <w:p w14:paraId="170204F9" w14:textId="3E327312"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07" w:author="Martina Nolletti" w:date="2021-02-07T10:08:00Z">
              <w:r>
                <w:rPr>
                  <w:rFonts w:ascii="Calibri" w:hAnsi="Calibri" w:cs="Calibri"/>
                  <w:b/>
                  <w:bCs/>
                  <w:i/>
                  <w:iCs/>
                  <w:color w:val="000000"/>
                  <w:spacing w:val="5"/>
                  <w:kern w:val="28"/>
                  <w:lang w:val="it-IT"/>
                </w:rPr>
                <w:t>Flusso di Eventi</w:t>
              </w:r>
            </w:ins>
            <w:del w:id="608"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43857A7B"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potrà conteggiare i voti in maniera automatica;</w:t>
            </w:r>
          </w:p>
          <w:p w14:paraId="72B89919"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Gli operatori di seggio possono, a loro volta, procedere allo spoglio dei voti;</w:t>
            </w:r>
          </w:p>
          <w:p w14:paraId="2ED63ACF" w14:textId="77777777" w:rsidR="001735AD" w:rsidRPr="001735AD" w:rsidRDefault="001735AD" w:rsidP="001735AD">
            <w:pPr>
              <w:numPr>
                <w:ilvl w:val="0"/>
                <w:numId w:val="63"/>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 spoglio concluso si caricano i risultati dei voti in presenza sul sistema.</w:t>
            </w:r>
          </w:p>
        </w:tc>
      </w:tr>
      <w:tr w:rsidR="001735AD" w:rsidRPr="002E0E24" w14:paraId="2DA8678C" w14:textId="77777777" w:rsidTr="003D5136">
        <w:tc>
          <w:tcPr>
            <w:tcW w:w="4428" w:type="dxa"/>
            <w:shd w:val="clear" w:color="auto" w:fill="auto"/>
          </w:tcPr>
          <w:p w14:paraId="324BDC3D"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234CCE2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L’operatore inserisce un numero errato di preferenze per un candidato o non conteggia la scheda di un votante.</w:t>
            </w:r>
          </w:p>
          <w:p w14:paraId="548C83C8" w14:textId="77777777" w:rsidR="001735AD" w:rsidRPr="001735AD" w:rsidRDefault="001735AD" w:rsidP="001735AD">
            <w:pPr>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può sbagliare il conteggio dei voti.</w:t>
            </w:r>
          </w:p>
        </w:tc>
      </w:tr>
      <w:tr w:rsidR="001735AD" w:rsidRPr="002E0E24" w14:paraId="5ECF5DCF" w14:textId="77777777" w:rsidTr="003D5136">
        <w:tc>
          <w:tcPr>
            <w:tcW w:w="4428" w:type="dxa"/>
            <w:shd w:val="clear" w:color="auto" w:fill="auto"/>
          </w:tcPr>
          <w:p w14:paraId="3099422C"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Criticità</w:t>
            </w:r>
          </w:p>
        </w:tc>
        <w:tc>
          <w:tcPr>
            <w:tcW w:w="4428" w:type="dxa"/>
            <w:shd w:val="clear" w:color="auto" w:fill="auto"/>
          </w:tcPr>
          <w:p w14:paraId="028C636F" w14:textId="27DBC4EB"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L’operatore di seggio o lo scanner sbagliano nel conteggio dei voti. Non sarà possibile modificare i voti inseriti, ma si dovrà procedere ad un ricorso per poter </w:t>
            </w:r>
            <w:r w:rsidR="00711CE0" w:rsidRPr="001735AD">
              <w:rPr>
                <w:rFonts w:ascii="Calibri" w:hAnsi="Calibri" w:cs="Calibri"/>
                <w:color w:val="000000"/>
                <w:spacing w:val="5"/>
                <w:kern w:val="28"/>
                <w:sz w:val="22"/>
                <w:szCs w:val="22"/>
                <w:lang w:val="it-IT"/>
              </w:rPr>
              <w:t>conteggiare</w:t>
            </w:r>
            <w:r w:rsidRPr="001735AD">
              <w:rPr>
                <w:rFonts w:ascii="Calibri" w:hAnsi="Calibri" w:cs="Calibri"/>
                <w:color w:val="000000"/>
                <w:spacing w:val="5"/>
                <w:kern w:val="28"/>
                <w:sz w:val="22"/>
                <w:szCs w:val="22"/>
                <w:lang w:val="it-IT"/>
              </w:rPr>
              <w:t xml:space="preserve"> i voti. Ciò è risolvibile permettendo a un solo amministratore di modificare il risultato della votazione del seggio dopo l’avvenuto ricorso. </w:t>
            </w:r>
          </w:p>
        </w:tc>
      </w:tr>
      <w:tr w:rsidR="001735AD" w:rsidRPr="002E0E24" w14:paraId="7D4E79ED" w14:textId="77777777" w:rsidTr="003D5136">
        <w:tc>
          <w:tcPr>
            <w:tcW w:w="4428" w:type="dxa"/>
            <w:shd w:val="clear" w:color="auto" w:fill="auto"/>
          </w:tcPr>
          <w:p w14:paraId="544EA8C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68AE2F03"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 xml:space="preserve">Il sistema somma i voti in presenza con i voti </w:t>
            </w:r>
            <w:r w:rsidRPr="001735AD">
              <w:rPr>
                <w:rFonts w:ascii="Calibri" w:hAnsi="Calibri" w:cs="Calibri"/>
                <w:color w:val="000000"/>
                <w:spacing w:val="5"/>
                <w:kern w:val="28"/>
                <w:sz w:val="22"/>
                <w:szCs w:val="22"/>
                <w:lang w:val="it-IT"/>
              </w:rPr>
              <w:lastRenderedPageBreak/>
              <w:t>espressi invece online.</w:t>
            </w:r>
          </w:p>
        </w:tc>
      </w:tr>
    </w:tbl>
    <w:p w14:paraId="46A87242" w14:textId="77777777" w:rsidR="001735AD" w:rsidRPr="001735AD" w:rsidRDefault="001735AD" w:rsidP="001735AD">
      <w:pPr>
        <w:rPr>
          <w:lang w:val="it-IT"/>
        </w:rPr>
      </w:pPr>
    </w:p>
    <w:p w14:paraId="47341CE0" w14:textId="77777777" w:rsidR="001735AD" w:rsidRPr="001735AD" w:rsidRDefault="001735AD" w:rsidP="001735AD">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735AD" w:rsidRPr="002E0E24" w14:paraId="350A8D14" w14:textId="77777777" w:rsidTr="003D5136">
        <w:tc>
          <w:tcPr>
            <w:tcW w:w="4428" w:type="dxa"/>
            <w:shd w:val="clear" w:color="auto" w:fill="auto"/>
          </w:tcPr>
          <w:p w14:paraId="3544A17B"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N</w:t>
            </w:r>
            <w:proofErr w:type="spellStart"/>
            <w:r w:rsidRPr="001735AD">
              <w:rPr>
                <w:rFonts w:ascii="Calibri" w:hAnsi="Calibri" w:cs="Calibri"/>
                <w:b/>
                <w:bCs/>
                <w:i/>
                <w:iCs/>
                <w:color w:val="000000"/>
                <w:spacing w:val="5"/>
                <w:kern w:val="28"/>
              </w:rPr>
              <w:t>ome</w:t>
            </w:r>
            <w:proofErr w:type="spellEnd"/>
            <w:r w:rsidRPr="001735AD">
              <w:rPr>
                <w:rFonts w:ascii="Calibri" w:hAnsi="Calibri" w:cs="Calibri"/>
                <w:b/>
                <w:bCs/>
                <w:i/>
                <w:iCs/>
                <w:color w:val="000000"/>
                <w:spacing w:val="5"/>
                <w:kern w:val="28"/>
              </w:rPr>
              <w:t xml:space="preserve"> Scenario (con ID)</w:t>
            </w:r>
          </w:p>
        </w:tc>
        <w:tc>
          <w:tcPr>
            <w:tcW w:w="4428" w:type="dxa"/>
            <w:shd w:val="clear" w:color="auto" w:fill="auto"/>
          </w:tcPr>
          <w:p w14:paraId="24F3B8F0" w14:textId="5E836C5F" w:rsidR="001735AD" w:rsidRPr="001735AD" w:rsidRDefault="0013007A" w:rsidP="001735AD">
            <w:pPr>
              <w:spacing w:after="300" w:line="360" w:lineRule="auto"/>
              <w:contextualSpacing/>
              <w:rPr>
                <w:rFonts w:ascii="Calibri" w:hAnsi="Calibri" w:cs="Calibri"/>
                <w:b/>
                <w:bCs/>
                <w:color w:val="000000"/>
                <w:spacing w:val="5"/>
                <w:kern w:val="28"/>
                <w:sz w:val="22"/>
                <w:szCs w:val="22"/>
                <w:lang w:val="it-IT"/>
              </w:rPr>
            </w:pPr>
            <w:ins w:id="609" w:author="Martina Nolletti" w:date="2021-02-07T10:08:00Z">
              <w:r>
                <w:rPr>
                  <w:rFonts w:ascii="Calibri" w:hAnsi="Calibri" w:cs="Calibri"/>
                  <w:b/>
                  <w:bCs/>
                  <w:color w:val="000000"/>
                  <w:spacing w:val="5"/>
                  <w:kern w:val="28"/>
                  <w:sz w:val="22"/>
                  <w:szCs w:val="22"/>
                  <w:lang w:val="it-IT"/>
                </w:rPr>
                <w:t xml:space="preserve">SC9: </w:t>
              </w:r>
            </w:ins>
            <w:r w:rsidR="001735AD" w:rsidRPr="001735AD">
              <w:rPr>
                <w:rFonts w:ascii="Calibri" w:hAnsi="Calibri" w:cs="Calibri"/>
                <w:b/>
                <w:bCs/>
                <w:color w:val="000000"/>
                <w:spacing w:val="5"/>
                <w:kern w:val="28"/>
                <w:sz w:val="22"/>
                <w:szCs w:val="22"/>
                <w:lang w:val="it-IT"/>
              </w:rPr>
              <w:t>Pubblicazione dei report e dei risultati definitivi</w:t>
            </w:r>
            <w:del w:id="610" w:author="Martina Nolletti" w:date="2021-02-07T10:08:00Z">
              <w:r w:rsidR="001735AD" w:rsidRPr="001735AD" w:rsidDel="0013007A">
                <w:rPr>
                  <w:rFonts w:ascii="Calibri" w:hAnsi="Calibri" w:cs="Calibri"/>
                  <w:b/>
                  <w:bCs/>
                  <w:color w:val="000000"/>
                  <w:spacing w:val="5"/>
                  <w:kern w:val="28"/>
                  <w:sz w:val="22"/>
                  <w:szCs w:val="22"/>
                  <w:lang w:val="it-IT"/>
                </w:rPr>
                <w:delText xml:space="preserve"> (Sc9)</w:delText>
              </w:r>
            </w:del>
          </w:p>
        </w:tc>
      </w:tr>
      <w:tr w:rsidR="001735AD" w:rsidRPr="001735AD" w14:paraId="0A04251C" w14:textId="77777777" w:rsidTr="003D5136">
        <w:tc>
          <w:tcPr>
            <w:tcW w:w="4428" w:type="dxa"/>
            <w:shd w:val="clear" w:color="auto" w:fill="auto"/>
          </w:tcPr>
          <w:p w14:paraId="70D3137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Attori Coinvolti</w:t>
            </w:r>
          </w:p>
        </w:tc>
        <w:tc>
          <w:tcPr>
            <w:tcW w:w="4428" w:type="dxa"/>
            <w:shd w:val="clear" w:color="auto" w:fill="auto"/>
          </w:tcPr>
          <w:p w14:paraId="6C9E2526"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A1</w:t>
            </w:r>
          </w:p>
        </w:tc>
      </w:tr>
      <w:tr w:rsidR="001735AD" w:rsidRPr="002E0E24" w14:paraId="45EE8FF1" w14:textId="77777777" w:rsidTr="003D5136">
        <w:tc>
          <w:tcPr>
            <w:tcW w:w="4428" w:type="dxa"/>
            <w:shd w:val="clear" w:color="auto" w:fill="auto"/>
          </w:tcPr>
          <w:p w14:paraId="5C1051D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Precondizione</w:t>
            </w:r>
          </w:p>
        </w:tc>
        <w:tc>
          <w:tcPr>
            <w:tcW w:w="4428" w:type="dxa"/>
            <w:shd w:val="clear" w:color="auto" w:fill="auto"/>
          </w:tcPr>
          <w:p w14:paraId="7920F840"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b/>
                <w:bCs/>
                <w:color w:val="000000"/>
                <w:spacing w:val="5"/>
                <w:kern w:val="28"/>
                <w:sz w:val="22"/>
                <w:szCs w:val="22"/>
                <w:lang w:val="it-IT"/>
              </w:rPr>
              <w:t>RF1</w:t>
            </w:r>
            <w:r w:rsidRPr="001735AD">
              <w:rPr>
                <w:rFonts w:ascii="Calibri" w:hAnsi="Calibri" w:cs="Calibri"/>
                <w:color w:val="000000"/>
                <w:spacing w:val="5"/>
                <w:kern w:val="28"/>
                <w:sz w:val="22"/>
                <w:szCs w:val="22"/>
                <w:lang w:val="it-IT"/>
              </w:rPr>
              <w:t>;</w:t>
            </w:r>
          </w:p>
          <w:p w14:paraId="00E0AA36" w14:textId="77777777" w:rsidR="001735AD" w:rsidRPr="001735AD" w:rsidRDefault="001735AD" w:rsidP="001735AD">
            <w:pPr>
              <w:numPr>
                <w:ilvl w:val="0"/>
                <w:numId w:val="81"/>
              </w:num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 seggi devono essere chiusi e i voti in presenza devono essere stati tutti spogliati e i loro risultati pubblicati.</w:t>
            </w:r>
          </w:p>
        </w:tc>
      </w:tr>
      <w:tr w:rsidR="001735AD" w:rsidRPr="001735AD" w14:paraId="7BE470FC" w14:textId="77777777" w:rsidTr="003D5136">
        <w:trPr>
          <w:trHeight w:val="641"/>
        </w:trPr>
        <w:tc>
          <w:tcPr>
            <w:tcW w:w="4428" w:type="dxa"/>
            <w:shd w:val="clear" w:color="auto" w:fill="auto"/>
          </w:tcPr>
          <w:p w14:paraId="6C14DE7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Servizi Associati (ID)</w:t>
            </w:r>
          </w:p>
        </w:tc>
        <w:tc>
          <w:tcPr>
            <w:tcW w:w="4428" w:type="dxa"/>
            <w:shd w:val="clear" w:color="auto" w:fill="auto"/>
          </w:tcPr>
          <w:p w14:paraId="77A7D006" w14:textId="77777777" w:rsidR="001735AD" w:rsidRPr="001735AD" w:rsidRDefault="001735AD" w:rsidP="001735AD">
            <w:pPr>
              <w:spacing w:after="300" w:line="360" w:lineRule="auto"/>
              <w:contextualSpacing/>
              <w:rPr>
                <w:rFonts w:ascii="Calibri" w:hAnsi="Calibri" w:cs="Calibri"/>
                <w:b/>
                <w:bCs/>
                <w:color w:val="000000"/>
                <w:spacing w:val="5"/>
                <w:kern w:val="28"/>
                <w:sz w:val="22"/>
                <w:szCs w:val="22"/>
                <w:lang w:val="it-IT"/>
              </w:rPr>
            </w:pPr>
            <w:r w:rsidRPr="001735AD">
              <w:rPr>
                <w:rFonts w:ascii="Calibri" w:hAnsi="Calibri" w:cs="Calibri"/>
                <w:b/>
                <w:bCs/>
                <w:color w:val="000000"/>
                <w:spacing w:val="5"/>
                <w:kern w:val="28"/>
                <w:sz w:val="22"/>
                <w:szCs w:val="22"/>
                <w:lang w:val="it-IT"/>
              </w:rPr>
              <w:t>RF</w:t>
            </w:r>
            <w:proofErr w:type="gramStart"/>
            <w:r w:rsidRPr="001735AD">
              <w:rPr>
                <w:rFonts w:ascii="Calibri" w:hAnsi="Calibri" w:cs="Calibri"/>
                <w:b/>
                <w:bCs/>
                <w:color w:val="000000"/>
                <w:spacing w:val="5"/>
                <w:kern w:val="28"/>
                <w:sz w:val="22"/>
                <w:szCs w:val="22"/>
                <w:lang w:val="it-IT"/>
              </w:rPr>
              <w:t>1,RNF</w:t>
            </w:r>
            <w:proofErr w:type="gramEnd"/>
            <w:r w:rsidRPr="001735AD">
              <w:rPr>
                <w:rFonts w:ascii="Calibri" w:hAnsi="Calibri" w:cs="Calibri"/>
                <w:b/>
                <w:bCs/>
                <w:color w:val="000000"/>
                <w:spacing w:val="5"/>
                <w:kern w:val="28"/>
                <w:sz w:val="22"/>
                <w:szCs w:val="22"/>
                <w:lang w:val="it-IT"/>
              </w:rPr>
              <w:t>5,RNF6,RF9</w:t>
            </w:r>
          </w:p>
        </w:tc>
      </w:tr>
      <w:tr w:rsidR="001735AD" w:rsidRPr="002E0E24" w14:paraId="7660AB2E" w14:textId="77777777" w:rsidTr="003D5136">
        <w:tc>
          <w:tcPr>
            <w:tcW w:w="4428" w:type="dxa"/>
            <w:shd w:val="clear" w:color="auto" w:fill="auto"/>
          </w:tcPr>
          <w:p w14:paraId="05CF68AA" w14:textId="4A184D3F" w:rsidR="001735AD" w:rsidRPr="001735AD" w:rsidRDefault="0013007A" w:rsidP="001735AD">
            <w:pPr>
              <w:spacing w:after="300" w:line="360" w:lineRule="auto"/>
              <w:contextualSpacing/>
              <w:rPr>
                <w:rFonts w:ascii="Calibri" w:hAnsi="Calibri" w:cs="Calibri"/>
                <w:b/>
                <w:bCs/>
                <w:i/>
                <w:iCs/>
                <w:color w:val="000000"/>
                <w:spacing w:val="5"/>
                <w:kern w:val="28"/>
                <w:lang w:val="it-IT"/>
              </w:rPr>
            </w:pPr>
            <w:ins w:id="611" w:author="Martina Nolletti" w:date="2021-02-07T10:08:00Z">
              <w:r>
                <w:rPr>
                  <w:rFonts w:ascii="Calibri" w:hAnsi="Calibri" w:cs="Calibri"/>
                  <w:b/>
                  <w:bCs/>
                  <w:i/>
                  <w:iCs/>
                  <w:color w:val="000000"/>
                  <w:spacing w:val="5"/>
                  <w:kern w:val="28"/>
                  <w:lang w:val="it-IT"/>
                </w:rPr>
                <w:t>Flusso di Eventi</w:t>
              </w:r>
            </w:ins>
            <w:del w:id="612" w:author="Martina Nolletti" w:date="2021-02-07T10:08:00Z">
              <w:r w:rsidR="001735AD" w:rsidRPr="001735AD" w:rsidDel="0013007A">
                <w:rPr>
                  <w:rFonts w:ascii="Calibri" w:hAnsi="Calibri" w:cs="Calibri"/>
                  <w:b/>
                  <w:bCs/>
                  <w:i/>
                  <w:iCs/>
                  <w:color w:val="000000"/>
                  <w:spacing w:val="5"/>
                  <w:kern w:val="28"/>
                  <w:lang w:val="it-IT"/>
                </w:rPr>
                <w:delText>Scenario Normale</w:delText>
              </w:r>
            </w:del>
          </w:p>
        </w:tc>
        <w:tc>
          <w:tcPr>
            <w:tcW w:w="4428" w:type="dxa"/>
            <w:shd w:val="clear" w:color="auto" w:fill="auto"/>
          </w:tcPr>
          <w:p w14:paraId="00EEF1A4"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L’amministratore di segreteria decide di pubblicare i risultati di un evento;</w:t>
            </w:r>
          </w:p>
          <w:p w14:paraId="69B8D6AD"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sistema calcola i risultati sommando i voti in presenza e i voti online;</w:t>
            </w:r>
          </w:p>
          <w:p w14:paraId="73108A3B"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Lo scanner crea automaticamente un report dettagliato con i risultati di voto e le informazioni sull’affluenza;</w:t>
            </w:r>
          </w:p>
          <w:p w14:paraId="5C93E780"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sz w:val="22"/>
                <w:szCs w:val="22"/>
                <w:lang w:val="it-IT" w:eastAsia="en-GB"/>
              </w:rPr>
              <w:t>Questo compito potrà anche essere svolto dalla segreteria, creando i rispettivi file;</w:t>
            </w:r>
          </w:p>
          <w:p w14:paraId="31251342" w14:textId="77777777" w:rsidR="001735AD" w:rsidRPr="001735AD" w:rsidRDefault="001735AD" w:rsidP="001735AD">
            <w:pPr>
              <w:numPr>
                <w:ilvl w:val="0"/>
                <w:numId w:val="64"/>
              </w:numPr>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Il report è pubblico e visualizzabile dalla dashboard di ogni utente.</w:t>
            </w:r>
          </w:p>
        </w:tc>
      </w:tr>
      <w:tr w:rsidR="001735AD" w:rsidRPr="002E0E24" w14:paraId="63DBC073" w14:textId="77777777" w:rsidTr="003D5136">
        <w:tc>
          <w:tcPr>
            <w:tcW w:w="4428" w:type="dxa"/>
            <w:shd w:val="clear" w:color="auto" w:fill="auto"/>
          </w:tcPr>
          <w:p w14:paraId="75940C9A"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Cosa Può Andare Storto</w:t>
            </w:r>
          </w:p>
        </w:tc>
        <w:tc>
          <w:tcPr>
            <w:tcW w:w="4428" w:type="dxa"/>
            <w:shd w:val="clear" w:color="auto" w:fill="auto"/>
          </w:tcPr>
          <w:p w14:paraId="4BB46AC1"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Dopo la pubblicazione ci si rende conto di un errore di conteggio dei voti. L’amministratore dovrà annullare il report e i risultati delle votazioni.</w:t>
            </w:r>
          </w:p>
          <w:p w14:paraId="63703CDC" w14:textId="77777777" w:rsidR="001735AD" w:rsidRPr="001735AD" w:rsidRDefault="001735AD" w:rsidP="001735AD">
            <w:pPr>
              <w:rPr>
                <w:rFonts w:ascii="Calibri" w:hAnsi="Calibri" w:cs="Calibri"/>
                <w:lang w:val="it-IT"/>
              </w:rPr>
            </w:pPr>
            <w:r w:rsidRPr="001735AD">
              <w:rPr>
                <w:rFonts w:ascii="Calibri" w:hAnsi="Calibri" w:cs="Calibri"/>
                <w:sz w:val="22"/>
                <w:szCs w:val="22"/>
                <w:lang w:val="it-IT"/>
              </w:rPr>
              <w:t xml:space="preserve">La pubblicazione del report </w:t>
            </w:r>
            <w:proofErr w:type="gramStart"/>
            <w:r w:rsidRPr="001735AD">
              <w:rPr>
                <w:rFonts w:ascii="Calibri" w:hAnsi="Calibri" w:cs="Calibri"/>
                <w:sz w:val="22"/>
                <w:szCs w:val="22"/>
                <w:lang w:val="it-IT"/>
              </w:rPr>
              <w:t>potrebbe non essere visualizzato correttamente</w:t>
            </w:r>
            <w:proofErr w:type="gramEnd"/>
            <w:r w:rsidRPr="001735AD">
              <w:rPr>
                <w:rFonts w:ascii="Calibri" w:hAnsi="Calibri" w:cs="Calibri"/>
                <w:sz w:val="22"/>
                <w:szCs w:val="22"/>
                <w:lang w:val="it-IT"/>
              </w:rPr>
              <w:t xml:space="preserve"> dagli utenti, </w:t>
            </w:r>
            <w:r w:rsidRPr="001735AD">
              <w:rPr>
                <w:rFonts w:ascii="Calibri" w:hAnsi="Calibri" w:cs="Calibri"/>
                <w:sz w:val="22"/>
                <w:szCs w:val="22"/>
                <w:lang w:val="it-IT"/>
              </w:rPr>
              <w:lastRenderedPageBreak/>
              <w:t>all’interno del sistema.</w:t>
            </w:r>
          </w:p>
        </w:tc>
      </w:tr>
      <w:tr w:rsidR="001735AD" w:rsidRPr="002E0E24" w14:paraId="61DF1F34" w14:textId="77777777" w:rsidTr="003D5136">
        <w:tc>
          <w:tcPr>
            <w:tcW w:w="4428" w:type="dxa"/>
            <w:shd w:val="clear" w:color="auto" w:fill="auto"/>
          </w:tcPr>
          <w:p w14:paraId="0072F7A3"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lastRenderedPageBreak/>
              <w:t>Criticità</w:t>
            </w:r>
          </w:p>
        </w:tc>
        <w:tc>
          <w:tcPr>
            <w:tcW w:w="4428" w:type="dxa"/>
            <w:shd w:val="clear" w:color="auto" w:fill="auto"/>
          </w:tcPr>
          <w:p w14:paraId="5592E55B" w14:textId="77777777" w:rsidR="001735AD" w:rsidRPr="001735AD" w:rsidRDefault="001735AD" w:rsidP="001735AD">
            <w:pPr>
              <w:spacing w:after="300" w:line="360" w:lineRule="auto"/>
              <w:contextualSpacing/>
              <w:rPr>
                <w:rFonts w:ascii="Calibri" w:hAnsi="Calibri" w:cs="Calibri"/>
                <w:sz w:val="22"/>
                <w:szCs w:val="22"/>
                <w:lang w:val="it-IT"/>
              </w:rPr>
            </w:pPr>
            <w:r w:rsidRPr="001735AD">
              <w:rPr>
                <w:rFonts w:ascii="Calibri" w:hAnsi="Calibri" w:cs="Calibri"/>
                <w:sz w:val="22"/>
                <w:szCs w:val="22"/>
                <w:lang w:val="it-IT"/>
              </w:rPr>
              <w:t>Il sistema subisce un crash e il report con i risultati delle votazioni potrebbero andare persi.</w:t>
            </w:r>
          </w:p>
          <w:p w14:paraId="7F75B64A" w14:textId="77777777" w:rsidR="001735AD" w:rsidRPr="001735AD" w:rsidRDefault="001735AD" w:rsidP="001735AD">
            <w:pPr>
              <w:rPr>
                <w:lang w:val="it-IT"/>
              </w:rPr>
            </w:pPr>
            <w:r w:rsidRPr="001735AD">
              <w:rPr>
                <w:rFonts w:ascii="Calibri" w:hAnsi="Calibri" w:cs="Calibri"/>
                <w:sz w:val="22"/>
                <w:szCs w:val="22"/>
                <w:lang w:val="it-IT"/>
              </w:rPr>
              <w:t>La segreteria potrà ricaricare il tutto accertandosi che l’operazione vada a buon fine.</w:t>
            </w:r>
          </w:p>
        </w:tc>
      </w:tr>
      <w:tr w:rsidR="001735AD" w:rsidRPr="002E0E24" w14:paraId="155F63B7" w14:textId="77777777" w:rsidTr="003D5136">
        <w:tc>
          <w:tcPr>
            <w:tcW w:w="4428" w:type="dxa"/>
            <w:shd w:val="clear" w:color="auto" w:fill="auto"/>
          </w:tcPr>
          <w:p w14:paraId="47BD0481" w14:textId="77777777" w:rsidR="001735AD" w:rsidRPr="001735AD" w:rsidRDefault="001735AD" w:rsidP="001735AD">
            <w:pPr>
              <w:spacing w:after="300" w:line="360" w:lineRule="auto"/>
              <w:contextualSpacing/>
              <w:rPr>
                <w:rFonts w:ascii="Calibri" w:hAnsi="Calibri" w:cs="Calibri"/>
                <w:b/>
                <w:bCs/>
                <w:i/>
                <w:iCs/>
                <w:color w:val="000000"/>
                <w:spacing w:val="5"/>
                <w:kern w:val="28"/>
                <w:lang w:val="it-IT"/>
              </w:rPr>
            </w:pPr>
            <w:r w:rsidRPr="001735AD">
              <w:rPr>
                <w:rFonts w:ascii="Calibri" w:hAnsi="Calibri" w:cs="Calibri"/>
                <w:b/>
                <w:bCs/>
                <w:i/>
                <w:iCs/>
                <w:color w:val="000000"/>
                <w:spacing w:val="5"/>
                <w:kern w:val="28"/>
                <w:lang w:val="it-IT"/>
              </w:rPr>
              <w:t>Altre Attività</w:t>
            </w:r>
          </w:p>
        </w:tc>
        <w:tc>
          <w:tcPr>
            <w:tcW w:w="4428" w:type="dxa"/>
            <w:shd w:val="clear" w:color="auto" w:fill="auto"/>
          </w:tcPr>
          <w:p w14:paraId="396290F2" w14:textId="77777777" w:rsidR="001735AD" w:rsidRPr="001735AD" w:rsidRDefault="001735AD" w:rsidP="001735AD">
            <w:pPr>
              <w:spacing w:after="300" w:line="360" w:lineRule="auto"/>
              <w:contextualSpacing/>
              <w:rPr>
                <w:rFonts w:ascii="Calibri" w:hAnsi="Calibri" w:cs="Calibri"/>
                <w:color w:val="000000"/>
                <w:spacing w:val="5"/>
                <w:kern w:val="28"/>
                <w:sz w:val="22"/>
                <w:szCs w:val="22"/>
                <w:lang w:val="it-IT"/>
              </w:rPr>
            </w:pPr>
            <w:r w:rsidRPr="001735AD">
              <w:rPr>
                <w:rFonts w:ascii="Calibri" w:hAnsi="Calibri" w:cs="Calibri"/>
                <w:color w:val="000000"/>
                <w:spacing w:val="5"/>
                <w:kern w:val="28"/>
                <w:sz w:val="22"/>
                <w:szCs w:val="22"/>
                <w:lang w:val="it-IT"/>
              </w:rPr>
              <w:t>La segreteria invierà una notifica, a tutti gli utenti, di avvenuta pubblicazione dei report e dei risultati finali.</w:t>
            </w:r>
          </w:p>
        </w:tc>
      </w:tr>
    </w:tbl>
    <w:p w14:paraId="0781281E" w14:textId="77777777" w:rsidR="001735AD" w:rsidRPr="001735AD" w:rsidDel="00816B57" w:rsidRDefault="001735AD" w:rsidP="001735AD">
      <w:pPr>
        <w:rPr>
          <w:del w:id="613" w:author="Martina Nolletti" w:date="2021-02-08T22:01:00Z"/>
          <w:lang w:val="it-IT"/>
        </w:rPr>
      </w:pPr>
    </w:p>
    <w:p w14:paraId="74092A66" w14:textId="6ADD207F" w:rsidR="00EB7F11" w:rsidRDefault="00EB7F11" w:rsidP="001735AD">
      <w:pPr>
        <w:rPr>
          <w:lang w:val="it-IT"/>
        </w:rPr>
      </w:pPr>
    </w:p>
    <w:p w14:paraId="40349981" w14:textId="77777777" w:rsidR="00EB7F11" w:rsidRPr="001735AD" w:rsidRDefault="00EB7F11" w:rsidP="001735AD">
      <w:pPr>
        <w:rPr>
          <w:lang w:val="it-IT"/>
        </w:rPr>
      </w:pPr>
    </w:p>
    <w:p w14:paraId="16EA2D34"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614" w:name="_Toc63878157"/>
      <w:r w:rsidRPr="001735AD">
        <w:rPr>
          <w:rFonts w:ascii="Calibri" w:hAnsi="Calibri" w:cs="Calibri"/>
          <w:b/>
          <w:bCs/>
          <w:i/>
          <w:iCs/>
          <w:spacing w:val="5"/>
          <w:kern w:val="28"/>
          <w:sz w:val="28"/>
          <w:szCs w:val="52"/>
          <w:lang w:val="en-GB"/>
        </w:rPr>
        <w:t>B.4 Excluded Requirements</w:t>
      </w:r>
      <w:bookmarkEnd w:id="614"/>
    </w:p>
    <w:p w14:paraId="30D4D4D2" w14:textId="637D6F5E"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RE1: </w:t>
      </w:r>
      <w:r w:rsidR="005D68C5">
        <w:rPr>
          <w:rFonts w:ascii="Calibri" w:hAnsi="Calibri" w:cs="Calibri"/>
          <w:b/>
          <w:bCs/>
          <w:lang w:val="it-IT" w:eastAsia="en-GB"/>
        </w:rPr>
        <w:t>M</w:t>
      </w:r>
      <w:r w:rsidRPr="001735AD">
        <w:rPr>
          <w:rFonts w:ascii="Calibri" w:hAnsi="Calibri" w:cs="Calibri"/>
          <w:b/>
          <w:bCs/>
          <w:lang w:val="it-IT" w:eastAsia="en-GB"/>
        </w:rPr>
        <w:t>odifica evento</w:t>
      </w:r>
    </w:p>
    <w:p w14:paraId="6FF552B7" w14:textId="77777777" w:rsidR="001735AD" w:rsidRPr="001735AD" w:rsidRDefault="001735AD" w:rsidP="001735AD">
      <w:pPr>
        <w:rPr>
          <w:rFonts w:ascii="Segoe UI" w:hAnsi="Segoe UI" w:cs="Segoe UI"/>
          <w:sz w:val="21"/>
          <w:szCs w:val="21"/>
          <w:lang w:val="it-IT" w:eastAsia="it-IT"/>
        </w:rPr>
      </w:pPr>
      <w:r w:rsidRPr="001735AD">
        <w:rPr>
          <w:rFonts w:ascii="Calibri" w:hAnsi="Calibri" w:cs="Calibri"/>
          <w:lang w:val="it-IT" w:eastAsia="en-GB"/>
        </w:rPr>
        <w:t xml:space="preserve">Un evento non può essere modificato dopo la sua creazione. Una volta che la segreteria crea un evento (specificando </w:t>
      </w:r>
      <w:r w:rsidRPr="001735AD">
        <w:rPr>
          <w:rFonts w:ascii="Segoe UI" w:hAnsi="Segoe UI" w:cs="Segoe UI"/>
          <w:sz w:val="21"/>
          <w:szCs w:val="21"/>
          <w:lang w:val="it-IT" w:eastAsia="it-IT"/>
        </w:rPr>
        <w:t>il motivo, il regolamento, la data, l’ora di inizio e l’ora di fine, il luogo, gli utenti con diritto di voto e le liste da votare) non può modificare uno dei requisiti espressi in precedenza.</w:t>
      </w:r>
    </w:p>
    <w:p w14:paraId="3173378C" w14:textId="77777777" w:rsidR="001735AD" w:rsidRPr="001735AD" w:rsidRDefault="001735AD" w:rsidP="001735AD">
      <w:pPr>
        <w:rPr>
          <w:rFonts w:ascii="Segoe UI" w:hAnsi="Segoe UI" w:cs="Segoe UI"/>
          <w:sz w:val="21"/>
          <w:szCs w:val="21"/>
          <w:lang w:val="it-IT" w:eastAsia="it-IT"/>
        </w:rPr>
      </w:pPr>
      <w:r w:rsidRPr="001735AD">
        <w:rPr>
          <w:rFonts w:ascii="Segoe UI" w:hAnsi="Segoe UI" w:cs="Segoe UI"/>
          <w:sz w:val="21"/>
          <w:szCs w:val="21"/>
          <w:lang w:val="it-IT" w:eastAsia="it-IT"/>
        </w:rPr>
        <w:t xml:space="preserve">La modifica di anche uno solo dei parametri porta inevitabilmente ad un evento diverso da quello creato. Il nostro sistema non permette a nessun amministratore di poter modificare uno dei requisiti. </w:t>
      </w:r>
      <w:proofErr w:type="gramStart"/>
      <w:r w:rsidRPr="001735AD">
        <w:rPr>
          <w:rFonts w:ascii="Segoe UI" w:hAnsi="Segoe UI" w:cs="Segoe UI"/>
          <w:sz w:val="21"/>
          <w:szCs w:val="21"/>
          <w:lang w:val="it-IT" w:eastAsia="it-IT"/>
        </w:rPr>
        <w:t>Pertanto</w:t>
      </w:r>
      <w:proofErr w:type="gramEnd"/>
      <w:r w:rsidRPr="001735AD">
        <w:rPr>
          <w:rFonts w:ascii="Segoe UI" w:hAnsi="Segoe UI" w:cs="Segoe UI"/>
          <w:sz w:val="21"/>
          <w:szCs w:val="21"/>
          <w:lang w:val="it-IT" w:eastAsia="it-IT"/>
        </w:rPr>
        <w:t xml:space="preserve"> l</w:t>
      </w:r>
      <w:r w:rsidRPr="001735AD">
        <w:rPr>
          <w:rFonts w:ascii="Calibri" w:hAnsi="Calibri" w:cs="Calibri"/>
          <w:lang w:val="it-IT" w:eastAsia="en-GB"/>
        </w:rPr>
        <w:t>’evento dovrà essere rimosso e ricreato con le relative nuove modifiche.</w:t>
      </w:r>
    </w:p>
    <w:p w14:paraId="64A8E818" w14:textId="77777777" w:rsidR="00D14AB4" w:rsidRPr="001735AD" w:rsidRDefault="00D14AB4" w:rsidP="001735AD">
      <w:pPr>
        <w:rPr>
          <w:rFonts w:ascii="Calibri" w:hAnsi="Calibri" w:cs="Calibri"/>
          <w:color w:val="FF0000"/>
          <w:lang w:val="it-IT"/>
        </w:rPr>
      </w:pPr>
    </w:p>
    <w:p w14:paraId="6468C0D3" w14:textId="1CD2377B"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RE2: </w:t>
      </w:r>
      <w:r w:rsidR="00B22181">
        <w:rPr>
          <w:rFonts w:ascii="Calibri" w:hAnsi="Calibri" w:cs="Calibri"/>
          <w:b/>
          <w:bCs/>
          <w:lang w:val="it-IT"/>
        </w:rPr>
        <w:t xml:space="preserve">Gestione </w:t>
      </w:r>
      <w:r w:rsidR="00B22181">
        <w:rPr>
          <w:rFonts w:ascii="Calibri" w:hAnsi="Calibri" w:cs="Calibri"/>
          <w:b/>
          <w:bCs/>
          <w:lang w:val="it-IT" w:eastAsia="en-GB"/>
        </w:rPr>
        <w:t>f</w:t>
      </w:r>
      <w:r w:rsidRPr="001735AD">
        <w:rPr>
          <w:rFonts w:ascii="Calibri" w:hAnsi="Calibri" w:cs="Calibri"/>
          <w:b/>
          <w:bCs/>
          <w:lang w:val="it-IT" w:eastAsia="en-GB"/>
        </w:rPr>
        <w:t>ascia oraria elettore</w:t>
      </w:r>
    </w:p>
    <w:p w14:paraId="21BA3E30"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caso di ritardo da parte dell’elettore, la segreteria non potrà assegnare una nuova fascia oraria, né modificare quella stabilita al momento della prenotazione. </w:t>
      </w:r>
    </w:p>
    <w:p w14:paraId="00F0819F" w14:textId="77777777" w:rsidR="001735AD" w:rsidRPr="001735AD" w:rsidRDefault="001735AD" w:rsidP="001735AD">
      <w:pPr>
        <w:rPr>
          <w:rFonts w:ascii="Calibri" w:hAnsi="Calibri" w:cs="Calibri"/>
          <w:lang w:val="it-IT" w:eastAsia="en-GB"/>
        </w:rPr>
      </w:pP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anche la nostra piattaforma non gestisce la modifica delle fasce orarie assegnate e, in tal caso, l’utente attenderà che si liberi una postazione per votare, mettendosi in fila.</w:t>
      </w:r>
    </w:p>
    <w:p w14:paraId="25A95D7F" w14:textId="77777777" w:rsidR="001735AD" w:rsidRPr="001735AD" w:rsidRDefault="001735AD" w:rsidP="001735AD">
      <w:pPr>
        <w:rPr>
          <w:rFonts w:ascii="Calibri" w:hAnsi="Calibri" w:cs="Calibri"/>
          <w:lang w:val="it-IT" w:eastAsia="en-GB"/>
        </w:rPr>
      </w:pPr>
    </w:p>
    <w:p w14:paraId="6D749578" w14:textId="47A71E6F"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 xml:space="preserve">RE3: </w:t>
      </w:r>
      <w:r w:rsidR="00B22181">
        <w:rPr>
          <w:rFonts w:ascii="Calibri" w:hAnsi="Calibri" w:cs="Calibri"/>
          <w:b/>
          <w:bCs/>
          <w:lang w:val="it-IT"/>
        </w:rPr>
        <w:t xml:space="preserve">Gestione </w:t>
      </w:r>
      <w:r w:rsidR="00B22181">
        <w:rPr>
          <w:rFonts w:ascii="Calibri" w:hAnsi="Calibri" w:cs="Calibri"/>
          <w:b/>
          <w:bCs/>
          <w:lang w:val="it-IT" w:eastAsia="en-GB"/>
        </w:rPr>
        <w:t>s</w:t>
      </w:r>
      <w:r w:rsidRPr="001735AD">
        <w:rPr>
          <w:rFonts w:ascii="Calibri" w:hAnsi="Calibri" w:cs="Calibri"/>
          <w:b/>
          <w:bCs/>
          <w:lang w:val="it-IT" w:eastAsia="en-GB"/>
        </w:rPr>
        <w:t>cheda nulla</w:t>
      </w:r>
    </w:p>
    <w:p w14:paraId="2C971B1D"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La possibilità di esprimere un voto nullo è consentita solo in caso di votazione in presenza. Per la votazione online, il nostro sistema permette all’utente di esprimere soltanto la sua preferenza o il voto BIANCO (lasciando quindi la scheda elettorale digitale senza alcuna decisione). </w:t>
      </w:r>
    </w:p>
    <w:p w14:paraId="388E47D9" w14:textId="77777777" w:rsidR="00D14AB4" w:rsidRDefault="001735AD" w:rsidP="001735AD">
      <w:pPr>
        <w:rPr>
          <w:rFonts w:ascii="Calibri" w:hAnsi="Calibri" w:cs="Calibri"/>
          <w:lang w:val="it-IT" w:eastAsia="en-GB"/>
        </w:rPr>
      </w:pPr>
      <w:r w:rsidRPr="001735AD">
        <w:rPr>
          <w:rFonts w:ascii="Calibri" w:hAnsi="Calibri" w:cs="Calibri"/>
          <w:lang w:val="it-IT" w:eastAsia="en-GB"/>
        </w:rPr>
        <w:t>Infatti, la nostra piattaforma non permette di effettuare segni diversi da quelli preimpostati.</w:t>
      </w:r>
    </w:p>
    <w:p w14:paraId="3BF7E2CE" w14:textId="3EDCD2C3"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 </w:t>
      </w:r>
    </w:p>
    <w:p w14:paraId="2FC4C650" w14:textId="77777777"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lastRenderedPageBreak/>
        <w:t xml:space="preserve">RE4: Gestione lato amministrativo </w:t>
      </w:r>
    </w:p>
    <w:p w14:paraId="2AF8BDDC" w14:textId="77777777" w:rsidR="001735AD" w:rsidRPr="001735AD" w:rsidRDefault="001735AD" w:rsidP="001735AD">
      <w:pPr>
        <w:rPr>
          <w:rFonts w:ascii="Calibri" w:hAnsi="Calibri" w:cs="Calibri"/>
          <w:lang w:val="it-IT" w:eastAsia="en-GB"/>
        </w:rPr>
      </w:pPr>
      <w:r w:rsidRPr="001735AD">
        <w:rPr>
          <w:rFonts w:ascii="Calibri" w:hAnsi="Calibri" w:cs="Calibri"/>
          <w:lang w:val="it-IT"/>
        </w:rPr>
        <w:t xml:space="preserve">Il nostro sistema non prevede la gestione di registrazione e login da parte degli utenti, quindi il lato amministrativo per motivi di tempistica. </w:t>
      </w:r>
    </w:p>
    <w:p w14:paraId="23986FC0" w14:textId="77777777" w:rsidR="001735AD" w:rsidRPr="001735AD" w:rsidRDefault="001735AD" w:rsidP="001735AD">
      <w:pPr>
        <w:rPr>
          <w:rFonts w:ascii="Calibri" w:hAnsi="Calibri" w:cs="Calibri"/>
          <w:color w:val="4F81BD"/>
          <w:lang w:val="it-IT"/>
        </w:rPr>
      </w:pPr>
    </w:p>
    <w:p w14:paraId="2A03CF86" w14:textId="7FC1B49A" w:rsidR="001735AD" w:rsidRPr="001735AD" w:rsidRDefault="001735AD" w:rsidP="001735AD">
      <w:pPr>
        <w:numPr>
          <w:ilvl w:val="0"/>
          <w:numId w:val="32"/>
        </w:numPr>
        <w:rPr>
          <w:rFonts w:ascii="Calibri" w:hAnsi="Calibri" w:cs="Calibri"/>
          <w:b/>
          <w:bCs/>
          <w:lang w:val="it-IT"/>
        </w:rPr>
      </w:pPr>
      <w:r w:rsidRPr="001735AD">
        <w:rPr>
          <w:rFonts w:ascii="Calibri" w:hAnsi="Calibri" w:cs="Calibri"/>
          <w:b/>
          <w:bCs/>
          <w:lang w:val="it-IT"/>
        </w:rPr>
        <w:t>RFN2: M</w:t>
      </w:r>
      <w:r w:rsidRPr="001735AD">
        <w:rPr>
          <w:rFonts w:ascii="Calibri" w:hAnsi="Calibri" w:cs="Calibri"/>
          <w:b/>
          <w:bCs/>
          <w:lang w:val="it-IT" w:eastAsia="en-GB"/>
        </w:rPr>
        <w:t>odifica voto</w:t>
      </w:r>
      <w:r w:rsidRPr="001735AD">
        <w:rPr>
          <w:rFonts w:ascii="Calibri" w:hAnsi="Calibri" w:cs="Calibri"/>
          <w:b/>
          <w:bCs/>
          <w:lang w:val="it-IT"/>
        </w:rPr>
        <w:t xml:space="preserve"> </w:t>
      </w:r>
    </w:p>
    <w:p w14:paraId="6F3D190D" w14:textId="77777777" w:rsidR="001735AD" w:rsidRPr="001735AD" w:rsidRDefault="001735AD" w:rsidP="001735AD">
      <w:pPr>
        <w:rPr>
          <w:rFonts w:ascii="Calibri" w:hAnsi="Calibri" w:cs="Calibri"/>
          <w:lang w:val="it-IT"/>
        </w:rPr>
      </w:pPr>
      <w:r w:rsidRPr="001735AD">
        <w:rPr>
          <w:rFonts w:ascii="Calibri" w:hAnsi="Calibri" w:cs="Calibri"/>
          <w:lang w:val="it-IT"/>
        </w:rPr>
        <w:t>Una volta confermata l’opzione della scheda elettorale, sia per la votazione online che per la votazione in presenza, l’utente non potrà più modificare la preferenza espressa.</w:t>
      </w:r>
    </w:p>
    <w:p w14:paraId="15F6EB9B"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Una volta effettuata la propria votazione non si possono apportare modifiche, né da parte dell’elettore né da nessun altro tipo di utente.</w:t>
      </w:r>
    </w:p>
    <w:p w14:paraId="3CB951BB" w14:textId="623C63C1" w:rsidR="001735AD" w:rsidRDefault="001735AD" w:rsidP="001735AD">
      <w:pPr>
        <w:rPr>
          <w:ins w:id="615" w:author="Martina Nolletti" w:date="2021-02-07T10:10:00Z"/>
          <w:rFonts w:ascii="Calibri" w:hAnsi="Calibri" w:cs="Calibri"/>
          <w:lang w:val="it-IT" w:eastAsia="en-GB"/>
        </w:rPr>
      </w:pPr>
    </w:p>
    <w:p w14:paraId="41CBC558" w14:textId="69FD1FF3" w:rsidR="00A8177A" w:rsidRPr="007330AB" w:rsidRDefault="00A8177A">
      <w:pPr>
        <w:numPr>
          <w:ilvl w:val="0"/>
          <w:numId w:val="32"/>
        </w:numPr>
        <w:rPr>
          <w:ins w:id="616" w:author="Martina Nolletti" w:date="2021-02-07T10:10:00Z"/>
          <w:rFonts w:ascii="Calibri" w:hAnsi="Calibri" w:cs="Calibri"/>
          <w:b/>
          <w:bCs/>
          <w:lang w:val="it-IT"/>
          <w:rPrChange w:id="617" w:author="Martina Nolletti" w:date="2021-02-08T18:56:00Z">
            <w:rPr>
              <w:ins w:id="618" w:author="Martina Nolletti" w:date="2021-02-07T10:10:00Z"/>
              <w:rFonts w:ascii="Calibri" w:hAnsi="Calibri" w:cs="Calibri"/>
              <w:lang w:val="it-IT" w:eastAsia="en-GB"/>
            </w:rPr>
          </w:rPrChange>
        </w:rPr>
        <w:pPrChange w:id="619" w:author="Martina Nolletti" w:date="2021-02-07T10:58:00Z">
          <w:pPr>
            <w:numPr>
              <w:numId w:val="92"/>
            </w:numPr>
            <w:ind w:left="720" w:hanging="360"/>
          </w:pPr>
        </w:pPrChange>
      </w:pPr>
      <w:ins w:id="620" w:author="Martina Nolletti" w:date="2021-02-07T10:10:00Z">
        <w:r w:rsidRPr="007330AB">
          <w:rPr>
            <w:rFonts w:ascii="Calibri" w:hAnsi="Calibri" w:cs="Calibri"/>
            <w:b/>
            <w:bCs/>
            <w:lang w:val="it-IT"/>
            <w:rPrChange w:id="621" w:author="Martina Nolletti" w:date="2021-02-08T18:56:00Z">
              <w:rPr>
                <w:rFonts w:ascii="Calibri" w:hAnsi="Calibri" w:cs="Calibri"/>
                <w:lang w:val="it-IT" w:eastAsia="en-GB"/>
              </w:rPr>
            </w:rPrChange>
          </w:rPr>
          <w:t xml:space="preserve">RE5: Gestione </w:t>
        </w:r>
      </w:ins>
      <w:ins w:id="622" w:author="Martina Nolletti" w:date="2021-02-08T12:03:00Z">
        <w:r w:rsidR="00DE77CD" w:rsidRPr="007330AB">
          <w:rPr>
            <w:rFonts w:ascii="Calibri" w:hAnsi="Calibri" w:cs="Calibri"/>
            <w:b/>
            <w:bCs/>
            <w:lang w:val="it-IT"/>
          </w:rPr>
          <w:t>notifiche</w:t>
        </w:r>
      </w:ins>
    </w:p>
    <w:p w14:paraId="02FD2239" w14:textId="195454BC" w:rsidR="00A8177A" w:rsidRDefault="00DF7A9A" w:rsidP="00A8177A">
      <w:pPr>
        <w:rPr>
          <w:ins w:id="623" w:author="Martina Nolletti" w:date="2021-02-08T12:05:00Z"/>
          <w:rFonts w:ascii="Calibri" w:hAnsi="Calibri" w:cs="Calibri"/>
          <w:lang w:val="it-IT" w:eastAsia="en-GB"/>
        </w:rPr>
      </w:pPr>
      <w:ins w:id="624" w:author="Martina Nolletti" w:date="2021-02-08T12:04:00Z">
        <w:r>
          <w:rPr>
            <w:rFonts w:ascii="Calibri" w:hAnsi="Calibri" w:cs="Calibri"/>
            <w:lang w:val="it-IT" w:eastAsia="en-GB"/>
          </w:rPr>
          <w:t>La gestione delle notifiche non viene implementata nella prima fase del prototipo in</w:t>
        </w:r>
      </w:ins>
      <w:ins w:id="625" w:author="Martina Nolletti" w:date="2021-02-08T12:05:00Z">
        <w:r>
          <w:rPr>
            <w:rFonts w:ascii="Calibri" w:hAnsi="Calibri" w:cs="Calibri"/>
            <w:lang w:val="it-IT" w:eastAsia="en-GB"/>
          </w:rPr>
          <w:t xml:space="preserve"> quanto viene ritenuta una funzionalità aggiuntiva che verrà implementata nella versione finale dell’applicazione.</w:t>
        </w:r>
      </w:ins>
    </w:p>
    <w:p w14:paraId="6545C953" w14:textId="77777777" w:rsidR="00DF7A9A" w:rsidRDefault="00DF7A9A" w:rsidP="00A8177A">
      <w:pPr>
        <w:rPr>
          <w:ins w:id="626" w:author="Martina Nolletti" w:date="2021-02-07T10:11:00Z"/>
          <w:rFonts w:ascii="Calibri" w:hAnsi="Calibri" w:cs="Calibri"/>
          <w:lang w:val="it-IT" w:eastAsia="en-GB"/>
        </w:rPr>
      </w:pPr>
    </w:p>
    <w:p w14:paraId="300489D4" w14:textId="0DBE8057" w:rsidR="00A8177A" w:rsidRPr="007330AB" w:rsidRDefault="00A8177A">
      <w:pPr>
        <w:numPr>
          <w:ilvl w:val="0"/>
          <w:numId w:val="32"/>
        </w:numPr>
        <w:rPr>
          <w:rFonts w:ascii="Calibri" w:hAnsi="Calibri" w:cs="Calibri"/>
          <w:b/>
          <w:bCs/>
          <w:lang w:val="it-IT"/>
          <w:rPrChange w:id="627" w:author="Martina Nolletti" w:date="2021-02-08T18:56:00Z">
            <w:rPr>
              <w:rFonts w:ascii="Calibri" w:hAnsi="Calibri" w:cs="Calibri"/>
              <w:lang w:val="it-IT" w:eastAsia="en-GB"/>
            </w:rPr>
          </w:rPrChange>
        </w:rPr>
        <w:pPrChange w:id="628" w:author="Martina Nolletti" w:date="2021-02-07T10:58:00Z">
          <w:pPr/>
        </w:pPrChange>
      </w:pPr>
      <w:ins w:id="629" w:author="Martina Nolletti" w:date="2021-02-07T10:11:00Z">
        <w:r w:rsidRPr="007330AB">
          <w:rPr>
            <w:rFonts w:ascii="Calibri" w:hAnsi="Calibri" w:cs="Calibri"/>
            <w:b/>
            <w:bCs/>
            <w:lang w:val="it-IT"/>
            <w:rPrChange w:id="630" w:author="Martina Nolletti" w:date="2021-02-08T18:56:00Z">
              <w:rPr>
                <w:rFonts w:ascii="Calibri" w:hAnsi="Calibri" w:cs="Calibri"/>
                <w:lang w:val="it-IT" w:eastAsia="en-GB"/>
              </w:rPr>
            </w:rPrChange>
          </w:rPr>
          <w:t xml:space="preserve">RE6: </w:t>
        </w:r>
      </w:ins>
      <w:ins w:id="631" w:author="Martina Nolletti" w:date="2021-02-08T12:04:00Z">
        <w:r w:rsidR="002A6D9A" w:rsidRPr="007330AB">
          <w:rPr>
            <w:rFonts w:ascii="Calibri" w:hAnsi="Calibri" w:cs="Calibri"/>
            <w:b/>
            <w:bCs/>
            <w:lang w:val="it-IT"/>
          </w:rPr>
          <w:t>Gestione certificato</w:t>
        </w:r>
      </w:ins>
      <w:ins w:id="632" w:author="Martina Nolletti" w:date="2021-02-08T14:46:00Z">
        <w:r w:rsidR="00B867BD" w:rsidRPr="007330AB">
          <w:rPr>
            <w:rFonts w:ascii="Calibri" w:hAnsi="Calibri" w:cs="Calibri"/>
            <w:b/>
            <w:bCs/>
            <w:lang w:val="it-IT"/>
            <w:rPrChange w:id="633" w:author="Martina Nolletti" w:date="2021-02-08T18:56:00Z">
              <w:rPr>
                <w:rFonts w:ascii="Calibri" w:hAnsi="Calibri" w:cs="Calibri"/>
                <w:b/>
                <w:bCs/>
                <w:color w:val="FF0000"/>
                <w:lang w:val="it-IT"/>
              </w:rPr>
            </w:rPrChange>
          </w:rPr>
          <w:t xml:space="preserve"> per </w:t>
        </w:r>
      </w:ins>
      <w:ins w:id="634" w:author="Martina Nolletti" w:date="2021-02-08T14:47:00Z">
        <w:r w:rsidR="00B867BD" w:rsidRPr="007330AB">
          <w:rPr>
            <w:rFonts w:ascii="Calibri" w:hAnsi="Calibri" w:cs="Calibri"/>
            <w:b/>
            <w:bCs/>
            <w:lang w:val="it-IT"/>
            <w:rPrChange w:id="635" w:author="Martina Nolletti" w:date="2021-02-08T18:56:00Z">
              <w:rPr>
                <w:rFonts w:ascii="Calibri" w:hAnsi="Calibri" w:cs="Calibri"/>
                <w:b/>
                <w:bCs/>
                <w:color w:val="FF0000"/>
                <w:lang w:val="it-IT"/>
              </w:rPr>
            </w:rPrChange>
          </w:rPr>
          <w:t>prenotazione</w:t>
        </w:r>
      </w:ins>
    </w:p>
    <w:p w14:paraId="5DD2000D" w14:textId="22DE3C7B" w:rsidR="00DF7A9A" w:rsidRDefault="00DF7A9A" w:rsidP="00DF7A9A">
      <w:pPr>
        <w:rPr>
          <w:ins w:id="636" w:author="Martina Nolletti" w:date="2021-02-08T14:46:00Z"/>
          <w:rFonts w:ascii="Calibri" w:hAnsi="Calibri" w:cs="Calibri"/>
          <w:lang w:val="it-IT"/>
        </w:rPr>
      </w:pPr>
      <w:ins w:id="637" w:author="Martina Nolletti" w:date="2021-02-08T12:05:00Z">
        <w:r>
          <w:rPr>
            <w:rFonts w:ascii="Calibri" w:hAnsi="Calibri" w:cs="Calibri"/>
            <w:lang w:val="it-IT" w:eastAsia="en-GB"/>
          </w:rPr>
          <w:t xml:space="preserve">La gestione del </w:t>
        </w:r>
      </w:ins>
      <w:ins w:id="638" w:author="Martina Nolletti" w:date="2021-02-08T12:06:00Z">
        <w:r>
          <w:rPr>
            <w:rFonts w:ascii="Calibri" w:hAnsi="Calibri" w:cs="Calibri"/>
            <w:lang w:val="it-IT" w:eastAsia="en-GB"/>
          </w:rPr>
          <w:t xml:space="preserve">certificato </w:t>
        </w:r>
      </w:ins>
      <w:ins w:id="639" w:author="Martina Nolletti" w:date="2021-02-08T14:47:00Z">
        <w:r w:rsidR="00B867BD">
          <w:rPr>
            <w:rFonts w:ascii="Calibri" w:hAnsi="Calibri" w:cs="Calibri"/>
            <w:lang w:val="it-IT" w:eastAsia="en-GB"/>
          </w:rPr>
          <w:t xml:space="preserve">per la prenotazione </w:t>
        </w:r>
      </w:ins>
      <w:ins w:id="640" w:author="Martina Nolletti" w:date="2021-02-09T16:37:00Z">
        <w:r w:rsidR="00CD5D2B">
          <w:rPr>
            <w:rFonts w:ascii="Calibri" w:hAnsi="Calibri" w:cs="Calibri"/>
            <w:lang w:val="it-IT" w:eastAsia="en-GB"/>
          </w:rPr>
          <w:t xml:space="preserve">online e </w:t>
        </w:r>
        <w:r w:rsidR="00450F77">
          <w:rPr>
            <w:rFonts w:ascii="Calibri" w:hAnsi="Calibri" w:cs="Calibri"/>
            <w:lang w:val="it-IT" w:eastAsia="en-GB"/>
          </w:rPr>
          <w:t xml:space="preserve">il </w:t>
        </w:r>
        <w:r w:rsidR="00CD5D2B">
          <w:rPr>
            <w:rFonts w:ascii="Calibri" w:hAnsi="Calibri" w:cs="Calibri"/>
            <w:lang w:val="it-IT" w:eastAsia="en-GB"/>
          </w:rPr>
          <w:t xml:space="preserve">cambio della modalità </w:t>
        </w:r>
        <w:proofErr w:type="gramStart"/>
        <w:r w:rsidR="00CD5D2B">
          <w:rPr>
            <w:rFonts w:ascii="Calibri" w:hAnsi="Calibri" w:cs="Calibri"/>
            <w:lang w:val="it-IT" w:eastAsia="en-GB"/>
          </w:rPr>
          <w:t>da in</w:t>
        </w:r>
        <w:proofErr w:type="gramEnd"/>
        <w:r w:rsidR="00CD5D2B">
          <w:rPr>
            <w:rFonts w:ascii="Calibri" w:hAnsi="Calibri" w:cs="Calibri"/>
            <w:lang w:val="it-IT" w:eastAsia="en-GB"/>
          </w:rPr>
          <w:t xml:space="preserve"> sede ad online </w:t>
        </w:r>
      </w:ins>
      <w:ins w:id="641" w:author="Martina Nolletti" w:date="2021-02-08T12:05:00Z">
        <w:r>
          <w:rPr>
            <w:rFonts w:ascii="Calibri" w:hAnsi="Calibri" w:cs="Calibri"/>
            <w:lang w:val="it-IT" w:eastAsia="en-GB"/>
          </w:rPr>
          <w:t xml:space="preserve">non viene implementata nella prima fase del prototipo in quanto </w:t>
        </w:r>
      </w:ins>
      <w:ins w:id="642" w:author="Martina Nolletti" w:date="2021-02-08T12:06:00Z">
        <w:r>
          <w:rPr>
            <w:rFonts w:ascii="Calibri" w:hAnsi="Calibri" w:cs="Calibri"/>
            <w:lang w:val="it-IT" w:eastAsia="en-GB"/>
          </w:rPr>
          <w:t>richiede l’aggiunta di</w:t>
        </w:r>
      </w:ins>
      <w:ins w:id="643" w:author="Martina Nolletti" w:date="2021-02-08T12:05:00Z">
        <w:r>
          <w:rPr>
            <w:rFonts w:ascii="Calibri" w:hAnsi="Calibri" w:cs="Calibri"/>
            <w:lang w:val="it-IT" w:eastAsia="en-GB"/>
          </w:rPr>
          <w:t xml:space="preserve"> una funzionalità </w:t>
        </w:r>
      </w:ins>
      <w:ins w:id="644" w:author="Martina Nolletti" w:date="2021-02-08T12:06:00Z">
        <w:r>
          <w:rPr>
            <w:rFonts w:ascii="Calibri" w:hAnsi="Calibri" w:cs="Calibri"/>
            <w:lang w:val="it-IT" w:eastAsia="en-GB"/>
          </w:rPr>
          <w:t>più complessa rispetto alle altre, che quindi viene esclusa in questa fase</w:t>
        </w:r>
      </w:ins>
      <w:ins w:id="645" w:author="Martina Nolletti" w:date="2021-02-08T12:05:00Z">
        <w:r>
          <w:rPr>
            <w:rFonts w:ascii="Calibri" w:hAnsi="Calibri" w:cs="Calibri"/>
            <w:lang w:val="it-IT" w:eastAsia="en-GB"/>
          </w:rPr>
          <w:t>.</w:t>
        </w:r>
      </w:ins>
      <w:ins w:id="646" w:author="Martina Nolletti" w:date="2021-02-09T17:26:00Z">
        <w:r w:rsidR="00EE230A" w:rsidRPr="00A06314">
          <w:rPr>
            <w:rFonts w:ascii="Calibri" w:hAnsi="Calibri" w:cs="Calibri"/>
            <w:lang w:val="it-IT"/>
          </w:rPr>
          <w:t xml:space="preserve"> </w:t>
        </w:r>
        <w:r w:rsidR="00EE230A" w:rsidRPr="00EE230A">
          <w:rPr>
            <w:rFonts w:ascii="Calibri" w:hAnsi="Calibri" w:cs="Calibri"/>
            <w:lang w:val="it-IT"/>
          </w:rPr>
          <w:t xml:space="preserve">Il cambio </w:t>
        </w:r>
      </w:ins>
      <w:ins w:id="647" w:author="Martina Nolletti" w:date="2021-02-09T17:27:00Z">
        <w:r w:rsidR="00EE230A">
          <w:rPr>
            <w:rFonts w:ascii="Calibri" w:hAnsi="Calibri" w:cs="Calibri"/>
            <w:lang w:val="it-IT"/>
          </w:rPr>
          <w:t>della</w:t>
        </w:r>
      </w:ins>
      <w:ins w:id="648" w:author="Martina Nolletti" w:date="2021-02-09T17:26:00Z">
        <w:r w:rsidR="00EE230A" w:rsidRPr="00EE230A">
          <w:rPr>
            <w:rFonts w:ascii="Calibri" w:hAnsi="Calibri" w:cs="Calibri"/>
            <w:lang w:val="it-IT"/>
          </w:rPr>
          <w:t xml:space="preserve"> modalità </w:t>
        </w:r>
      </w:ins>
      <w:ins w:id="649" w:author="Martina Nolletti" w:date="2021-02-09T17:27:00Z">
        <w:r w:rsidR="00EE230A">
          <w:rPr>
            <w:rFonts w:ascii="Calibri" w:hAnsi="Calibri" w:cs="Calibri"/>
            <w:lang w:val="it-IT"/>
          </w:rPr>
          <w:t xml:space="preserve">di voto </w:t>
        </w:r>
      </w:ins>
      <w:ins w:id="650" w:author="Martina Nolletti" w:date="2021-02-09T17:26:00Z">
        <w:r w:rsidR="00EE230A" w:rsidRPr="00EE230A">
          <w:rPr>
            <w:rFonts w:ascii="Calibri" w:hAnsi="Calibri" w:cs="Calibri"/>
            <w:lang w:val="it-IT"/>
          </w:rPr>
          <w:t>avviene istantaneamente nella prima fase del prototipo, assumendo dunque che le richieste e i certificati inviati dagli elettori agli amministratori siano validi.</w:t>
        </w:r>
      </w:ins>
    </w:p>
    <w:p w14:paraId="1814DAF6" w14:textId="77777777" w:rsidR="00B867BD" w:rsidRDefault="00B867BD">
      <w:pPr>
        <w:rPr>
          <w:ins w:id="651" w:author="Martina Nolletti" w:date="2021-02-08T12:05:00Z"/>
          <w:rFonts w:ascii="Calibri" w:hAnsi="Calibri" w:cs="Calibri"/>
          <w:lang w:val="it-IT" w:eastAsia="en-GB"/>
        </w:rPr>
        <w:pPrChange w:id="652" w:author="Martina Nolletti" w:date="2021-02-08T12:05:00Z">
          <w:pPr>
            <w:numPr>
              <w:numId w:val="32"/>
            </w:numPr>
            <w:ind w:left="720" w:hanging="360"/>
          </w:pPr>
        </w:pPrChange>
      </w:pPr>
    </w:p>
    <w:p w14:paraId="3B0CA660" w14:textId="21CB896A" w:rsidR="00B867BD" w:rsidRPr="007330AB" w:rsidRDefault="00B867BD" w:rsidP="00B867BD">
      <w:pPr>
        <w:numPr>
          <w:ilvl w:val="0"/>
          <w:numId w:val="32"/>
        </w:numPr>
        <w:rPr>
          <w:ins w:id="653" w:author="Martina Nolletti" w:date="2021-02-08T14:49:00Z"/>
          <w:rFonts w:ascii="Calibri" w:hAnsi="Calibri" w:cs="Calibri"/>
          <w:b/>
          <w:bCs/>
          <w:lang w:val="it-IT"/>
          <w:rPrChange w:id="654" w:author="Martina Nolletti" w:date="2021-02-08T18:56:00Z">
            <w:rPr>
              <w:ins w:id="655" w:author="Martina Nolletti" w:date="2021-02-08T14:49:00Z"/>
              <w:rFonts w:ascii="Calibri" w:hAnsi="Calibri" w:cs="Calibri"/>
              <w:b/>
              <w:bCs/>
              <w:color w:val="FF0000"/>
              <w:lang w:val="it-IT"/>
            </w:rPr>
          </w:rPrChange>
        </w:rPr>
      </w:pPr>
      <w:ins w:id="656" w:author="Martina Nolletti" w:date="2021-02-08T14:46:00Z">
        <w:r w:rsidRPr="007330AB">
          <w:rPr>
            <w:rFonts w:ascii="Calibri" w:hAnsi="Calibri" w:cs="Calibri"/>
            <w:b/>
            <w:bCs/>
            <w:lang w:val="it-IT"/>
            <w:rPrChange w:id="657" w:author="Martina Nolletti" w:date="2021-02-08T18:56:00Z">
              <w:rPr>
                <w:rFonts w:ascii="Calibri" w:hAnsi="Calibri" w:cs="Calibri"/>
                <w:b/>
                <w:bCs/>
                <w:color w:val="FF0000"/>
                <w:lang w:val="it-IT"/>
              </w:rPr>
            </w:rPrChange>
          </w:rPr>
          <w:t>RE7: Gestione</w:t>
        </w:r>
      </w:ins>
      <w:ins w:id="658" w:author="Martina Nolletti" w:date="2021-02-08T14:49:00Z">
        <w:r w:rsidR="003B2703" w:rsidRPr="007330AB">
          <w:rPr>
            <w:rFonts w:ascii="Calibri" w:hAnsi="Calibri" w:cs="Calibri"/>
            <w:b/>
            <w:bCs/>
            <w:lang w:val="it-IT"/>
            <w:rPrChange w:id="659" w:author="Martina Nolletti" w:date="2021-02-08T18:56:00Z">
              <w:rPr>
                <w:rFonts w:ascii="Calibri" w:hAnsi="Calibri" w:cs="Calibri"/>
                <w:b/>
                <w:bCs/>
                <w:color w:val="FF0000"/>
                <w:lang w:val="it-IT"/>
              </w:rPr>
            </w:rPrChange>
          </w:rPr>
          <w:t xml:space="preserve"> fascia oraria</w:t>
        </w:r>
      </w:ins>
      <w:ins w:id="660" w:author="Martina Nolletti" w:date="2021-02-08T14:46:00Z">
        <w:r w:rsidRPr="007330AB">
          <w:rPr>
            <w:rFonts w:ascii="Calibri" w:hAnsi="Calibri" w:cs="Calibri"/>
            <w:b/>
            <w:bCs/>
            <w:lang w:val="it-IT"/>
            <w:rPrChange w:id="661" w:author="Martina Nolletti" w:date="2021-02-08T18:56:00Z">
              <w:rPr>
                <w:rFonts w:ascii="Calibri" w:hAnsi="Calibri" w:cs="Calibri"/>
                <w:b/>
                <w:bCs/>
                <w:color w:val="FF0000"/>
                <w:lang w:val="it-IT"/>
              </w:rPr>
            </w:rPrChange>
          </w:rPr>
          <w:t xml:space="preserve"> </w:t>
        </w:r>
      </w:ins>
      <w:ins w:id="662" w:author="Martina Nolletti" w:date="2021-02-08T14:49:00Z">
        <w:r w:rsidR="003B2703" w:rsidRPr="007330AB">
          <w:rPr>
            <w:rFonts w:ascii="Calibri" w:hAnsi="Calibri" w:cs="Calibri"/>
            <w:b/>
            <w:bCs/>
            <w:lang w:val="it-IT"/>
            <w:rPrChange w:id="663" w:author="Martina Nolletti" w:date="2021-02-08T18:56:00Z">
              <w:rPr>
                <w:rFonts w:ascii="Calibri" w:hAnsi="Calibri" w:cs="Calibri"/>
                <w:b/>
                <w:bCs/>
                <w:color w:val="FF0000"/>
                <w:lang w:val="it-IT"/>
              </w:rPr>
            </w:rPrChange>
          </w:rPr>
          <w:t>per la votazione</w:t>
        </w:r>
      </w:ins>
    </w:p>
    <w:p w14:paraId="34860664" w14:textId="238F1A78" w:rsidR="00EB7F11" w:rsidRDefault="003B2703" w:rsidP="001735AD">
      <w:pPr>
        <w:rPr>
          <w:ins w:id="664" w:author="Martina Nolletti" w:date="2021-02-08T15:33:00Z"/>
          <w:rFonts w:ascii="Calibri" w:hAnsi="Calibri" w:cs="Calibri"/>
          <w:lang w:val="it-IT"/>
        </w:rPr>
      </w:pPr>
      <w:ins w:id="665" w:author="Martina Nolletti" w:date="2021-02-08T14:49:00Z">
        <w:r w:rsidRPr="003B2703">
          <w:rPr>
            <w:rFonts w:ascii="Calibri" w:hAnsi="Calibri" w:cs="Calibri"/>
            <w:lang w:val="it-IT"/>
            <w:rPrChange w:id="666" w:author="Martina Nolletti" w:date="2021-02-08T14:50:00Z">
              <w:rPr>
                <w:rFonts w:ascii="Calibri" w:hAnsi="Calibri" w:cs="Calibri"/>
                <w:b/>
                <w:bCs/>
                <w:color w:val="FF0000"/>
                <w:lang w:val="it-IT"/>
              </w:rPr>
            </w:rPrChange>
          </w:rPr>
          <w:t>Non verrà gestita e assegnata la fascia oraria ad un elettore quando si prenoter</w:t>
        </w:r>
      </w:ins>
      <w:ins w:id="667" w:author="Martina Nolletti" w:date="2021-02-08T14:50:00Z">
        <w:r w:rsidRPr="003B2703">
          <w:rPr>
            <w:rFonts w:ascii="Calibri" w:hAnsi="Calibri" w:cs="Calibri"/>
            <w:lang w:val="it-IT"/>
            <w:rPrChange w:id="668" w:author="Martina Nolletti" w:date="2021-02-08T14:50:00Z">
              <w:rPr>
                <w:rFonts w:ascii="Calibri" w:hAnsi="Calibri" w:cs="Calibri"/>
                <w:b/>
                <w:bCs/>
                <w:color w:val="FF0000"/>
                <w:lang w:val="it-IT"/>
              </w:rPr>
            </w:rPrChange>
          </w:rPr>
          <w:t>à per la votazione in presenza</w:t>
        </w:r>
      </w:ins>
      <w:ins w:id="669" w:author="Martina Nolletti" w:date="2021-02-08T18:59:00Z">
        <w:r w:rsidR="007330AB">
          <w:rPr>
            <w:rFonts w:ascii="Calibri" w:hAnsi="Calibri" w:cs="Calibri"/>
            <w:lang w:val="it-IT"/>
          </w:rPr>
          <w:t xml:space="preserve"> in quanto rientra nella gestione delle notifiche.</w:t>
        </w:r>
      </w:ins>
    </w:p>
    <w:p w14:paraId="69776FAF" w14:textId="260481B0" w:rsidR="001942B0" w:rsidRDefault="001942B0" w:rsidP="001735AD">
      <w:pPr>
        <w:rPr>
          <w:ins w:id="670" w:author="Martina Nolletti" w:date="2021-02-08T15:33:00Z"/>
          <w:rFonts w:ascii="Calibri" w:hAnsi="Calibri" w:cs="Calibri"/>
          <w:lang w:val="it-IT"/>
        </w:rPr>
      </w:pPr>
    </w:p>
    <w:p w14:paraId="3619C84D" w14:textId="3E6C0C5C" w:rsidR="001942B0" w:rsidRPr="007330AB" w:rsidRDefault="001942B0" w:rsidP="001942B0">
      <w:pPr>
        <w:numPr>
          <w:ilvl w:val="0"/>
          <w:numId w:val="32"/>
        </w:numPr>
        <w:rPr>
          <w:ins w:id="671" w:author="Martina Nolletti" w:date="2021-02-08T15:33:00Z"/>
          <w:rFonts w:ascii="Calibri" w:hAnsi="Calibri" w:cs="Calibri"/>
          <w:b/>
          <w:bCs/>
          <w:lang w:val="it-IT"/>
          <w:rPrChange w:id="672" w:author="Martina Nolletti" w:date="2021-02-08T18:59:00Z">
            <w:rPr>
              <w:ins w:id="673" w:author="Martina Nolletti" w:date="2021-02-08T15:33:00Z"/>
              <w:rFonts w:ascii="Calibri" w:hAnsi="Calibri" w:cs="Calibri"/>
              <w:b/>
              <w:bCs/>
              <w:color w:val="FF0000"/>
              <w:lang w:val="it-IT"/>
            </w:rPr>
          </w:rPrChange>
        </w:rPr>
      </w:pPr>
      <w:ins w:id="674" w:author="Martina Nolletti" w:date="2021-02-08T15:33:00Z">
        <w:r w:rsidRPr="007330AB">
          <w:rPr>
            <w:rFonts w:ascii="Calibri" w:hAnsi="Calibri" w:cs="Calibri"/>
            <w:b/>
            <w:bCs/>
            <w:lang w:val="it-IT"/>
            <w:rPrChange w:id="675" w:author="Martina Nolletti" w:date="2021-02-08T18:59:00Z">
              <w:rPr>
                <w:rFonts w:ascii="Calibri" w:hAnsi="Calibri" w:cs="Calibri"/>
                <w:b/>
                <w:bCs/>
                <w:color w:val="FF0000"/>
                <w:lang w:val="it-IT"/>
              </w:rPr>
            </w:rPrChange>
          </w:rPr>
          <w:t>RE</w:t>
        </w:r>
      </w:ins>
      <w:ins w:id="676" w:author="Martina Nolletti" w:date="2021-02-08T18:59:00Z">
        <w:r w:rsidR="007330AB" w:rsidRPr="007330AB">
          <w:rPr>
            <w:rFonts w:ascii="Calibri" w:hAnsi="Calibri" w:cs="Calibri"/>
            <w:b/>
            <w:bCs/>
            <w:lang w:val="it-IT"/>
            <w:rPrChange w:id="677" w:author="Martina Nolletti" w:date="2021-02-08T18:59:00Z">
              <w:rPr>
                <w:rFonts w:ascii="Calibri" w:hAnsi="Calibri" w:cs="Calibri"/>
                <w:b/>
                <w:bCs/>
                <w:color w:val="FF0000"/>
                <w:lang w:val="it-IT"/>
              </w:rPr>
            </w:rPrChange>
          </w:rPr>
          <w:t>8</w:t>
        </w:r>
      </w:ins>
      <w:ins w:id="678" w:author="Martina Nolletti" w:date="2021-02-08T15:33:00Z">
        <w:r w:rsidRPr="007330AB">
          <w:rPr>
            <w:rFonts w:ascii="Calibri" w:hAnsi="Calibri" w:cs="Calibri"/>
            <w:b/>
            <w:bCs/>
            <w:lang w:val="it-IT"/>
            <w:rPrChange w:id="679" w:author="Martina Nolletti" w:date="2021-02-08T18:59:00Z">
              <w:rPr>
                <w:rFonts w:ascii="Calibri" w:hAnsi="Calibri" w:cs="Calibri"/>
                <w:b/>
                <w:bCs/>
                <w:color w:val="FF0000"/>
                <w:lang w:val="it-IT"/>
              </w:rPr>
            </w:rPrChange>
          </w:rPr>
          <w:t>: Gestione riconoscimento online</w:t>
        </w:r>
      </w:ins>
    </w:p>
    <w:p w14:paraId="15F0131C" w14:textId="307AD3FF" w:rsidR="001942B0" w:rsidRDefault="007330AB" w:rsidP="001735AD">
      <w:pPr>
        <w:rPr>
          <w:ins w:id="680" w:author="Martina Nolletti" w:date="2021-02-08T19:07:00Z"/>
          <w:rFonts w:ascii="Calibri" w:hAnsi="Calibri" w:cs="Calibri"/>
          <w:lang w:val="it-IT"/>
        </w:rPr>
      </w:pPr>
      <w:ins w:id="681" w:author="Martina Nolletti" w:date="2021-02-08T19:01:00Z">
        <w:r>
          <w:rPr>
            <w:rFonts w:ascii="Calibri" w:hAnsi="Calibri" w:cs="Calibri"/>
            <w:lang w:val="it-IT"/>
          </w:rPr>
          <w:t xml:space="preserve">La gestione del riconoscimento per la votazione online </w:t>
        </w:r>
      </w:ins>
      <w:ins w:id="682" w:author="Martina Nolletti" w:date="2021-02-08T19:02:00Z">
        <w:r>
          <w:rPr>
            <w:rFonts w:ascii="Calibri" w:hAnsi="Calibri" w:cs="Calibri"/>
            <w:lang w:val="it-IT"/>
          </w:rPr>
          <w:t>non viene implementata in quanto richiede architetture complesse fornite da terz</w:t>
        </w:r>
      </w:ins>
      <w:ins w:id="683" w:author="Martina Nolletti" w:date="2021-02-08T19:03:00Z">
        <w:r>
          <w:rPr>
            <w:rFonts w:ascii="Calibri" w:hAnsi="Calibri" w:cs="Calibri"/>
            <w:lang w:val="it-IT"/>
          </w:rPr>
          <w:t>e parti (</w:t>
        </w:r>
        <w:r w:rsidRPr="007330AB">
          <w:rPr>
            <w:rFonts w:ascii="Calibri" w:hAnsi="Calibri" w:cs="Calibri"/>
            <w:b/>
            <w:bCs/>
            <w:lang w:val="it-IT"/>
            <w:rPrChange w:id="684" w:author="Martina Nolletti" w:date="2021-02-08T19:04:00Z">
              <w:rPr>
                <w:rFonts w:ascii="Calibri" w:hAnsi="Calibri" w:cs="Calibri"/>
                <w:lang w:val="it-IT"/>
              </w:rPr>
            </w:rPrChange>
          </w:rPr>
          <w:t>AS15</w:t>
        </w:r>
        <w:r>
          <w:rPr>
            <w:rFonts w:ascii="Calibri" w:hAnsi="Calibri" w:cs="Calibri"/>
            <w:lang w:val="it-IT"/>
          </w:rPr>
          <w:t>).</w:t>
        </w:r>
      </w:ins>
    </w:p>
    <w:p w14:paraId="7323B69C" w14:textId="3C21867B" w:rsidR="008035A9" w:rsidRDefault="008035A9" w:rsidP="001735AD">
      <w:pPr>
        <w:rPr>
          <w:ins w:id="685" w:author="Martina Nolletti" w:date="2021-02-08T19:07:00Z"/>
          <w:rFonts w:ascii="Calibri" w:hAnsi="Calibri" w:cs="Calibri"/>
          <w:lang w:val="it-IT"/>
        </w:rPr>
      </w:pPr>
    </w:p>
    <w:p w14:paraId="08DBD676" w14:textId="51DB602B" w:rsidR="008035A9" w:rsidRDefault="008035A9" w:rsidP="008035A9">
      <w:pPr>
        <w:numPr>
          <w:ilvl w:val="0"/>
          <w:numId w:val="32"/>
        </w:numPr>
        <w:rPr>
          <w:ins w:id="686" w:author="Martina Nolletti" w:date="2021-02-08T19:08:00Z"/>
          <w:rFonts w:ascii="Calibri" w:hAnsi="Calibri" w:cs="Calibri"/>
          <w:b/>
          <w:bCs/>
          <w:lang w:val="it-IT"/>
        </w:rPr>
      </w:pPr>
      <w:ins w:id="687" w:author="Martina Nolletti" w:date="2021-02-08T19:07:00Z">
        <w:r w:rsidRPr="00922D9A">
          <w:rPr>
            <w:rFonts w:ascii="Calibri" w:hAnsi="Calibri" w:cs="Calibri"/>
            <w:b/>
            <w:bCs/>
            <w:lang w:val="it-IT"/>
          </w:rPr>
          <w:t>RE</w:t>
        </w:r>
        <w:r>
          <w:rPr>
            <w:rFonts w:ascii="Calibri" w:hAnsi="Calibri" w:cs="Calibri"/>
            <w:b/>
            <w:bCs/>
            <w:lang w:val="it-IT"/>
          </w:rPr>
          <w:t>9</w:t>
        </w:r>
        <w:r w:rsidRPr="00922D9A">
          <w:rPr>
            <w:rFonts w:ascii="Calibri" w:hAnsi="Calibri" w:cs="Calibri"/>
            <w:b/>
            <w:bCs/>
            <w:lang w:val="it-IT"/>
          </w:rPr>
          <w:t xml:space="preserve">: </w:t>
        </w:r>
      </w:ins>
      <w:ins w:id="688" w:author="Martina Nolletti" w:date="2021-02-08T19:08:00Z">
        <w:r>
          <w:rPr>
            <w:rFonts w:ascii="Calibri" w:hAnsi="Calibri" w:cs="Calibri"/>
            <w:b/>
            <w:bCs/>
            <w:lang w:val="it-IT"/>
          </w:rPr>
          <w:t>Gestione sviluppo applicazione mobile</w:t>
        </w:r>
      </w:ins>
    </w:p>
    <w:p w14:paraId="68052F21" w14:textId="681DD434" w:rsidR="008035A9" w:rsidRDefault="008114D7" w:rsidP="008035A9">
      <w:pPr>
        <w:rPr>
          <w:ins w:id="689" w:author="Martina Nolletti" w:date="2021-02-08T19:45:00Z"/>
          <w:rFonts w:ascii="Calibri" w:hAnsi="Calibri" w:cs="Calibri"/>
          <w:lang w:val="it-IT"/>
        </w:rPr>
      </w:pPr>
      <w:ins w:id="690" w:author="Martina Nolletti" w:date="2021-02-08T19:09:00Z">
        <w:r w:rsidRPr="008114D7">
          <w:rPr>
            <w:rFonts w:ascii="Calibri" w:hAnsi="Calibri" w:cs="Calibri"/>
            <w:lang w:val="it-IT"/>
            <w:rPrChange w:id="691" w:author="Martina Nolletti" w:date="2021-02-08T19:11:00Z">
              <w:rPr>
                <w:rFonts w:ascii="Calibri" w:hAnsi="Calibri" w:cs="Calibri"/>
                <w:b/>
                <w:bCs/>
                <w:lang w:val="it-IT"/>
              </w:rPr>
            </w:rPrChange>
          </w:rPr>
          <w:t xml:space="preserve">L’applicazione </w:t>
        </w:r>
        <w:proofErr w:type="spellStart"/>
        <w:r w:rsidRPr="008114D7">
          <w:rPr>
            <w:rFonts w:ascii="Calibri" w:hAnsi="Calibri" w:cs="Calibri"/>
            <w:lang w:val="it-IT"/>
            <w:rPrChange w:id="692" w:author="Martina Nolletti" w:date="2021-02-08T19:11:00Z">
              <w:rPr>
                <w:rFonts w:ascii="Calibri" w:hAnsi="Calibri" w:cs="Calibri"/>
                <w:b/>
                <w:bCs/>
                <w:lang w:val="it-IT"/>
              </w:rPr>
            </w:rPrChange>
          </w:rPr>
          <w:t>UniVASA</w:t>
        </w:r>
        <w:proofErr w:type="spellEnd"/>
        <w:r w:rsidRPr="008114D7">
          <w:rPr>
            <w:rFonts w:ascii="Calibri" w:hAnsi="Calibri" w:cs="Calibri"/>
            <w:lang w:val="it-IT"/>
            <w:rPrChange w:id="693" w:author="Martina Nolletti" w:date="2021-02-08T19:11:00Z">
              <w:rPr>
                <w:rFonts w:ascii="Calibri" w:hAnsi="Calibri" w:cs="Calibri"/>
                <w:b/>
                <w:bCs/>
                <w:lang w:val="it-IT"/>
              </w:rPr>
            </w:rPrChange>
          </w:rPr>
          <w:t xml:space="preserve"> </w:t>
        </w:r>
      </w:ins>
      <w:ins w:id="694" w:author="Martina Nolletti" w:date="2021-02-08T19:10:00Z">
        <w:r w:rsidRPr="008114D7">
          <w:rPr>
            <w:rFonts w:ascii="Calibri" w:hAnsi="Calibri" w:cs="Calibri"/>
            <w:lang w:val="it-IT"/>
            <w:rPrChange w:id="695" w:author="Martina Nolletti" w:date="2021-02-08T19:11:00Z">
              <w:rPr>
                <w:rFonts w:ascii="Calibri" w:hAnsi="Calibri" w:cs="Calibri"/>
                <w:b/>
                <w:bCs/>
                <w:lang w:val="it-IT"/>
              </w:rPr>
            </w:rPrChange>
          </w:rPr>
          <w:t>è sviluppata in JAVA per personal computer. L’impleme</w:t>
        </w:r>
      </w:ins>
      <w:ins w:id="696" w:author="Martina Nolletti" w:date="2021-02-08T19:11:00Z">
        <w:r w:rsidRPr="008114D7">
          <w:rPr>
            <w:rFonts w:ascii="Calibri" w:hAnsi="Calibri" w:cs="Calibri"/>
            <w:lang w:val="it-IT"/>
            <w:rPrChange w:id="697" w:author="Martina Nolletti" w:date="2021-02-08T19:11:00Z">
              <w:rPr>
                <w:rFonts w:ascii="Calibri" w:hAnsi="Calibri" w:cs="Calibri"/>
                <w:b/>
                <w:bCs/>
                <w:lang w:val="it-IT"/>
              </w:rPr>
            </w:rPrChange>
          </w:rPr>
          <w:t>ntazione della stessa non fornisce</w:t>
        </w:r>
      </w:ins>
      <w:ins w:id="698" w:author="Martina Nolletti" w:date="2021-02-08T19:12:00Z">
        <w:r w:rsidR="003318C1">
          <w:rPr>
            <w:rFonts w:ascii="Calibri" w:hAnsi="Calibri" w:cs="Calibri"/>
            <w:lang w:val="it-IT"/>
          </w:rPr>
          <w:t xml:space="preserve"> ancora</w:t>
        </w:r>
      </w:ins>
      <w:ins w:id="699" w:author="Martina Nolletti" w:date="2021-02-08T19:11:00Z">
        <w:r w:rsidRPr="008114D7">
          <w:rPr>
            <w:rFonts w:ascii="Calibri" w:hAnsi="Calibri" w:cs="Calibri"/>
            <w:lang w:val="it-IT"/>
            <w:rPrChange w:id="700" w:author="Martina Nolletti" w:date="2021-02-08T19:11:00Z">
              <w:rPr>
                <w:rFonts w:ascii="Calibri" w:hAnsi="Calibri" w:cs="Calibri"/>
                <w:b/>
                <w:bCs/>
                <w:lang w:val="it-IT"/>
              </w:rPr>
            </w:rPrChange>
          </w:rPr>
          <w:t xml:space="preserve"> la possibilità di poter accedere al sistema mediante l’utilizzo di uno smartphone</w:t>
        </w:r>
      </w:ins>
      <w:ins w:id="701" w:author="Martina Nolletti" w:date="2021-02-08T19:12:00Z">
        <w:r w:rsidR="003318C1">
          <w:rPr>
            <w:rFonts w:ascii="Calibri" w:hAnsi="Calibri" w:cs="Calibri"/>
            <w:lang w:val="it-IT"/>
          </w:rPr>
          <w:t xml:space="preserve"> o di un sistema operativo diverso da Windows</w:t>
        </w:r>
      </w:ins>
      <w:ins w:id="702" w:author="Martina Nolletti" w:date="2021-02-08T19:11:00Z">
        <w:r w:rsidRPr="008114D7">
          <w:rPr>
            <w:rFonts w:ascii="Calibri" w:hAnsi="Calibri" w:cs="Calibri"/>
            <w:lang w:val="it-IT"/>
            <w:rPrChange w:id="703" w:author="Martina Nolletti" w:date="2021-02-08T19:11:00Z">
              <w:rPr>
                <w:rFonts w:ascii="Calibri" w:hAnsi="Calibri" w:cs="Calibri"/>
                <w:b/>
                <w:bCs/>
                <w:lang w:val="it-IT"/>
              </w:rPr>
            </w:rPrChange>
          </w:rPr>
          <w:t>.</w:t>
        </w:r>
      </w:ins>
    </w:p>
    <w:p w14:paraId="5B62AE46" w14:textId="77777777" w:rsidR="00EB780A" w:rsidRDefault="00EB780A" w:rsidP="008035A9">
      <w:pPr>
        <w:rPr>
          <w:ins w:id="704" w:author="Martina Nolletti" w:date="2021-02-08T19:45:00Z"/>
          <w:rFonts w:ascii="Calibri" w:hAnsi="Calibri" w:cs="Calibri"/>
          <w:lang w:val="it-IT"/>
        </w:rPr>
      </w:pPr>
    </w:p>
    <w:p w14:paraId="0DF9B179" w14:textId="7B5FF94D" w:rsidR="00EB780A" w:rsidRDefault="00EB780A" w:rsidP="00EB780A">
      <w:pPr>
        <w:numPr>
          <w:ilvl w:val="0"/>
          <w:numId w:val="32"/>
        </w:numPr>
        <w:rPr>
          <w:ins w:id="705" w:author="Martina Nolletti" w:date="2021-02-08T19:45:00Z"/>
          <w:rFonts w:ascii="Calibri" w:hAnsi="Calibri" w:cs="Calibri"/>
          <w:b/>
          <w:bCs/>
          <w:lang w:val="it-IT"/>
        </w:rPr>
      </w:pPr>
      <w:ins w:id="706" w:author="Martina Nolletti" w:date="2021-02-08T19:45:00Z">
        <w:r w:rsidRPr="00922D9A">
          <w:rPr>
            <w:rFonts w:ascii="Calibri" w:hAnsi="Calibri" w:cs="Calibri"/>
            <w:b/>
            <w:bCs/>
            <w:lang w:val="it-IT"/>
          </w:rPr>
          <w:t>RE</w:t>
        </w:r>
      </w:ins>
      <w:ins w:id="707" w:author="Martina Nolletti" w:date="2021-02-08T19:46:00Z">
        <w:r>
          <w:rPr>
            <w:rFonts w:ascii="Calibri" w:hAnsi="Calibri" w:cs="Calibri"/>
            <w:b/>
            <w:bCs/>
            <w:lang w:val="it-IT"/>
          </w:rPr>
          <w:t>10</w:t>
        </w:r>
      </w:ins>
      <w:ins w:id="708" w:author="Martina Nolletti" w:date="2021-02-08T19:45:00Z">
        <w:r w:rsidRPr="00922D9A">
          <w:rPr>
            <w:rFonts w:ascii="Calibri" w:hAnsi="Calibri" w:cs="Calibri"/>
            <w:b/>
            <w:bCs/>
            <w:lang w:val="it-IT"/>
          </w:rPr>
          <w:t xml:space="preserve">: </w:t>
        </w:r>
      </w:ins>
      <w:ins w:id="709" w:author="Martina Nolletti" w:date="2021-02-08T19:46:00Z">
        <w:r>
          <w:rPr>
            <w:rFonts w:ascii="Calibri" w:hAnsi="Calibri" w:cs="Calibri"/>
            <w:b/>
            <w:bCs/>
            <w:lang w:val="it-IT"/>
          </w:rPr>
          <w:t>Cifratura dei dati sensibili</w:t>
        </w:r>
      </w:ins>
    </w:p>
    <w:p w14:paraId="7C1FC82B" w14:textId="3885E46F" w:rsidR="00EB780A" w:rsidRPr="001735AD" w:rsidRDefault="004F5A59" w:rsidP="001735AD">
      <w:pPr>
        <w:rPr>
          <w:rFonts w:ascii="Calibri" w:hAnsi="Calibri" w:cs="Calibri"/>
          <w:lang w:val="it-IT"/>
        </w:rPr>
      </w:pPr>
      <w:ins w:id="710" w:author="Martina Nolletti" w:date="2021-02-08T19:47:00Z">
        <w:r>
          <w:rPr>
            <w:rFonts w:ascii="Calibri" w:hAnsi="Calibri" w:cs="Calibri"/>
            <w:lang w:val="it-IT"/>
          </w:rPr>
          <w:t>La cifratura dei dati sensibili non è stata implementata in quanto richiede una conoscenza approfondita dei vari protocolli di sicurezza e della loro gestione. Non sarà presente in questa prima fase del prot</w:t>
        </w:r>
      </w:ins>
      <w:ins w:id="711" w:author="Martina Nolletti" w:date="2021-02-08T19:48:00Z">
        <w:r>
          <w:rPr>
            <w:rFonts w:ascii="Calibri" w:hAnsi="Calibri" w:cs="Calibri"/>
            <w:lang w:val="it-IT"/>
          </w:rPr>
          <w:t>otipo.</w:t>
        </w:r>
      </w:ins>
    </w:p>
    <w:p w14:paraId="50A235D9" w14:textId="03995783" w:rsidR="001735AD" w:rsidRDefault="001735AD" w:rsidP="001735AD">
      <w:pPr>
        <w:rPr>
          <w:ins w:id="712" w:author="Martina Nolletti" w:date="2021-02-08T22:03:00Z"/>
          <w:rFonts w:ascii="Calibri" w:hAnsi="Calibri" w:cs="Calibri"/>
          <w:color w:val="4F81BD"/>
          <w:lang w:val="it-IT"/>
        </w:rPr>
      </w:pPr>
    </w:p>
    <w:p w14:paraId="2CBEE042" w14:textId="31AE0923" w:rsidR="00F2725C" w:rsidRDefault="00F2725C" w:rsidP="001735AD">
      <w:pPr>
        <w:rPr>
          <w:ins w:id="713" w:author="Martina Nolletti" w:date="2021-02-08T22:03:00Z"/>
          <w:rFonts w:ascii="Calibri" w:hAnsi="Calibri" w:cs="Calibri"/>
          <w:color w:val="4F81BD"/>
          <w:lang w:val="it-IT"/>
        </w:rPr>
      </w:pPr>
    </w:p>
    <w:p w14:paraId="7CA1504A" w14:textId="52B46B5B" w:rsidR="00F2725C" w:rsidRDefault="00F2725C" w:rsidP="001735AD">
      <w:pPr>
        <w:rPr>
          <w:ins w:id="714" w:author="Martina Nolletti" w:date="2021-02-08T22:03:00Z"/>
          <w:rFonts w:ascii="Calibri" w:hAnsi="Calibri" w:cs="Calibri"/>
          <w:color w:val="4F81BD"/>
          <w:lang w:val="it-IT"/>
        </w:rPr>
      </w:pPr>
    </w:p>
    <w:p w14:paraId="6E875334" w14:textId="46A11F50" w:rsidR="00F2725C" w:rsidRDefault="00F2725C" w:rsidP="001735AD">
      <w:pPr>
        <w:rPr>
          <w:ins w:id="715" w:author="Martina Nolletti" w:date="2021-02-08T22:03:00Z"/>
          <w:rFonts w:ascii="Calibri" w:hAnsi="Calibri" w:cs="Calibri"/>
          <w:color w:val="4F81BD"/>
          <w:lang w:val="it-IT"/>
        </w:rPr>
      </w:pPr>
    </w:p>
    <w:p w14:paraId="2E3B1C73" w14:textId="77777777" w:rsidR="00F2725C" w:rsidRPr="001735AD" w:rsidRDefault="00F2725C" w:rsidP="001735AD">
      <w:pPr>
        <w:rPr>
          <w:rFonts w:ascii="Calibri" w:hAnsi="Calibri" w:cs="Calibri"/>
          <w:color w:val="4F81BD"/>
          <w:lang w:val="it-IT"/>
        </w:rPr>
      </w:pPr>
    </w:p>
    <w:p w14:paraId="79F8B639" w14:textId="77777777" w:rsidR="001735AD" w:rsidRPr="001F2591"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716" w:name="_Toc63878158"/>
      <w:r w:rsidRPr="001F2591">
        <w:rPr>
          <w:rFonts w:ascii="Calibri" w:hAnsi="Calibri" w:cs="Calibri"/>
          <w:b/>
          <w:bCs/>
          <w:i/>
          <w:iCs/>
          <w:spacing w:val="5"/>
          <w:kern w:val="28"/>
          <w:sz w:val="28"/>
          <w:szCs w:val="52"/>
          <w:lang w:val="it-IT"/>
        </w:rPr>
        <w:t>B.5 Assunzioni</w:t>
      </w:r>
      <w:bookmarkEnd w:id="716"/>
    </w:p>
    <w:p w14:paraId="5573943A"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AS1) Rete internet per gli operatori</w:t>
      </w:r>
    </w:p>
    <w:p w14:paraId="4E0A6816"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Gli operatori di seggio hanno bisogno di una connessione Wi-Fi, nel giorno e nel luogo delle votazioni, per usufruire delle funzionalità del sistema. Verranno fornite le credenziali per l’accesso alla rete dalla segreteria. Una volta ottenute tali credenziali, l’operatore potrà accedere alla lista degli utenti prenotati, confermarne la presenza e, a chiusura delle votazioni, inserire i risultati.</w:t>
      </w:r>
    </w:p>
    <w:p w14:paraId="0047E6DE"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AS2) Attrezzatura necessaria per gli operatori di seggio</w:t>
      </w:r>
    </w:p>
    <w:p w14:paraId="61708214" w14:textId="738C15C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 xml:space="preserve">Gli operatori di seggio potranno accedere alla piattaforma tramite il proprio smartphone, tablet o pc. Nel caso in cui non ne siano provvisti o non ci sia compatibilità col sistema (ad esempio a causa della versione del sistema operativo troppo datata), verrà fornito loro </w:t>
      </w:r>
      <w:r w:rsidR="002A2EDE">
        <w:rPr>
          <w:rFonts w:ascii="Calibri" w:hAnsi="Calibri" w:cs="Calibri"/>
          <w:lang w:val="it-IT" w:eastAsia="en-GB"/>
        </w:rPr>
        <w:t xml:space="preserve">dalla segreteria o da terze parti </w:t>
      </w:r>
      <w:r w:rsidRPr="001735AD">
        <w:rPr>
          <w:rFonts w:ascii="Calibri" w:hAnsi="Calibri" w:cs="Calibri"/>
          <w:lang w:val="it-IT" w:eastAsia="en-GB"/>
        </w:rPr>
        <w:t>un dispositivo in grado di accedere al sistema.</w:t>
      </w:r>
    </w:p>
    <w:p w14:paraId="343B1248"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AS3) Candidati registrati dalla segreteria</w:t>
      </w:r>
    </w:p>
    <w:p w14:paraId="5939344A" w14:textId="4816A421"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Al momento della creazione dell’evento, da parte della segreteria, i candidati si recheranno dalla stessa per compilare il modulo per la “Richiesta Candidatura” e forniranno il proprio documento di riconoscimento. In questo modo, l’evento creato avrà già le liste dei candidati e non sarà competenza del sistema proporre la loro candidatura.</w:t>
      </w:r>
      <w:ins w:id="717" w:author="Martina Nolletti" w:date="2021-02-08T18:24:00Z">
        <w:r w:rsidR="00620B4A">
          <w:rPr>
            <w:rFonts w:ascii="Calibri" w:hAnsi="Calibri" w:cs="Calibri"/>
            <w:lang w:val="it-IT" w:eastAsia="en-GB"/>
          </w:rPr>
          <w:t xml:space="preserve"> All’interno del sistema i candidati della segreteria saranno al massimo 7.</w:t>
        </w:r>
      </w:ins>
    </w:p>
    <w:p w14:paraId="0297D673" w14:textId="77777777" w:rsidR="001735AD" w:rsidRPr="001735AD" w:rsidRDefault="001735AD" w:rsidP="001735AD">
      <w:pPr>
        <w:numPr>
          <w:ilvl w:val="0"/>
          <w:numId w:val="65"/>
        </w:numPr>
        <w:spacing w:before="100" w:beforeAutospacing="1" w:after="100" w:afterAutospacing="1"/>
        <w:rPr>
          <w:rFonts w:ascii="Calibri" w:hAnsi="Calibri" w:cs="Calibri"/>
          <w:lang w:val="it-IT" w:eastAsia="en-GB"/>
        </w:rPr>
      </w:pPr>
      <w:r w:rsidRPr="001735AD">
        <w:rPr>
          <w:rFonts w:ascii="Calibri" w:hAnsi="Calibri" w:cs="Calibri"/>
          <w:b/>
          <w:bCs/>
          <w:lang w:val="it-IT" w:eastAsia="en-GB"/>
        </w:rPr>
        <w:t>AS4) Molteplicità eventi</w:t>
      </w:r>
    </w:p>
    <w:p w14:paraId="160AABE8" w14:textId="15D9A5DD"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La segreteria può creare più eventi nello stesso giorno. Ad ogni evento verrà assegnato un identificatore e il motivo della sua creazione. Il sistema permetterà di gestire parallelamente e in maniera univoca tutti gli eventi che si svolgeranno</w:t>
      </w:r>
      <w:r w:rsidR="00D16B1D">
        <w:rPr>
          <w:rFonts w:ascii="Calibri" w:hAnsi="Calibri" w:cs="Calibri"/>
          <w:lang w:val="it-IT" w:eastAsia="en-GB"/>
        </w:rPr>
        <w:t xml:space="preserve"> nelle date specificate</w:t>
      </w:r>
      <w:r w:rsidRPr="001735AD">
        <w:rPr>
          <w:rFonts w:ascii="Calibri" w:hAnsi="Calibri" w:cs="Calibri"/>
          <w:lang w:val="it-IT" w:eastAsia="en-GB"/>
        </w:rPr>
        <w:t>.</w:t>
      </w:r>
    </w:p>
    <w:p w14:paraId="3271AA9E"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AS5) Modifica turnazioni</w:t>
      </w:r>
    </w:p>
    <w:p w14:paraId="4DAB36E1" w14:textId="59D5BF35"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modifiche riguardanti le turnazioni degli operatori vengono effettuate solo in casi di esigenze valide. L’alterazione delle stesse può avvenire entro e non oltre 48 ore dall’inizio delle votazioni.</w:t>
      </w:r>
    </w:p>
    <w:p w14:paraId="3C653A84"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AS6) Disponibilità operatori</w:t>
      </w:r>
    </w:p>
    <w:p w14:paraId="1282BF8F" w14:textId="1BD0E82C"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lastRenderedPageBreak/>
        <w:t xml:space="preserve">Gli operatori sono sempre disponibili nei turni di lavoro assegnati dall’amministratore (durante le giornate in cui si svolgono gli eventi), salvo che per esigenze comprovate. In tal caso l’operatore dovrà inviare per </w:t>
      </w:r>
      <w:r w:rsidR="00711CE0" w:rsidRPr="001735AD">
        <w:rPr>
          <w:rFonts w:ascii="Calibri" w:hAnsi="Calibri" w:cs="Calibri"/>
          <w:lang w:val="it-IT" w:eastAsia="en-GB"/>
        </w:rPr>
        <w:t>e-mail</w:t>
      </w:r>
      <w:r w:rsidRPr="001735AD">
        <w:rPr>
          <w:rFonts w:ascii="Calibri" w:hAnsi="Calibri" w:cs="Calibri"/>
          <w:lang w:val="it-IT" w:eastAsia="en-GB"/>
        </w:rPr>
        <w:t xml:space="preserve"> documento di riconoscimento e certificato che attesti l’esigenza espressa o alternativamente può recarsi presso la segreteria e portare tali documenti. Un operatore non è disponibile anche quando nello stesso seggio e nella stessa giornata ha un turno di lavoro.</w:t>
      </w:r>
    </w:p>
    <w:p w14:paraId="3CFB901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AS7) Documento di riconoscimento necessario</w:t>
      </w:r>
    </w:p>
    <w:p w14:paraId="19D48719" w14:textId="3867A7C5" w:rsidR="001735AD" w:rsidRPr="001735AD" w:rsidRDefault="0074412F" w:rsidP="001735AD">
      <w:pPr>
        <w:spacing w:before="100" w:beforeAutospacing="1" w:after="100" w:afterAutospacing="1"/>
        <w:rPr>
          <w:rFonts w:ascii="Calibri" w:hAnsi="Calibri" w:cs="Calibri"/>
          <w:lang w:val="it-IT" w:eastAsia="en-GB"/>
        </w:rPr>
      </w:pPr>
      <w:r>
        <w:rPr>
          <w:rFonts w:ascii="Calibri" w:hAnsi="Calibri" w:cs="Calibri"/>
          <w:lang w:val="it-IT" w:eastAsia="en-GB"/>
        </w:rPr>
        <w:t xml:space="preserve">Il sistema non si occuperà della gestione per il riconoscimento della votazione in presenza. </w:t>
      </w:r>
      <w:proofErr w:type="gramStart"/>
      <w:r>
        <w:rPr>
          <w:rFonts w:ascii="Calibri" w:hAnsi="Calibri" w:cs="Calibri"/>
          <w:lang w:val="it-IT" w:eastAsia="en-GB"/>
        </w:rPr>
        <w:t>Comunque</w:t>
      </w:r>
      <w:proofErr w:type="gramEnd"/>
      <w:r>
        <w:rPr>
          <w:rFonts w:ascii="Calibri" w:hAnsi="Calibri" w:cs="Calibri"/>
          <w:lang w:val="it-IT" w:eastAsia="en-GB"/>
        </w:rPr>
        <w:t xml:space="preserve"> g</w:t>
      </w:r>
      <w:r w:rsidR="001735AD" w:rsidRPr="001735AD">
        <w:rPr>
          <w:rFonts w:ascii="Calibri" w:hAnsi="Calibri" w:cs="Calibri"/>
          <w:lang w:val="it-IT" w:eastAsia="en-GB"/>
        </w:rPr>
        <w:t>li elettori, che si recano in presenza per votare, devono necessariamente avere un documento di riconoscimento. Sprovvisti di tale documento, non potranno votare e verranno considerati dagli operatori di seggio come “assenti”.</w:t>
      </w:r>
      <w:r>
        <w:rPr>
          <w:rFonts w:ascii="Calibri" w:hAnsi="Calibri" w:cs="Calibri"/>
          <w:lang w:val="it-IT" w:eastAsia="en-GB"/>
        </w:rPr>
        <w:t xml:space="preserve"> </w:t>
      </w:r>
    </w:p>
    <w:p w14:paraId="094F8667"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AS8) Scadenza prenotazioni votazioni in presenza e cambio modalità di voto</w:t>
      </w:r>
    </w:p>
    <w:p w14:paraId="4AE3D95C"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Le iscrizioni al seggio e il cambiamento delle modalità di voto possono avvenire entro e non oltre 48 ore dall’inizio delle votazioni. La richiesta di un elettore per la prenotazione o per il cambio di modalità non verrà accettata dalla segreteria qualora tale limite temporale non venga rispettato.</w:t>
      </w:r>
    </w:p>
    <w:p w14:paraId="2216844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AS9) Scheda bianca per le votazioni online</w:t>
      </w:r>
    </w:p>
    <w:p w14:paraId="54DC5F52"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Per le votazioni online, l’elettore può esprimere la sua preferenza lasciando la scheda elettorale bianca. I voti vengono definiti BIANCHI se, cliccando sulla casella “VOTA”, non è stata scelta alcuna preferenza. Quest’ultimi si considerano comunque voti validi.</w:t>
      </w:r>
    </w:p>
    <w:p w14:paraId="25419EFD"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AS10) Scheda bianca o nulla per le votazioni in presenza</w:t>
      </w:r>
    </w:p>
    <w:p w14:paraId="617D0D5A"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Per le votazioni in presenza, l’elettore può scegliere se consegnare la scheda elettorale bianca (senza esprimere la sua preferenza e senza alterarne il contenuto) o la scheda elettorale nulla (alterando il contenuto della stessa). I voti vengono definiti BIANCHI se non è stata scelta alcuna preferenza e NULLI se si esprime in maniera errata la propria decisione.</w:t>
      </w:r>
    </w:p>
    <w:p w14:paraId="15760D70"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AS11) Molteplicità account</w:t>
      </w:r>
    </w:p>
    <w:p w14:paraId="6CEE500F" w14:textId="77777777" w:rsidR="001735AD"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t>Un utente può possedere diverse tipologie di account (es. un operatore di seggio può avere anche un account da elettore).</w:t>
      </w:r>
    </w:p>
    <w:p w14:paraId="0D824F81"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AS12) Unicità tipologia account</w:t>
      </w:r>
    </w:p>
    <w:p w14:paraId="1AD8FFDF" w14:textId="781528FF" w:rsidR="00D217B2" w:rsidRPr="001735AD" w:rsidRDefault="001735AD" w:rsidP="001735AD">
      <w:pPr>
        <w:spacing w:before="100" w:beforeAutospacing="1" w:after="100" w:afterAutospacing="1"/>
        <w:rPr>
          <w:rFonts w:ascii="Calibri" w:hAnsi="Calibri" w:cs="Calibri"/>
          <w:lang w:val="it-IT" w:eastAsia="en-GB"/>
        </w:rPr>
      </w:pPr>
      <w:r w:rsidRPr="001735AD">
        <w:rPr>
          <w:rFonts w:ascii="Calibri" w:hAnsi="Calibri" w:cs="Calibri"/>
          <w:lang w:val="it-IT" w:eastAsia="en-GB"/>
        </w:rPr>
        <w:lastRenderedPageBreak/>
        <w:t>Un utente può possedere al massimo un account per ogni tipologia (es. un utente può avere un solo account da operatore di seggio).</w:t>
      </w:r>
    </w:p>
    <w:p w14:paraId="7A026E15"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AS13) Uso dello scanner</w:t>
      </w:r>
    </w:p>
    <w:p w14:paraId="4A460B59" w14:textId="5ED2A92F" w:rsidR="001735AD" w:rsidRPr="001735AD" w:rsidRDefault="001735AD" w:rsidP="001F2591">
      <w:pPr>
        <w:rPr>
          <w:rFonts w:ascii="Calibri" w:hAnsi="Calibri" w:cs="Calibri"/>
          <w:lang w:val="it-IT"/>
        </w:rPr>
      </w:pPr>
      <w:r w:rsidRPr="001735AD">
        <w:rPr>
          <w:rFonts w:ascii="Calibri" w:hAnsi="Calibri" w:cs="Calibri"/>
          <w:lang w:val="it-IT" w:eastAsia="en-GB"/>
        </w:rPr>
        <w:t xml:space="preserve">L’utilizzo dello scanner prevede, all’interno di esso, un software in grado di leggere le schede elettorali e di identificare le schede nulle da quelle bianche, quelle a favore e quelle contro. </w:t>
      </w:r>
      <w:proofErr w:type="gramStart"/>
      <w:r w:rsidRPr="001735AD">
        <w:rPr>
          <w:rFonts w:ascii="Calibri" w:hAnsi="Calibri" w:cs="Calibri"/>
          <w:lang w:val="it-IT" w:eastAsia="en-GB"/>
        </w:rPr>
        <w:t>Inoltre</w:t>
      </w:r>
      <w:proofErr w:type="gramEnd"/>
      <w:r w:rsidRPr="001735AD">
        <w:rPr>
          <w:rFonts w:ascii="Calibri" w:hAnsi="Calibri" w:cs="Calibri"/>
          <w:lang w:val="it-IT" w:eastAsia="en-GB"/>
        </w:rPr>
        <w:t xml:space="preserve"> il software stesso potrà generare automaticamente i report dei risultati e delle statistiche relative agli orari più affollati nel giorno delle elezioni.</w:t>
      </w:r>
      <w:r w:rsidR="0074412F">
        <w:rPr>
          <w:rFonts w:ascii="Calibri" w:hAnsi="Calibri" w:cs="Calibri"/>
          <w:lang w:val="it-IT" w:eastAsia="en-GB"/>
        </w:rPr>
        <w:t xml:space="preserve"> </w:t>
      </w:r>
      <w:r w:rsidR="000633A5">
        <w:rPr>
          <w:rFonts w:ascii="Calibri" w:hAnsi="Calibri" w:cs="Calibri"/>
          <w:lang w:val="it-IT"/>
        </w:rPr>
        <w:t>I</w:t>
      </w:r>
      <w:r w:rsidR="0074412F">
        <w:rPr>
          <w:rFonts w:ascii="Calibri" w:hAnsi="Calibri" w:cs="Calibri"/>
          <w:lang w:val="it-IT"/>
        </w:rPr>
        <w:t>l</w:t>
      </w:r>
      <w:r w:rsidR="0074412F" w:rsidRPr="001735AD">
        <w:rPr>
          <w:rFonts w:ascii="Calibri" w:hAnsi="Calibri" w:cs="Calibri"/>
          <w:lang w:val="it-IT"/>
        </w:rPr>
        <w:t xml:space="preserve"> software</w:t>
      </w:r>
      <w:r w:rsidR="0074412F">
        <w:rPr>
          <w:rFonts w:ascii="Calibri" w:hAnsi="Calibri" w:cs="Calibri"/>
          <w:lang w:val="it-IT"/>
        </w:rPr>
        <w:t xml:space="preserve"> utilizzato sarà</w:t>
      </w:r>
      <w:r w:rsidR="0074412F" w:rsidRPr="001735AD">
        <w:rPr>
          <w:rFonts w:ascii="Calibri" w:hAnsi="Calibri" w:cs="Calibri"/>
          <w:lang w:val="it-IT"/>
        </w:rPr>
        <w:t xml:space="preserve"> fornito da terze parti</w:t>
      </w:r>
      <w:r w:rsidR="0074412F">
        <w:rPr>
          <w:rFonts w:ascii="Calibri" w:hAnsi="Calibri" w:cs="Calibri"/>
          <w:lang w:val="it-IT"/>
        </w:rPr>
        <w:t>.</w:t>
      </w:r>
    </w:p>
    <w:p w14:paraId="7C2E2893" w14:textId="77777777" w:rsidR="001735AD" w:rsidRPr="001735AD" w:rsidRDefault="001735AD" w:rsidP="001735AD">
      <w:pPr>
        <w:numPr>
          <w:ilvl w:val="0"/>
          <w:numId w:val="65"/>
        </w:numPr>
        <w:spacing w:before="100" w:beforeAutospacing="1" w:after="100" w:afterAutospacing="1"/>
        <w:rPr>
          <w:rFonts w:ascii="Calibri" w:hAnsi="Calibri" w:cs="Calibri"/>
          <w:b/>
          <w:bCs/>
          <w:lang w:val="it-IT" w:eastAsia="en-GB"/>
        </w:rPr>
      </w:pPr>
      <w:r w:rsidRPr="001735AD">
        <w:rPr>
          <w:rFonts w:ascii="Calibri" w:hAnsi="Calibri" w:cs="Calibri"/>
          <w:b/>
          <w:bCs/>
          <w:lang w:val="it-IT" w:eastAsia="en-GB"/>
        </w:rPr>
        <w:t>AS14) Obbligo iscrizione candidati</w:t>
      </w:r>
    </w:p>
    <w:p w14:paraId="14A5229F" w14:textId="29E3305D" w:rsidR="005D68C5" w:rsidRPr="001735AD" w:rsidRDefault="00711CE0" w:rsidP="001F2591">
      <w:pPr>
        <w:spacing w:before="100" w:beforeAutospacing="1" w:after="100" w:afterAutospacing="1"/>
        <w:rPr>
          <w:rFonts w:ascii="Calibri" w:hAnsi="Calibri" w:cs="Calibri"/>
          <w:lang w:val="it-IT" w:eastAsia="en-GB"/>
        </w:rPr>
      </w:pPr>
      <w:r w:rsidRPr="001735AD">
        <w:rPr>
          <w:rFonts w:ascii="Calibri" w:hAnsi="Calibri" w:cs="Calibri"/>
          <w:lang w:val="it-IT" w:eastAsia="en-GB"/>
        </w:rPr>
        <w:t>Tutti i candidati relativi ad un evento</w:t>
      </w:r>
      <w:r w:rsidR="001735AD" w:rsidRPr="001735AD">
        <w:rPr>
          <w:rFonts w:ascii="Calibri" w:hAnsi="Calibri" w:cs="Calibri"/>
          <w:lang w:val="it-IT" w:eastAsia="en-GB"/>
        </w:rPr>
        <w:t xml:space="preserve"> devono essere necessariamente registrati al sistema come “Elettori”.</w:t>
      </w:r>
    </w:p>
    <w:p w14:paraId="1E2DE908" w14:textId="5A8E30D6" w:rsidR="005D68C5" w:rsidRPr="001735AD" w:rsidRDefault="005D68C5" w:rsidP="005D68C5">
      <w:pPr>
        <w:numPr>
          <w:ilvl w:val="0"/>
          <w:numId w:val="84"/>
        </w:numPr>
        <w:rPr>
          <w:rFonts w:ascii="Calibri" w:hAnsi="Calibri" w:cs="Calibri"/>
          <w:lang w:val="it-IT" w:eastAsia="en-GB"/>
        </w:rPr>
      </w:pPr>
      <w:r>
        <w:rPr>
          <w:rFonts w:ascii="Calibri" w:hAnsi="Calibri" w:cs="Calibri"/>
          <w:b/>
          <w:bCs/>
          <w:lang w:val="it-IT"/>
        </w:rPr>
        <w:t>AS1</w:t>
      </w:r>
      <w:r w:rsidR="0074412F">
        <w:rPr>
          <w:rFonts w:ascii="Calibri" w:hAnsi="Calibri" w:cs="Calibri"/>
          <w:b/>
          <w:bCs/>
          <w:lang w:val="it-IT"/>
        </w:rPr>
        <w:t>5</w:t>
      </w:r>
      <w:r>
        <w:rPr>
          <w:rFonts w:ascii="Calibri" w:hAnsi="Calibri" w:cs="Calibri"/>
          <w:b/>
          <w:bCs/>
          <w:lang w:val="it-IT"/>
        </w:rPr>
        <w:t>)</w:t>
      </w:r>
      <w:r w:rsidRPr="001735AD">
        <w:rPr>
          <w:rFonts w:ascii="Calibri" w:hAnsi="Calibri" w:cs="Calibri"/>
          <w:b/>
          <w:bCs/>
          <w:lang w:val="it-IT"/>
        </w:rPr>
        <w:t xml:space="preserve"> Riconoscimento votazione online</w:t>
      </w:r>
    </w:p>
    <w:p w14:paraId="6251A561" w14:textId="04F16D83" w:rsidR="005D68C5" w:rsidDel="00411430" w:rsidRDefault="005D68C5" w:rsidP="005D68C5">
      <w:pPr>
        <w:rPr>
          <w:del w:id="718" w:author="Martina Nolletti" w:date="2021-02-08T18:24:00Z"/>
          <w:rFonts w:ascii="Calibri" w:hAnsi="Calibri" w:cs="Calibri"/>
          <w:lang w:val="it-IT"/>
        </w:rPr>
      </w:pPr>
      <w:r w:rsidRPr="001735AD">
        <w:rPr>
          <w:rFonts w:ascii="Calibri" w:hAnsi="Calibri" w:cs="Calibri"/>
          <w:lang w:val="it-IT"/>
        </w:rPr>
        <w:t>Il riconoscimento via webcam, utilizzato per le votazioni online, si baserà su un software fornito da terze parti in grado di identificare l’elettore che vuole accedere alla scheda elettorale virtuale, per un determinato evento.</w:t>
      </w:r>
    </w:p>
    <w:p w14:paraId="3D02FB07" w14:textId="77777777" w:rsidR="00411430" w:rsidRDefault="00411430" w:rsidP="00C275FD">
      <w:pPr>
        <w:rPr>
          <w:ins w:id="719" w:author="Martina Nolletti" w:date="2021-02-08T19:13:00Z"/>
          <w:rFonts w:ascii="Calibri" w:hAnsi="Calibri" w:cs="Calibri"/>
          <w:lang w:val="it-IT" w:eastAsia="en-GB"/>
        </w:rPr>
      </w:pPr>
    </w:p>
    <w:p w14:paraId="2E4DBD2A" w14:textId="77777777" w:rsidR="00C275FD" w:rsidRPr="001735AD" w:rsidRDefault="00C275FD" w:rsidP="005D68C5">
      <w:pPr>
        <w:rPr>
          <w:ins w:id="720" w:author="Martina Nolletti" w:date="2021-02-08T18:24:00Z"/>
          <w:rFonts w:ascii="Calibri" w:hAnsi="Calibri" w:cs="Calibri"/>
          <w:lang w:val="it-IT"/>
        </w:rPr>
      </w:pPr>
    </w:p>
    <w:p w14:paraId="4F6A1132" w14:textId="7CC4FA12" w:rsidR="001735AD" w:rsidDel="00C275FD" w:rsidRDefault="001735AD" w:rsidP="001735AD">
      <w:pPr>
        <w:spacing w:before="100" w:beforeAutospacing="1" w:after="100" w:afterAutospacing="1"/>
        <w:rPr>
          <w:del w:id="721" w:author="Martina Nolletti" w:date="2021-02-08T18:24:00Z"/>
          <w:rFonts w:ascii="Calibri" w:hAnsi="Calibri" w:cs="Calibri"/>
          <w:lang w:val="it-IT" w:eastAsia="en-GB"/>
        </w:rPr>
      </w:pPr>
    </w:p>
    <w:p w14:paraId="2BBA6CC4" w14:textId="29EB6828" w:rsidR="0024036B" w:rsidDel="00A61395" w:rsidRDefault="0024036B" w:rsidP="001735AD">
      <w:pPr>
        <w:spacing w:before="100" w:beforeAutospacing="1" w:after="100" w:afterAutospacing="1"/>
        <w:rPr>
          <w:del w:id="722" w:author="Martina Nolletti" w:date="2021-02-07T10:11:00Z"/>
          <w:rFonts w:ascii="Calibri" w:hAnsi="Calibri" w:cs="Calibri"/>
          <w:lang w:val="it-IT" w:eastAsia="en-GB"/>
        </w:rPr>
      </w:pPr>
    </w:p>
    <w:p w14:paraId="47078EE9" w14:textId="50759636" w:rsidR="0024036B" w:rsidDel="00A61395" w:rsidRDefault="0024036B" w:rsidP="001735AD">
      <w:pPr>
        <w:spacing w:before="100" w:beforeAutospacing="1" w:after="100" w:afterAutospacing="1"/>
        <w:rPr>
          <w:del w:id="723" w:author="Martina Nolletti" w:date="2021-02-07T10:11:00Z"/>
          <w:rFonts w:ascii="Calibri" w:hAnsi="Calibri" w:cs="Calibri"/>
          <w:lang w:val="it-IT" w:eastAsia="en-GB"/>
        </w:rPr>
      </w:pPr>
    </w:p>
    <w:p w14:paraId="4A107048" w14:textId="1D49431E" w:rsidR="0024036B" w:rsidDel="00A61395" w:rsidRDefault="0024036B" w:rsidP="001735AD">
      <w:pPr>
        <w:spacing w:before="100" w:beforeAutospacing="1" w:after="100" w:afterAutospacing="1"/>
        <w:rPr>
          <w:del w:id="724" w:author="Martina Nolletti" w:date="2021-02-07T10:11:00Z"/>
          <w:rFonts w:ascii="Calibri" w:hAnsi="Calibri" w:cs="Calibri"/>
          <w:lang w:val="it-IT" w:eastAsia="en-GB"/>
        </w:rPr>
      </w:pPr>
    </w:p>
    <w:p w14:paraId="1EA0A147" w14:textId="77777777" w:rsidR="0024036B" w:rsidRPr="001735AD" w:rsidRDefault="0024036B">
      <w:pPr>
        <w:rPr>
          <w:rFonts w:ascii="Calibri" w:hAnsi="Calibri" w:cs="Calibri"/>
          <w:lang w:val="it-IT" w:eastAsia="en-GB"/>
        </w:rPr>
        <w:pPrChange w:id="725" w:author="Martina Nolletti" w:date="2021-02-08T18:24:00Z">
          <w:pPr>
            <w:spacing w:before="100" w:beforeAutospacing="1" w:after="100" w:afterAutospacing="1"/>
          </w:pPr>
        </w:pPrChange>
      </w:pPr>
    </w:p>
    <w:p w14:paraId="33228D2C" w14:textId="77777777"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it-IT"/>
        </w:rPr>
      </w:pPr>
      <w:bookmarkStart w:id="726" w:name="_Toc63878159"/>
      <w:r w:rsidRPr="001735AD">
        <w:rPr>
          <w:rFonts w:ascii="Calibri" w:hAnsi="Calibri" w:cs="Calibri"/>
          <w:b/>
          <w:bCs/>
          <w:i/>
          <w:iCs/>
          <w:spacing w:val="5"/>
          <w:kern w:val="28"/>
          <w:sz w:val="28"/>
          <w:szCs w:val="52"/>
          <w:lang w:val="it-IT"/>
        </w:rPr>
        <w:t xml:space="preserve">B.6 Use Case </w:t>
      </w:r>
      <w:proofErr w:type="spellStart"/>
      <w:r w:rsidRPr="001735AD">
        <w:rPr>
          <w:rFonts w:ascii="Calibri" w:hAnsi="Calibri" w:cs="Calibri"/>
          <w:b/>
          <w:bCs/>
          <w:i/>
          <w:iCs/>
          <w:spacing w:val="5"/>
          <w:kern w:val="28"/>
          <w:sz w:val="28"/>
          <w:szCs w:val="52"/>
          <w:lang w:val="it-IT"/>
        </w:rPr>
        <w:t>Diagrams</w:t>
      </w:r>
      <w:bookmarkEnd w:id="726"/>
      <w:proofErr w:type="spellEnd"/>
    </w:p>
    <w:p w14:paraId="4F8E9AF0"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A4: Elettore in presenza</w:t>
      </w:r>
    </w:p>
    <w:p w14:paraId="2CDACDBE"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in presenza è un attore la cui richiesta di prenotazione in seggio è confermata. Le sue funzionalità sono: cambiare la modalità di voto, effettuare il riconoscimento in seggio ed effettuare la votazione in presenza.</w:t>
      </w:r>
    </w:p>
    <w:p w14:paraId="6113C2B8" w14:textId="77777777" w:rsidR="001735AD" w:rsidRPr="001735AD" w:rsidRDefault="001735AD" w:rsidP="001735AD">
      <w:pPr>
        <w:rPr>
          <w:rFonts w:ascii="Calibri" w:hAnsi="Calibri" w:cs="Calibri"/>
          <w:b/>
          <w:bCs/>
          <w:lang w:val="it-IT"/>
        </w:rPr>
      </w:pPr>
    </w:p>
    <w:p w14:paraId="4E21FEBC"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A5: Elettore online</w:t>
      </w:r>
    </w:p>
    <w:p w14:paraId="09364FBC" w14:textId="77777777" w:rsidR="001735AD" w:rsidRPr="001735AD" w:rsidRDefault="001735AD" w:rsidP="001F2591">
      <w:pPr>
        <w:rPr>
          <w:rFonts w:ascii="Calibri" w:hAnsi="Calibri" w:cs="Calibri"/>
          <w:lang w:val="it-IT"/>
        </w:rPr>
      </w:pPr>
      <w:r w:rsidRPr="001735AD">
        <w:rPr>
          <w:rFonts w:ascii="Calibri" w:hAnsi="Calibri" w:cs="Calibri"/>
          <w:lang w:val="it-IT"/>
        </w:rPr>
        <w:t>Attore figlio relativo all’attore padre Elettore. Un elettore online è un attore la cui richiesta di prenotazione online è confermata e che può effettuare la votazione da remoto.</w:t>
      </w:r>
    </w:p>
    <w:p w14:paraId="039DA62F" w14:textId="77777777" w:rsidR="001735AD" w:rsidRPr="001735AD" w:rsidRDefault="001735AD" w:rsidP="001735AD">
      <w:pPr>
        <w:rPr>
          <w:rFonts w:ascii="Calibri" w:hAnsi="Calibri" w:cs="Calibri"/>
          <w:b/>
          <w:bCs/>
          <w:lang w:val="it-IT"/>
        </w:rPr>
      </w:pPr>
    </w:p>
    <w:p w14:paraId="51FD061B" w14:textId="77777777" w:rsidR="001735AD" w:rsidRPr="001735AD" w:rsidRDefault="001735AD" w:rsidP="001735AD">
      <w:pPr>
        <w:numPr>
          <w:ilvl w:val="0"/>
          <w:numId w:val="68"/>
        </w:numPr>
        <w:rPr>
          <w:rFonts w:ascii="Calibri" w:hAnsi="Calibri" w:cs="Calibri"/>
          <w:b/>
          <w:bCs/>
          <w:lang w:val="it-IT"/>
        </w:rPr>
      </w:pPr>
      <w:r w:rsidRPr="001735AD">
        <w:rPr>
          <w:rFonts w:ascii="Calibri" w:hAnsi="Calibri" w:cs="Calibri"/>
          <w:b/>
          <w:bCs/>
          <w:lang w:val="it-IT"/>
        </w:rPr>
        <w:t>A6: Scanner</w:t>
      </w:r>
    </w:p>
    <w:p w14:paraId="4E0AEE9F" w14:textId="77777777" w:rsidR="00582DA9" w:rsidRDefault="001735AD" w:rsidP="001F2591">
      <w:pPr>
        <w:rPr>
          <w:rFonts w:ascii="Calibri" w:hAnsi="Calibri" w:cs="Calibri"/>
          <w:lang w:val="it-IT"/>
        </w:rPr>
      </w:pPr>
      <w:r w:rsidRPr="001735AD">
        <w:rPr>
          <w:rFonts w:ascii="Calibri" w:hAnsi="Calibri" w:cs="Calibri"/>
          <w:lang w:val="it-IT"/>
        </w:rPr>
        <w:t>Attore utilizzato per la votazione in presenza. Lo scanner può essere usato per generare i report dei risultati e delle statistiche e per calcolare i voti in presenza.</w:t>
      </w:r>
    </w:p>
    <w:p w14:paraId="2BD5F83A" w14:textId="77777777" w:rsidR="00C32E70" w:rsidDel="009B2E2A" w:rsidRDefault="00C32E70" w:rsidP="001F2591">
      <w:pPr>
        <w:rPr>
          <w:del w:id="727" w:author="Martina Nolletti" w:date="2021-02-08T22:07:00Z"/>
          <w:rFonts w:ascii="Calibri" w:hAnsi="Calibri" w:cs="Calibri"/>
          <w:lang w:val="it-IT"/>
        </w:rPr>
      </w:pPr>
    </w:p>
    <w:p w14:paraId="6DC76D25" w14:textId="77777777" w:rsidR="00C275FD" w:rsidRDefault="00C275FD" w:rsidP="001F2591">
      <w:pPr>
        <w:rPr>
          <w:ins w:id="728" w:author="Martina Nolletti" w:date="2021-02-08T18:24:00Z"/>
          <w:rFonts w:ascii="Calibri" w:hAnsi="Calibri" w:cs="Calibri"/>
          <w:b/>
          <w:bCs/>
          <w:i/>
          <w:iCs/>
          <w:color w:val="FF0000"/>
          <w:u w:val="single"/>
          <w:lang w:val="it-IT"/>
        </w:rPr>
      </w:pPr>
    </w:p>
    <w:p w14:paraId="05C2B86D" w14:textId="1C4A69BE" w:rsidR="00582DA9" w:rsidRPr="00C32E70" w:rsidRDefault="00582DA9" w:rsidP="001F2591">
      <w:pPr>
        <w:rPr>
          <w:rFonts w:ascii="Calibri" w:hAnsi="Calibri" w:cs="Calibri"/>
          <w:b/>
          <w:bCs/>
          <w:i/>
          <w:iCs/>
          <w:color w:val="FF0000"/>
          <w:u w:val="single"/>
          <w:lang w:val="it-IT"/>
          <w:rPrChange w:id="729" w:author="Martina Nolletti" w:date="2021-01-25T23:38:00Z">
            <w:rPr>
              <w:rFonts w:ascii="Calibri" w:hAnsi="Calibri" w:cs="Calibri"/>
              <w:lang w:val="it-IT"/>
            </w:rPr>
          </w:rPrChange>
        </w:rPr>
      </w:pPr>
      <w:r w:rsidRPr="00C32E70">
        <w:rPr>
          <w:rFonts w:ascii="Calibri" w:hAnsi="Calibri" w:cs="Calibri"/>
          <w:b/>
          <w:bCs/>
          <w:i/>
          <w:iCs/>
          <w:color w:val="FF0000"/>
          <w:u w:val="single"/>
          <w:lang w:val="it-IT"/>
          <w:rPrChange w:id="730" w:author="Martina Nolletti" w:date="2021-01-25T23:38:00Z">
            <w:rPr>
              <w:rFonts w:ascii="Calibri" w:hAnsi="Calibri" w:cs="Calibri"/>
              <w:lang w:val="it-IT"/>
            </w:rPr>
          </w:rPrChange>
        </w:rPr>
        <w:t>In generale:</w:t>
      </w:r>
    </w:p>
    <w:p w14:paraId="1A29EBA4" w14:textId="69D9CBD3" w:rsidR="00582DA9" w:rsidRPr="001735AD" w:rsidRDefault="00582DA9" w:rsidP="00582DA9">
      <w:pPr>
        <w:rPr>
          <w:rFonts w:ascii="Calibri" w:hAnsi="Calibri" w:cs="Calibri"/>
          <w:lang w:val="it-IT"/>
        </w:rPr>
      </w:pPr>
      <w:r w:rsidRPr="00226993">
        <w:rPr>
          <w:rFonts w:ascii="Calibri" w:hAnsi="Calibri" w:cs="Calibri"/>
          <w:lang w:val="it-IT"/>
          <w:rPrChange w:id="731" w:author="Martina Nolletti" w:date="2021-01-25T21:01:00Z">
            <w:rPr>
              <w:rFonts w:ascii="Calibri" w:hAnsi="Calibri" w:cs="Calibri"/>
              <w:b/>
              <w:bCs/>
              <w:lang w:val="it-IT"/>
            </w:rPr>
          </w:rPrChange>
        </w:rPr>
        <w:t>L</w:t>
      </w:r>
      <w:r w:rsidRPr="001735AD">
        <w:rPr>
          <w:rFonts w:ascii="Calibri" w:hAnsi="Calibri" w:cs="Calibri"/>
          <w:lang w:val="it-IT"/>
        </w:rPr>
        <w:t>’amministratore, l’operatore e l’elettore accedono alla piattaforma per usufruire delle rispettive funzionalità.</w:t>
      </w:r>
    </w:p>
    <w:p w14:paraId="5541B557" w14:textId="77777777" w:rsidR="00582DA9" w:rsidRPr="001735AD" w:rsidRDefault="00582DA9" w:rsidP="00582DA9">
      <w:pPr>
        <w:rPr>
          <w:rFonts w:ascii="Calibri" w:hAnsi="Calibri" w:cs="Calibri"/>
          <w:lang w:val="it-IT" w:eastAsia="it-IT"/>
        </w:rPr>
      </w:pPr>
      <w:r w:rsidRPr="001735AD">
        <w:rPr>
          <w:rFonts w:ascii="Calibri" w:hAnsi="Calibri" w:cs="Calibri"/>
          <w:lang w:val="it-IT"/>
        </w:rPr>
        <w:lastRenderedPageBreak/>
        <w:t xml:space="preserve">L’amministratore di segreteria crea un evento specificando </w:t>
      </w:r>
      <w:r w:rsidRPr="001735AD">
        <w:rPr>
          <w:rFonts w:ascii="Calibri" w:hAnsi="Calibri" w:cs="Calibri"/>
          <w:lang w:val="it-IT" w:eastAsia="it-IT"/>
        </w:rPr>
        <w:t xml:space="preserve">il motivo, il regolamento, la data, l’ora di inizio e l’ora di fine, il luogo, gli utenti con diritto di voto e le liste da votare. </w:t>
      </w:r>
    </w:p>
    <w:p w14:paraId="54D69E6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Successivamente l’amministratore di segreteria assegna il turno di lavoro per gli operatori di seggio disponibili per quel determinato evento. Essi potranno visualizzare il turno sulla propria dashboard.</w:t>
      </w:r>
    </w:p>
    <w:p w14:paraId="4886A590" w14:textId="77777777" w:rsidR="00582DA9" w:rsidRPr="001735AD" w:rsidRDefault="00582DA9" w:rsidP="00582DA9">
      <w:pPr>
        <w:rPr>
          <w:rFonts w:ascii="Calibri" w:hAnsi="Calibri" w:cs="Calibri"/>
          <w:lang w:val="it-IT"/>
        </w:rPr>
      </w:pPr>
      <w:r w:rsidRPr="001735AD">
        <w:rPr>
          <w:rFonts w:ascii="Calibri" w:hAnsi="Calibri" w:cs="Calibri"/>
          <w:lang w:val="it-IT"/>
        </w:rPr>
        <w:t>Una volta visualizzato l’evento, l’utente-elettore potrà prenotarsi, inviando una richiesta in base al tipo di votazione che desidera effettuare:</w:t>
      </w:r>
    </w:p>
    <w:p w14:paraId="708A533C" w14:textId="77777777" w:rsidR="00582DA9" w:rsidRPr="001735AD" w:rsidRDefault="00582DA9" w:rsidP="00582DA9">
      <w:pPr>
        <w:numPr>
          <w:ilvl w:val="0"/>
          <w:numId w:val="68"/>
        </w:numPr>
        <w:rPr>
          <w:rFonts w:ascii="Calibri" w:hAnsi="Calibri" w:cs="Calibri"/>
          <w:lang w:val="it-IT"/>
        </w:rPr>
      </w:pPr>
      <w:r w:rsidRPr="001735AD">
        <w:rPr>
          <w:rFonts w:ascii="Calibri" w:hAnsi="Calibri" w:cs="Calibri"/>
          <w:lang w:val="it-IT"/>
        </w:rPr>
        <w:t xml:space="preserve">Per la votazione in presenza ha due modalità: </w:t>
      </w:r>
    </w:p>
    <w:p w14:paraId="05A82168"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Telefonicamente, chiamando la segreteria e riferendo nome, cognome, professione, e-mail e numero di telefono;</w:t>
      </w:r>
    </w:p>
    <w:p w14:paraId="1E1648F5" w14:textId="77777777" w:rsidR="00582DA9" w:rsidRPr="001735AD" w:rsidRDefault="00582DA9" w:rsidP="00582DA9">
      <w:pPr>
        <w:numPr>
          <w:ilvl w:val="0"/>
          <w:numId w:val="69"/>
        </w:numPr>
        <w:rPr>
          <w:rFonts w:ascii="Calibri" w:hAnsi="Calibri" w:cs="Calibri"/>
          <w:lang w:val="it-IT" w:eastAsia="it-IT"/>
        </w:rPr>
      </w:pPr>
      <w:r w:rsidRPr="001735AD">
        <w:rPr>
          <w:rFonts w:ascii="Calibri" w:hAnsi="Calibri" w:cs="Calibri"/>
          <w:lang w:val="it-IT" w:eastAsia="it-IT"/>
        </w:rPr>
        <w:t>Online, compilando un modulo con nome, cognome, professione, e-mail, numero di telefono e scansionando un documento di riconoscimento.</w:t>
      </w:r>
    </w:p>
    <w:p w14:paraId="57F99EFE" w14:textId="77777777" w:rsidR="00582DA9" w:rsidRPr="001735AD" w:rsidRDefault="00582DA9" w:rsidP="00582DA9">
      <w:pPr>
        <w:ind w:firstLine="720"/>
        <w:rPr>
          <w:rFonts w:ascii="Calibri" w:hAnsi="Calibri" w:cs="Calibri"/>
          <w:lang w:val="it-IT" w:eastAsia="it-IT"/>
        </w:rPr>
      </w:pPr>
      <w:r w:rsidRPr="001735AD">
        <w:rPr>
          <w:rFonts w:ascii="Calibri" w:hAnsi="Calibri" w:cs="Calibri"/>
          <w:lang w:val="it-IT" w:eastAsia="it-IT"/>
        </w:rPr>
        <w:t xml:space="preserve">Infine, attenderà la risposta da parte di un amministratore della segreteria. </w:t>
      </w:r>
    </w:p>
    <w:p w14:paraId="1E5554C3" w14:textId="77777777" w:rsidR="00582DA9" w:rsidRPr="001735AD" w:rsidRDefault="00582DA9" w:rsidP="00582DA9">
      <w:pPr>
        <w:numPr>
          <w:ilvl w:val="0"/>
          <w:numId w:val="68"/>
        </w:numPr>
        <w:rPr>
          <w:rFonts w:ascii="Calibri" w:hAnsi="Calibri" w:cs="Calibri"/>
          <w:lang w:val="it-IT" w:eastAsia="it-IT"/>
        </w:rPr>
      </w:pPr>
      <w:r w:rsidRPr="001735AD">
        <w:rPr>
          <w:rFonts w:ascii="Calibri" w:hAnsi="Calibri" w:cs="Calibri"/>
          <w:lang w:val="it-IT" w:eastAsia="it-IT"/>
        </w:rPr>
        <w:t>Per la prenotazione online invia tramite il sistema un documento che certifichi la motivazione della richiesta stessa, attendendo sempre la risposta da parte dell’amministratore di segreteria.</w:t>
      </w:r>
    </w:p>
    <w:p w14:paraId="4AA17230"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 xml:space="preserve">Una volta effettuata la prenotazione, potrebbero insorgere dei problemi e all’utente deve essere data la possibilità di poter cambiare la modalità di voto per la votazione in presenza. Se la richiesta per la votazione in presenza viene accettata, il giorno delle votazioni l’utente si recherà presso il seggio, presieduto dall’operatore di seggio e, dopo esser stato indentificato da quest’ultimo, esprimerà la sua preferenza. </w:t>
      </w:r>
    </w:p>
    <w:p w14:paraId="2EA681DE"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Se la richiesta per la votazione online è stata accettata, l’elettore, il giorno delle elezioni, entrerà nel sistema (inserendo e-mail, nome utente e password) e accedendo all’evento sulla propria dashboard, potrà esprimere la sua preferenza di voto.</w:t>
      </w:r>
    </w:p>
    <w:p w14:paraId="44D0E0BD" w14:textId="77777777" w:rsidR="00582DA9" w:rsidRPr="001735AD" w:rsidRDefault="00582DA9" w:rsidP="00582DA9">
      <w:pPr>
        <w:rPr>
          <w:rFonts w:ascii="Calibri" w:hAnsi="Calibri" w:cs="Calibri"/>
          <w:lang w:val="it-IT" w:eastAsia="it-IT"/>
        </w:rPr>
      </w:pPr>
      <w:r w:rsidRPr="001735AD">
        <w:rPr>
          <w:rFonts w:ascii="Calibri" w:hAnsi="Calibri" w:cs="Calibri"/>
          <w:lang w:val="it-IT" w:eastAsia="it-IT"/>
        </w:rPr>
        <w:t>Al termine delle votazioni, gli operatori di seggio procederanno ad effettuare lo spoglio delle votazioni tenutesi in presenza, anche attraverso l’utilizzo dello scanner, ed inseriranno, a conteggio finito, i risultati all’interno del sistema, accedendo con le proprie credenziali.</w:t>
      </w:r>
    </w:p>
    <w:p w14:paraId="1C4A8A41" w14:textId="7B9CD37C" w:rsidR="00582DA9" w:rsidRPr="001735AD" w:rsidDel="00EF1F92" w:rsidRDefault="00582DA9" w:rsidP="00582DA9">
      <w:pPr>
        <w:rPr>
          <w:del w:id="732" w:author="Martina Nolletti" w:date="2021-02-08T12:07:00Z"/>
          <w:rFonts w:ascii="Calibri" w:hAnsi="Calibri" w:cs="Calibri"/>
          <w:lang w:val="it-IT" w:eastAsia="it-IT"/>
        </w:rPr>
      </w:pPr>
      <w:proofErr w:type="gramStart"/>
      <w:r w:rsidRPr="001735AD">
        <w:rPr>
          <w:rFonts w:ascii="Calibri" w:hAnsi="Calibri" w:cs="Calibri"/>
          <w:lang w:val="it-IT" w:eastAsia="it-IT"/>
        </w:rPr>
        <w:t>Infine</w:t>
      </w:r>
      <w:proofErr w:type="gramEnd"/>
      <w:r w:rsidRPr="001735AD">
        <w:rPr>
          <w:rFonts w:ascii="Calibri" w:hAnsi="Calibri" w:cs="Calibri"/>
          <w:lang w:val="it-IT" w:eastAsia="it-IT"/>
        </w:rPr>
        <w:t xml:space="preserve"> lo scanner o la segreteria genereranno un report per i risultati finali ed un file relativo alle statistiche degli orari più affollati nei giorni delle elezioni. Successivamente l’amministratore di segreteria pubblicherà il tutto all’interno del sistema e verrà inviata una notifica a tutti gli utenti che potranno visualizzare i documenti caricati sulla propria dashboard</w:t>
      </w:r>
      <w:ins w:id="733" w:author="Martina Nolletti" w:date="2021-02-08T12:07:00Z">
        <w:r w:rsidR="00EF1F92">
          <w:rPr>
            <w:rFonts w:ascii="Calibri" w:hAnsi="Calibri" w:cs="Calibri"/>
            <w:lang w:val="it-IT" w:eastAsia="it-IT"/>
          </w:rPr>
          <w:t>.</w:t>
        </w:r>
      </w:ins>
      <w:del w:id="734" w:author="Martina Nolletti" w:date="2021-02-08T12:07:00Z">
        <w:r w:rsidRPr="001735AD" w:rsidDel="00EF1F92">
          <w:rPr>
            <w:rFonts w:ascii="Calibri" w:hAnsi="Calibri" w:cs="Calibri"/>
            <w:lang w:val="it-IT" w:eastAsia="it-IT"/>
          </w:rPr>
          <w:delText>.</w:delText>
        </w:r>
      </w:del>
    </w:p>
    <w:p w14:paraId="5712DB7C" w14:textId="097B0E13" w:rsidR="00EF1F92" w:rsidRDefault="00EF1F92" w:rsidP="001F2591">
      <w:pPr>
        <w:rPr>
          <w:ins w:id="735" w:author="Martina Nolletti" w:date="2021-02-08T12:07:00Z"/>
          <w:rFonts w:ascii="Calibri" w:hAnsi="Calibri" w:cs="Calibri"/>
          <w:lang w:val="it-IT"/>
        </w:rPr>
      </w:pPr>
    </w:p>
    <w:p w14:paraId="50D7A334" w14:textId="4A6A34D5" w:rsidR="00EF1F92" w:rsidRDefault="00EF1F92" w:rsidP="001F2591">
      <w:pPr>
        <w:rPr>
          <w:ins w:id="736" w:author="Martina Nolletti" w:date="2021-02-08T12:07:00Z"/>
          <w:rFonts w:ascii="Calibri" w:hAnsi="Calibri" w:cs="Calibri"/>
          <w:lang w:val="it-IT"/>
        </w:rPr>
      </w:pPr>
    </w:p>
    <w:p w14:paraId="6779A1B9" w14:textId="403E27F3" w:rsidR="00EF1F92" w:rsidRDefault="00EF1F92" w:rsidP="001F2591">
      <w:pPr>
        <w:rPr>
          <w:ins w:id="737" w:author="Martina Nolletti" w:date="2021-02-08T12:07:00Z"/>
          <w:rFonts w:ascii="Calibri" w:hAnsi="Calibri" w:cs="Calibri"/>
          <w:lang w:val="it-IT"/>
        </w:rPr>
      </w:pPr>
    </w:p>
    <w:p w14:paraId="2B8F64C7" w14:textId="3719F56B" w:rsidR="00EF1F92" w:rsidRDefault="00EF1F92" w:rsidP="001F2591">
      <w:pPr>
        <w:rPr>
          <w:ins w:id="738" w:author="Martina Nolletti" w:date="2021-02-08T12:07:00Z"/>
          <w:rFonts w:ascii="Calibri" w:hAnsi="Calibri" w:cs="Calibri"/>
          <w:lang w:val="it-IT"/>
        </w:rPr>
      </w:pPr>
    </w:p>
    <w:p w14:paraId="79E8DC84" w14:textId="75609B34" w:rsidR="00EF1F92" w:rsidRDefault="00EF1F92" w:rsidP="001F2591">
      <w:pPr>
        <w:rPr>
          <w:ins w:id="739" w:author="Martina Nolletti" w:date="2021-02-08T12:07:00Z"/>
          <w:rFonts w:ascii="Calibri" w:hAnsi="Calibri" w:cs="Calibri"/>
          <w:lang w:val="it-IT"/>
        </w:rPr>
      </w:pPr>
    </w:p>
    <w:p w14:paraId="162EFF6C" w14:textId="24098A82" w:rsidR="00EF1F92" w:rsidRDefault="00EF1F92" w:rsidP="001F2591">
      <w:pPr>
        <w:rPr>
          <w:ins w:id="740" w:author="Martina Nolletti" w:date="2021-02-08T12:07:00Z"/>
          <w:rFonts w:ascii="Calibri" w:hAnsi="Calibri" w:cs="Calibri"/>
          <w:lang w:val="it-IT"/>
        </w:rPr>
      </w:pPr>
    </w:p>
    <w:p w14:paraId="1D136084" w14:textId="0B6A5FC7" w:rsidR="00EF1F92" w:rsidRDefault="00EF1F92" w:rsidP="001F2591">
      <w:pPr>
        <w:rPr>
          <w:ins w:id="741" w:author="Martina Nolletti" w:date="2021-02-08T12:07:00Z"/>
          <w:rFonts w:ascii="Calibri" w:hAnsi="Calibri" w:cs="Calibri"/>
          <w:lang w:val="it-IT"/>
        </w:rPr>
      </w:pPr>
    </w:p>
    <w:p w14:paraId="0AE91523" w14:textId="2ADC89E7" w:rsidR="00EF1F92" w:rsidRDefault="00EF1F92" w:rsidP="001F2591">
      <w:pPr>
        <w:rPr>
          <w:ins w:id="742" w:author="Martina Nolletti" w:date="2021-02-08T12:07:00Z"/>
          <w:rFonts w:ascii="Calibri" w:hAnsi="Calibri" w:cs="Calibri"/>
          <w:lang w:val="it-IT"/>
        </w:rPr>
      </w:pPr>
    </w:p>
    <w:p w14:paraId="69A32082" w14:textId="322300E8" w:rsidR="00EF1F92" w:rsidRDefault="00EF1F92" w:rsidP="001F2591">
      <w:pPr>
        <w:rPr>
          <w:ins w:id="743" w:author="Martina Nolletti" w:date="2021-02-08T12:07:00Z"/>
          <w:rFonts w:ascii="Calibri" w:hAnsi="Calibri" w:cs="Calibri"/>
          <w:lang w:val="it-IT"/>
        </w:rPr>
      </w:pPr>
    </w:p>
    <w:p w14:paraId="03E68A6B" w14:textId="3E58DEF2" w:rsidR="00EF1F92" w:rsidRDefault="00EF1F92" w:rsidP="001F2591">
      <w:pPr>
        <w:rPr>
          <w:ins w:id="744" w:author="Martina Nolletti" w:date="2021-02-08T12:07:00Z"/>
          <w:rFonts w:ascii="Calibri" w:hAnsi="Calibri" w:cs="Calibri"/>
          <w:lang w:val="it-IT"/>
        </w:rPr>
      </w:pPr>
    </w:p>
    <w:p w14:paraId="726DCCF7" w14:textId="795D24E0" w:rsidR="00EF1F92" w:rsidRDefault="00EF1F92" w:rsidP="001F2591">
      <w:pPr>
        <w:rPr>
          <w:ins w:id="745" w:author="Martina Nolletti" w:date="2021-02-08T12:07:00Z"/>
          <w:rFonts w:ascii="Calibri" w:hAnsi="Calibri" w:cs="Calibri"/>
          <w:lang w:val="it-IT"/>
        </w:rPr>
      </w:pPr>
    </w:p>
    <w:p w14:paraId="055C9D0A" w14:textId="4D013F41" w:rsidR="00EF1F92" w:rsidRDefault="00EF1F92" w:rsidP="001F2591">
      <w:pPr>
        <w:rPr>
          <w:ins w:id="746" w:author="Martina Nolletti" w:date="2021-02-08T12:07:00Z"/>
          <w:rFonts w:ascii="Calibri" w:hAnsi="Calibri" w:cs="Calibri"/>
          <w:lang w:val="it-IT"/>
        </w:rPr>
      </w:pPr>
    </w:p>
    <w:p w14:paraId="6A4D7B9E" w14:textId="77777777" w:rsidR="00EF1F92" w:rsidRDefault="00EF1F92" w:rsidP="001F2591">
      <w:pPr>
        <w:rPr>
          <w:ins w:id="747" w:author="Martina Nolletti" w:date="2021-02-07T10:59:00Z"/>
          <w:rFonts w:ascii="Calibri" w:hAnsi="Calibri" w:cs="Calibri"/>
          <w:lang w:val="it-IT"/>
        </w:rPr>
      </w:pPr>
    </w:p>
    <w:p w14:paraId="1BC99FCF" w14:textId="7AC52D94" w:rsidR="008D4CDE" w:rsidRPr="00922D9A" w:rsidRDefault="008D4CDE" w:rsidP="008D4CDE">
      <w:pPr>
        <w:numPr>
          <w:ilvl w:val="0"/>
          <w:numId w:val="68"/>
        </w:numPr>
        <w:rPr>
          <w:ins w:id="748" w:author="Martina Nolletti" w:date="2021-02-07T10:59:00Z"/>
          <w:rFonts w:ascii="Calibri" w:hAnsi="Calibri" w:cs="Calibri"/>
          <w:b/>
          <w:bCs/>
          <w:sz w:val="28"/>
          <w:szCs w:val="28"/>
          <w:lang w:val="it-IT" w:eastAsia="it-IT"/>
        </w:rPr>
      </w:pPr>
      <w:ins w:id="749" w:author="Martina Nolletti" w:date="2021-02-07T10:59:00Z">
        <w:r w:rsidRPr="00922D9A">
          <w:rPr>
            <w:rFonts w:ascii="Calibri" w:hAnsi="Calibri" w:cs="Calibri"/>
            <w:b/>
            <w:bCs/>
            <w:sz w:val="28"/>
            <w:szCs w:val="28"/>
            <w:lang w:val="it-IT" w:eastAsia="it-IT"/>
          </w:rPr>
          <w:t xml:space="preserve">UCD1: Attività </w:t>
        </w:r>
      </w:ins>
      <w:ins w:id="750" w:author="Martina Nolletti" w:date="2021-02-07T11:19:00Z">
        <w:r w:rsidR="00C9597F">
          <w:rPr>
            <w:rFonts w:ascii="Calibri" w:hAnsi="Calibri" w:cs="Calibri"/>
            <w:b/>
            <w:bCs/>
            <w:sz w:val="28"/>
            <w:szCs w:val="28"/>
            <w:lang w:val="it-IT" w:eastAsia="it-IT"/>
          </w:rPr>
          <w:t>svolte dall’amministratore</w:t>
        </w:r>
      </w:ins>
    </w:p>
    <w:p w14:paraId="2104802C" w14:textId="77777777" w:rsidR="008D4CDE" w:rsidRDefault="008D4CDE" w:rsidP="008D4CDE">
      <w:pPr>
        <w:rPr>
          <w:ins w:id="751" w:author="Martina Nolletti" w:date="2021-02-07T10:59:00Z"/>
          <w:rFonts w:ascii="Calibri" w:hAnsi="Calibri" w:cs="Calibri"/>
          <w:lang w:val="it-IT" w:eastAsia="it-IT"/>
        </w:rPr>
      </w:pPr>
      <w:ins w:id="752" w:author="Martina Nolletti" w:date="2021-02-07T10:59:00Z">
        <w:r>
          <w:rPr>
            <w:rFonts w:ascii="Calibri" w:hAnsi="Calibri" w:cs="Calibri"/>
            <w:lang w:val="it-IT" w:eastAsia="it-IT"/>
          </w:rPr>
          <w:t>L’Amministratore di segreteria accede alla piattaforma e gli viene consentito attraverso il reperimento dei suoi dati. Una volta effettuato il login, esso può procedere nella creazione dell’evento (con tutti i dati relativi ai candidati e ai seggi disponibili).</w:t>
        </w:r>
      </w:ins>
    </w:p>
    <w:p w14:paraId="44B5E5C3" w14:textId="77777777" w:rsidR="008D4CDE" w:rsidRDefault="008D4CDE" w:rsidP="008D4CDE">
      <w:pPr>
        <w:rPr>
          <w:ins w:id="753" w:author="Martina Nolletti" w:date="2021-02-07T10:59:00Z"/>
          <w:rFonts w:ascii="Calibri" w:hAnsi="Calibri" w:cs="Calibri"/>
          <w:lang w:val="it-IT" w:eastAsia="it-IT"/>
        </w:rPr>
      </w:pPr>
      <w:ins w:id="754" w:author="Martina Nolletti" w:date="2021-02-07T10:59:00Z">
        <w:r>
          <w:rPr>
            <w:rFonts w:ascii="Calibri" w:hAnsi="Calibri" w:cs="Calibri"/>
            <w:lang w:val="it-IT" w:eastAsia="it-IT"/>
          </w:rPr>
          <w:t>Dopo aver visualizzato gli Operatori disponibili e le varie fasce orarie dei turni, procederà all’assegnazione del turno stesso per un determinato evento.</w:t>
        </w:r>
      </w:ins>
    </w:p>
    <w:p w14:paraId="113C3226" w14:textId="77777777" w:rsidR="008D4CDE" w:rsidRDefault="008D4CDE" w:rsidP="008D4CDE">
      <w:pPr>
        <w:rPr>
          <w:ins w:id="755" w:author="Martina Nolletti" w:date="2021-02-07T10:59:00Z"/>
          <w:rFonts w:ascii="Calibri" w:hAnsi="Calibri" w:cs="Calibri"/>
          <w:lang w:val="it-IT" w:eastAsia="it-IT"/>
        </w:rPr>
      </w:pPr>
      <w:ins w:id="756" w:author="Martina Nolletti" w:date="2021-02-07T10:59:00Z">
        <w:r>
          <w:rPr>
            <w:rFonts w:ascii="Calibri" w:hAnsi="Calibri" w:cs="Calibri"/>
            <w:lang w:val="it-IT" w:eastAsia="it-IT"/>
          </w:rPr>
          <w:t>L’Amministratore inoltre dovrà accettare o rifiutare le richieste di prenotazione per la votazione in presenza, votazione online e per il cambio delle modalità di voto. In questi ultimi due casi si dovrà verificare il certificato dell’Elettore che ha effettuato la richiesta.</w:t>
        </w:r>
      </w:ins>
    </w:p>
    <w:p w14:paraId="72E01A04" w14:textId="67C50B04" w:rsidR="001735AD" w:rsidRDefault="008D4CDE" w:rsidP="001F2591">
      <w:pPr>
        <w:rPr>
          <w:ins w:id="757" w:author="Martina Nolletti" w:date="2021-02-07T11:02:00Z"/>
          <w:rFonts w:ascii="Calibri" w:hAnsi="Calibri" w:cs="Calibri"/>
          <w:lang w:val="it-IT"/>
        </w:rPr>
      </w:pPr>
      <w:ins w:id="758" w:author="Martina Nolletti" w:date="2021-02-07T10:59:00Z">
        <w:r>
          <w:rPr>
            <w:rFonts w:ascii="Calibri" w:hAnsi="Calibri" w:cs="Calibri"/>
            <w:lang w:val="it-IT" w:eastAsia="it-IT"/>
          </w:rPr>
          <w:t>Infine, a votazioni chiuse, potrà procedere alla generazione dei report e delle statistiche dopo aver reperito tutti i dati delle votazioni (in presenza e online) e dopo aver effettuato il calcolo dei voti totali (in presenza e online).</w:t>
        </w:r>
      </w:ins>
      <w:r w:rsidR="001735AD" w:rsidRPr="001735AD">
        <w:rPr>
          <w:rFonts w:ascii="Calibri" w:hAnsi="Calibri" w:cs="Calibri"/>
          <w:lang w:val="it-IT"/>
        </w:rPr>
        <w:t xml:space="preserve">  </w:t>
      </w:r>
    </w:p>
    <w:p w14:paraId="0D4488C6" w14:textId="7637AF00" w:rsidR="000A3D19" w:rsidRDefault="000A3D19" w:rsidP="001F2591">
      <w:pPr>
        <w:rPr>
          <w:ins w:id="759" w:author="Martina Nolletti" w:date="2021-02-07T11:02:00Z"/>
          <w:rFonts w:ascii="Calibri" w:hAnsi="Calibri" w:cs="Calibri"/>
          <w:lang w:val="it-IT"/>
        </w:rPr>
      </w:pPr>
      <w:ins w:id="760" w:author="Martina Nolletti" w:date="2021-02-07T11:02:00Z">
        <w:r>
          <w:rPr>
            <w:rFonts w:ascii="Calibri" w:hAnsi="Calibri" w:cs="Calibri"/>
            <w:lang w:val="it-IT"/>
          </w:rPr>
          <w:t xml:space="preserve">I requisiti </w:t>
        </w:r>
      </w:ins>
      <w:ins w:id="761" w:author="Martina Nolletti" w:date="2021-02-08T12:08:00Z">
        <w:r w:rsidR="00EF1F92">
          <w:rPr>
            <w:rFonts w:ascii="Calibri" w:hAnsi="Calibri" w:cs="Calibri"/>
            <w:lang w:val="it-IT"/>
          </w:rPr>
          <w:t xml:space="preserve">funzionali </w:t>
        </w:r>
      </w:ins>
      <w:ins w:id="762" w:author="Martina Nolletti" w:date="2021-02-07T11:02:00Z">
        <w:r>
          <w:rPr>
            <w:rFonts w:ascii="Calibri" w:hAnsi="Calibri" w:cs="Calibri"/>
            <w:lang w:val="it-IT"/>
          </w:rPr>
          <w:t>presi in considerazione</w:t>
        </w:r>
      </w:ins>
      <w:ins w:id="763" w:author="Martina Nolletti" w:date="2021-02-07T11:20:00Z">
        <w:r w:rsidR="003917E9">
          <w:rPr>
            <w:rFonts w:ascii="Calibri" w:hAnsi="Calibri" w:cs="Calibri"/>
            <w:lang w:val="it-IT"/>
          </w:rPr>
          <w:t xml:space="preserve"> della sezione B.1</w:t>
        </w:r>
      </w:ins>
      <w:ins w:id="764" w:author="Martina Nolletti" w:date="2021-02-07T11:02:00Z">
        <w:r>
          <w:rPr>
            <w:rFonts w:ascii="Calibri" w:hAnsi="Calibri" w:cs="Calibri"/>
            <w:lang w:val="it-IT"/>
          </w:rPr>
          <w:t xml:space="preserve"> sono:</w:t>
        </w:r>
      </w:ins>
    </w:p>
    <w:p w14:paraId="11E80E4C" w14:textId="77777777" w:rsidR="000A3D19" w:rsidRDefault="000A3D19" w:rsidP="000A3D19">
      <w:pPr>
        <w:numPr>
          <w:ilvl w:val="0"/>
          <w:numId w:val="68"/>
        </w:numPr>
        <w:rPr>
          <w:ins w:id="765" w:author="Martina Nolletti" w:date="2021-02-07T11:03:00Z"/>
        </w:rPr>
      </w:pPr>
      <w:ins w:id="766" w:author="Martina Nolletti" w:date="2021-02-07T11:03:00Z">
        <w:r w:rsidRPr="001735AD">
          <w:rPr>
            <w:rFonts w:ascii="Calibri" w:hAnsi="Calibri" w:cs="Calibri"/>
            <w:b/>
            <w:bCs/>
            <w:lang w:val="it-IT"/>
          </w:rPr>
          <w:t>RF1: Accesso alla piattaforma</w:t>
        </w:r>
      </w:ins>
    </w:p>
    <w:p w14:paraId="0E793901" w14:textId="77777777" w:rsidR="000A3D19" w:rsidRPr="000A3D19" w:rsidRDefault="000A3D19" w:rsidP="000A3D19">
      <w:pPr>
        <w:numPr>
          <w:ilvl w:val="0"/>
          <w:numId w:val="68"/>
        </w:numPr>
        <w:rPr>
          <w:ins w:id="767" w:author="Martina Nolletti" w:date="2021-02-07T11:03:00Z"/>
          <w:lang w:val="it-IT"/>
          <w:rPrChange w:id="768" w:author="Martina Nolletti" w:date="2021-02-07T11:03:00Z">
            <w:rPr>
              <w:ins w:id="769" w:author="Martina Nolletti" w:date="2021-02-07T11:03:00Z"/>
            </w:rPr>
          </w:rPrChange>
        </w:rPr>
      </w:pPr>
      <w:ins w:id="770" w:author="Martina Nolletti" w:date="2021-02-07T11:03:00Z">
        <w:r w:rsidRPr="001735AD">
          <w:rPr>
            <w:rFonts w:ascii="Calibri" w:hAnsi="Calibri" w:cs="Calibri"/>
            <w:b/>
            <w:bCs/>
            <w:lang w:val="it-IT"/>
          </w:rPr>
          <w:t>RF2: Creazione evento con associati giorni e orari di apertura del seggio</w:t>
        </w:r>
      </w:ins>
    </w:p>
    <w:p w14:paraId="38602697" w14:textId="73E93B7A" w:rsidR="000A3D19" w:rsidRPr="000A3D19" w:rsidRDefault="000A3D19" w:rsidP="000A3D19">
      <w:pPr>
        <w:numPr>
          <w:ilvl w:val="0"/>
          <w:numId w:val="68"/>
        </w:numPr>
        <w:rPr>
          <w:ins w:id="771" w:author="Martina Nolletti" w:date="2021-02-07T11:05:00Z"/>
          <w:rFonts w:ascii="Calibri" w:hAnsi="Calibri" w:cs="Calibri"/>
          <w:lang w:val="it-IT"/>
          <w:rPrChange w:id="772" w:author="Martina Nolletti" w:date="2021-02-07T11:05:00Z">
            <w:rPr>
              <w:ins w:id="773" w:author="Martina Nolletti" w:date="2021-02-07T11:05:00Z"/>
              <w:rFonts w:ascii="Calibri" w:hAnsi="Calibri" w:cs="Calibri"/>
              <w:b/>
              <w:bCs/>
              <w:lang w:val="it-IT"/>
            </w:rPr>
          </w:rPrChange>
        </w:rPr>
      </w:pPr>
      <w:ins w:id="774" w:author="Martina Nolletti" w:date="2021-02-07T11:04:00Z">
        <w:r w:rsidRPr="001735AD">
          <w:rPr>
            <w:rFonts w:ascii="Calibri" w:hAnsi="Calibri" w:cs="Calibri"/>
            <w:b/>
            <w:bCs/>
            <w:lang w:val="it-IT"/>
          </w:rPr>
          <w:t>RF3: Creazione e gestione delle turnazioni degli operatori di seggio</w:t>
        </w:r>
      </w:ins>
    </w:p>
    <w:p w14:paraId="519A4453" w14:textId="77777777" w:rsidR="000A3D19" w:rsidRPr="001735AD" w:rsidRDefault="000A3D19" w:rsidP="000A3D19">
      <w:pPr>
        <w:numPr>
          <w:ilvl w:val="0"/>
          <w:numId w:val="68"/>
        </w:numPr>
        <w:rPr>
          <w:ins w:id="775" w:author="Martina Nolletti" w:date="2021-02-07T11:05:00Z"/>
          <w:rFonts w:ascii="Calibri" w:hAnsi="Calibri" w:cs="Calibri"/>
          <w:b/>
          <w:bCs/>
          <w:lang w:val="it-IT"/>
        </w:rPr>
      </w:pPr>
      <w:ins w:id="776" w:author="Martina Nolletti" w:date="2021-02-07T11:05:00Z">
        <w:r w:rsidRPr="001735AD">
          <w:rPr>
            <w:rFonts w:ascii="Calibri" w:hAnsi="Calibri" w:cs="Calibri"/>
            <w:b/>
            <w:bCs/>
            <w:lang w:val="it-IT"/>
          </w:rPr>
          <w:t>RF4: Prenotazione ingresso al seggio</w:t>
        </w:r>
      </w:ins>
    </w:p>
    <w:p w14:paraId="263C0F9A" w14:textId="77777777" w:rsidR="000A3D19" w:rsidRPr="001735AD" w:rsidRDefault="000A3D19" w:rsidP="000A3D19">
      <w:pPr>
        <w:numPr>
          <w:ilvl w:val="0"/>
          <w:numId w:val="68"/>
        </w:numPr>
        <w:rPr>
          <w:ins w:id="777" w:author="Martina Nolletti" w:date="2021-02-07T11:05:00Z"/>
          <w:rFonts w:ascii="Calibri" w:hAnsi="Calibri" w:cs="Calibri"/>
          <w:b/>
          <w:bCs/>
          <w:lang w:val="it-IT"/>
        </w:rPr>
      </w:pPr>
      <w:ins w:id="778" w:author="Martina Nolletti" w:date="2021-02-07T11:05:00Z">
        <w:r w:rsidRPr="001735AD">
          <w:rPr>
            <w:rFonts w:ascii="Calibri" w:hAnsi="Calibri" w:cs="Calibri"/>
            <w:b/>
            <w:bCs/>
            <w:lang w:val="it-IT"/>
          </w:rPr>
          <w:t>RF5: Votazione online</w:t>
        </w:r>
      </w:ins>
    </w:p>
    <w:p w14:paraId="559BB5CC" w14:textId="488FB05A" w:rsidR="000A3D19" w:rsidRDefault="000A3D19" w:rsidP="000A3D19">
      <w:pPr>
        <w:numPr>
          <w:ilvl w:val="0"/>
          <w:numId w:val="68"/>
        </w:numPr>
        <w:rPr>
          <w:ins w:id="779" w:author="Martina Nolletti" w:date="2021-02-07T11:06:00Z"/>
          <w:rFonts w:ascii="Calibri" w:hAnsi="Calibri" w:cs="Calibri"/>
          <w:b/>
          <w:bCs/>
          <w:lang w:val="it-IT"/>
        </w:rPr>
      </w:pPr>
      <w:ins w:id="780" w:author="Martina Nolletti" w:date="2021-02-07T11:05:00Z">
        <w:r w:rsidRPr="000A3D19">
          <w:rPr>
            <w:rFonts w:ascii="Calibri" w:hAnsi="Calibri" w:cs="Calibri"/>
            <w:b/>
            <w:bCs/>
            <w:lang w:val="it-IT"/>
            <w:rPrChange w:id="781" w:author="Martina Nolletti" w:date="2021-02-07T11:05:00Z">
              <w:rPr>
                <w:rFonts w:ascii="Calibri" w:hAnsi="Calibri" w:cs="Calibri"/>
                <w:lang w:val="it-IT"/>
              </w:rPr>
            </w:rPrChange>
          </w:rPr>
          <w:t xml:space="preserve">RF6: </w:t>
        </w:r>
      </w:ins>
      <w:ins w:id="782" w:author="Martina Nolletti" w:date="2021-02-07T11:06:00Z">
        <w:r w:rsidRPr="001735AD">
          <w:rPr>
            <w:rFonts w:ascii="Calibri" w:hAnsi="Calibri" w:cs="Calibri"/>
            <w:b/>
            <w:bCs/>
            <w:lang w:val="it-IT"/>
          </w:rPr>
          <w:t>Cambiamento delle modalità di voto</w:t>
        </w:r>
      </w:ins>
    </w:p>
    <w:p w14:paraId="4B6D38D2" w14:textId="4FF6A0B7" w:rsidR="000A3D19" w:rsidRPr="000A3D19" w:rsidRDefault="000A3D19">
      <w:pPr>
        <w:numPr>
          <w:ilvl w:val="0"/>
          <w:numId w:val="68"/>
        </w:numPr>
        <w:rPr>
          <w:ins w:id="783" w:author="Martina Nolletti" w:date="2021-02-07T11:02:00Z"/>
          <w:rFonts w:ascii="Calibri" w:hAnsi="Calibri" w:cs="Calibri"/>
          <w:b/>
          <w:bCs/>
          <w:lang w:val="it-IT"/>
          <w:rPrChange w:id="784" w:author="Martina Nolletti" w:date="2021-02-07T11:06:00Z">
            <w:rPr>
              <w:ins w:id="785" w:author="Martina Nolletti" w:date="2021-02-07T11:02:00Z"/>
              <w:rFonts w:ascii="Calibri" w:hAnsi="Calibri" w:cs="Calibri"/>
              <w:lang w:val="it-IT"/>
            </w:rPr>
          </w:rPrChange>
        </w:rPr>
        <w:pPrChange w:id="786" w:author="Martina Nolletti" w:date="2021-02-07T11:06:00Z">
          <w:pPr/>
        </w:pPrChange>
      </w:pPr>
      <w:ins w:id="787" w:author="Martina Nolletti" w:date="2021-02-07T11:06:00Z">
        <w:r w:rsidRPr="001735AD">
          <w:rPr>
            <w:rFonts w:ascii="Calibri" w:hAnsi="Calibri" w:cs="Calibri"/>
            <w:b/>
            <w:bCs/>
            <w:lang w:val="it-IT"/>
          </w:rPr>
          <w:t>RF9: Report votazioni e statistiche orari più affollati</w:t>
        </w:r>
      </w:ins>
    </w:p>
    <w:p w14:paraId="526E0075" w14:textId="79ADA353" w:rsidR="000A3D19" w:rsidRDefault="000A3D19" w:rsidP="001F2591">
      <w:pPr>
        <w:rPr>
          <w:ins w:id="788" w:author="Martina Nolletti" w:date="2021-02-07T11:02:00Z"/>
          <w:rFonts w:ascii="Calibri" w:hAnsi="Calibri" w:cs="Calibri"/>
          <w:lang w:val="it-IT"/>
        </w:rPr>
      </w:pPr>
      <w:ins w:id="789" w:author="Martina Nolletti" w:date="2021-02-07T11:02:00Z">
        <w:r>
          <w:rPr>
            <w:rFonts w:ascii="Calibri" w:hAnsi="Calibri" w:cs="Calibri"/>
            <w:lang w:val="it-IT"/>
          </w:rPr>
          <w:t>Gli scenari presi in considerazione della sezione B.3 sono:</w:t>
        </w:r>
      </w:ins>
    </w:p>
    <w:p w14:paraId="155F924E" w14:textId="510CA3E7" w:rsidR="000A3D19" w:rsidRPr="000A3D19" w:rsidRDefault="000A3D19" w:rsidP="000A3D19">
      <w:pPr>
        <w:numPr>
          <w:ilvl w:val="0"/>
          <w:numId w:val="68"/>
        </w:numPr>
        <w:rPr>
          <w:ins w:id="790" w:author="Martina Nolletti" w:date="2021-02-07T11:07:00Z"/>
          <w:rFonts w:ascii="Calibri" w:hAnsi="Calibri" w:cs="Calibri"/>
          <w:sz w:val="28"/>
          <w:szCs w:val="28"/>
          <w:lang w:val="it-IT" w:eastAsia="it-IT"/>
          <w:rPrChange w:id="791" w:author="Martina Nolletti" w:date="2021-02-07T11:07:00Z">
            <w:rPr>
              <w:ins w:id="792" w:author="Martina Nolletti" w:date="2021-02-07T11:07:00Z"/>
              <w:rFonts w:ascii="Calibri" w:hAnsi="Calibri" w:cs="Calibri"/>
              <w:b/>
              <w:bCs/>
              <w:color w:val="000000"/>
              <w:spacing w:val="5"/>
              <w:kern w:val="28"/>
              <w:sz w:val="22"/>
              <w:szCs w:val="22"/>
              <w:lang w:val="it-IT"/>
            </w:rPr>
          </w:rPrChange>
        </w:rPr>
      </w:pPr>
      <w:ins w:id="793" w:author="Martina Nolletti" w:date="2021-02-07T11:07:00Z">
        <w:r w:rsidRPr="000A3D19">
          <w:rPr>
            <w:rFonts w:ascii="Calibri" w:hAnsi="Calibri" w:cs="Calibri"/>
            <w:b/>
            <w:bCs/>
            <w:color w:val="000000"/>
            <w:spacing w:val="5"/>
            <w:kern w:val="28"/>
            <w:lang w:val="it-IT"/>
            <w:rPrChange w:id="794" w:author="Martina Nolletti" w:date="2021-02-07T11:07:00Z">
              <w:rPr>
                <w:rFonts w:ascii="Calibri" w:hAnsi="Calibri" w:cs="Calibri"/>
                <w:b/>
                <w:bCs/>
                <w:color w:val="000000"/>
                <w:spacing w:val="5"/>
                <w:kern w:val="28"/>
                <w:sz w:val="22"/>
                <w:szCs w:val="22"/>
                <w:lang w:val="it-IT"/>
              </w:rPr>
            </w:rPrChange>
          </w:rPr>
          <w:t>SC1: Creazione di un nuovo evento</w:t>
        </w:r>
      </w:ins>
    </w:p>
    <w:p w14:paraId="6CF8BF17" w14:textId="0A44D51D" w:rsidR="000A3D19" w:rsidRPr="000A3D19" w:rsidRDefault="000A3D19" w:rsidP="000A3D19">
      <w:pPr>
        <w:numPr>
          <w:ilvl w:val="0"/>
          <w:numId w:val="68"/>
        </w:numPr>
        <w:rPr>
          <w:ins w:id="795" w:author="Martina Nolletti" w:date="2021-02-07T11:08:00Z"/>
          <w:rFonts w:ascii="Calibri" w:hAnsi="Calibri" w:cs="Calibri"/>
          <w:sz w:val="28"/>
          <w:szCs w:val="28"/>
          <w:lang w:val="it-IT" w:eastAsia="it-IT"/>
          <w:rPrChange w:id="796" w:author="Martina Nolletti" w:date="2021-02-07T11:11:00Z">
            <w:rPr>
              <w:ins w:id="797" w:author="Martina Nolletti" w:date="2021-02-07T11:08:00Z"/>
              <w:rFonts w:ascii="Calibri" w:hAnsi="Calibri" w:cs="Calibri"/>
              <w:b/>
              <w:bCs/>
              <w:color w:val="000000"/>
              <w:spacing w:val="5"/>
              <w:kern w:val="28"/>
              <w:sz w:val="22"/>
              <w:szCs w:val="22"/>
              <w:lang w:val="it-IT"/>
            </w:rPr>
          </w:rPrChange>
        </w:rPr>
      </w:pPr>
      <w:ins w:id="798" w:author="Martina Nolletti" w:date="2021-02-07T11:07:00Z">
        <w:r w:rsidRPr="000A3D19">
          <w:rPr>
            <w:rFonts w:ascii="Calibri" w:hAnsi="Calibri" w:cs="Calibri"/>
            <w:b/>
            <w:bCs/>
            <w:color w:val="000000"/>
            <w:spacing w:val="5"/>
            <w:kern w:val="28"/>
            <w:lang w:val="it-IT"/>
            <w:rPrChange w:id="799" w:author="Martina Nolletti" w:date="2021-02-07T11:11:00Z">
              <w:rPr>
                <w:rFonts w:ascii="Calibri" w:hAnsi="Calibri" w:cs="Calibri"/>
                <w:b/>
                <w:bCs/>
                <w:color w:val="000000"/>
                <w:spacing w:val="5"/>
                <w:kern w:val="28"/>
                <w:sz w:val="22"/>
                <w:szCs w:val="22"/>
                <w:lang w:val="it-IT"/>
              </w:rPr>
            </w:rPrChange>
          </w:rPr>
          <w:t>SC2: Gestione turnazione degli operatori</w:t>
        </w:r>
      </w:ins>
    </w:p>
    <w:p w14:paraId="413B1844" w14:textId="77777777" w:rsidR="000A3D19" w:rsidRPr="000A3D19" w:rsidRDefault="000A3D19" w:rsidP="000A3D19">
      <w:pPr>
        <w:numPr>
          <w:ilvl w:val="0"/>
          <w:numId w:val="68"/>
        </w:numPr>
        <w:rPr>
          <w:ins w:id="800" w:author="Martina Nolletti" w:date="2021-02-07T11:09:00Z"/>
          <w:rFonts w:ascii="Calibri" w:hAnsi="Calibri" w:cs="Calibri"/>
          <w:sz w:val="28"/>
          <w:szCs w:val="28"/>
          <w:lang w:val="it-IT" w:eastAsia="it-IT"/>
          <w:rPrChange w:id="801" w:author="Martina Nolletti" w:date="2021-02-07T11:11:00Z">
            <w:rPr>
              <w:ins w:id="802" w:author="Martina Nolletti" w:date="2021-02-07T11:09:00Z"/>
              <w:rFonts w:ascii="Calibri" w:hAnsi="Calibri" w:cs="Calibri"/>
              <w:lang w:val="it-IT" w:eastAsia="it-IT"/>
            </w:rPr>
          </w:rPrChange>
        </w:rPr>
      </w:pPr>
      <w:ins w:id="803" w:author="Martina Nolletti" w:date="2021-02-07T11:08:00Z">
        <w:r w:rsidRPr="000A3D19">
          <w:rPr>
            <w:rFonts w:ascii="Calibri" w:hAnsi="Calibri" w:cs="Calibri"/>
            <w:b/>
            <w:bCs/>
            <w:color w:val="000000"/>
            <w:spacing w:val="5"/>
            <w:kern w:val="28"/>
            <w:lang w:val="it-IT"/>
            <w:rPrChange w:id="804" w:author="Martina Nolletti" w:date="2021-02-07T11:11:00Z">
              <w:rPr>
                <w:rFonts w:ascii="Calibri" w:hAnsi="Calibri" w:cs="Calibri"/>
                <w:b/>
                <w:bCs/>
                <w:color w:val="000000"/>
                <w:spacing w:val="5"/>
                <w:kern w:val="28"/>
                <w:sz w:val="22"/>
                <w:szCs w:val="22"/>
                <w:lang w:val="it-IT"/>
              </w:rPr>
            </w:rPrChange>
          </w:rPr>
          <w:t>SC3: Prenotazione votazione in presenza</w:t>
        </w:r>
      </w:ins>
    </w:p>
    <w:p w14:paraId="713B3834" w14:textId="1E626EA3" w:rsidR="000A3D19" w:rsidRPr="000A3D19" w:rsidRDefault="000A3D19">
      <w:pPr>
        <w:numPr>
          <w:ilvl w:val="0"/>
          <w:numId w:val="68"/>
        </w:numPr>
        <w:rPr>
          <w:ins w:id="805" w:author="Martina Nolletti" w:date="2021-02-07T11:09:00Z"/>
          <w:rFonts w:ascii="Calibri" w:hAnsi="Calibri" w:cs="Calibri"/>
          <w:sz w:val="28"/>
          <w:szCs w:val="28"/>
          <w:lang w:val="it-IT" w:eastAsia="it-IT"/>
          <w:rPrChange w:id="806" w:author="Martina Nolletti" w:date="2021-02-07T11:11:00Z">
            <w:rPr>
              <w:ins w:id="807" w:author="Martina Nolletti" w:date="2021-02-07T11:09:00Z"/>
              <w:rFonts w:ascii="Calibri" w:hAnsi="Calibri" w:cs="Calibri"/>
              <w:b/>
              <w:bCs/>
              <w:color w:val="000000"/>
              <w:spacing w:val="5"/>
              <w:kern w:val="28"/>
              <w:sz w:val="22"/>
              <w:szCs w:val="22"/>
              <w:lang w:val="it-IT"/>
            </w:rPr>
          </w:rPrChange>
        </w:rPr>
        <w:pPrChange w:id="808" w:author="Martina Nolletti" w:date="2021-02-07T11:09:00Z">
          <w:pPr>
            <w:numPr>
              <w:numId w:val="68"/>
            </w:numPr>
            <w:spacing w:after="300" w:line="360" w:lineRule="auto"/>
            <w:ind w:left="720" w:hanging="360"/>
            <w:contextualSpacing/>
          </w:pPr>
        </w:pPrChange>
      </w:pPr>
      <w:ins w:id="809" w:author="Martina Nolletti" w:date="2021-02-07T11:09:00Z">
        <w:r w:rsidRPr="000A3D19">
          <w:rPr>
            <w:rFonts w:ascii="Calibri" w:hAnsi="Calibri" w:cs="Calibri"/>
            <w:b/>
            <w:bCs/>
            <w:color w:val="000000"/>
            <w:spacing w:val="5"/>
            <w:kern w:val="28"/>
            <w:lang w:val="it-IT"/>
            <w:rPrChange w:id="810" w:author="Martina Nolletti" w:date="2021-02-07T11:11:00Z">
              <w:rPr>
                <w:rFonts w:ascii="Calibri" w:hAnsi="Calibri" w:cs="Calibri"/>
                <w:b/>
                <w:bCs/>
                <w:color w:val="000000"/>
                <w:spacing w:val="5"/>
                <w:kern w:val="28"/>
                <w:sz w:val="22"/>
                <w:szCs w:val="22"/>
                <w:lang w:val="it-IT"/>
              </w:rPr>
            </w:rPrChange>
          </w:rPr>
          <w:t>SC4: Prenotazione votazione online</w:t>
        </w:r>
      </w:ins>
    </w:p>
    <w:p w14:paraId="4544216E" w14:textId="77777777" w:rsidR="000A3D19" w:rsidRPr="000A3D19" w:rsidRDefault="000A3D19" w:rsidP="000A3D19">
      <w:pPr>
        <w:numPr>
          <w:ilvl w:val="0"/>
          <w:numId w:val="68"/>
        </w:numPr>
        <w:spacing w:after="300" w:line="360" w:lineRule="auto"/>
        <w:contextualSpacing/>
        <w:rPr>
          <w:ins w:id="811" w:author="Martina Nolletti" w:date="2021-02-07T11:11:00Z"/>
          <w:rFonts w:ascii="Calibri" w:hAnsi="Calibri" w:cs="Calibri"/>
          <w:b/>
          <w:bCs/>
          <w:color w:val="000000"/>
          <w:spacing w:val="5"/>
          <w:kern w:val="28"/>
          <w:lang w:val="it-IT"/>
          <w:rPrChange w:id="812" w:author="Martina Nolletti" w:date="2021-02-07T11:11:00Z">
            <w:rPr>
              <w:ins w:id="813" w:author="Martina Nolletti" w:date="2021-02-07T11:11:00Z"/>
              <w:rFonts w:ascii="Calibri" w:hAnsi="Calibri" w:cs="Calibri"/>
              <w:b/>
              <w:bCs/>
              <w:color w:val="000000"/>
              <w:spacing w:val="5"/>
              <w:kern w:val="28"/>
              <w:sz w:val="22"/>
              <w:szCs w:val="22"/>
              <w:lang w:val="it-IT"/>
            </w:rPr>
          </w:rPrChange>
        </w:rPr>
      </w:pPr>
      <w:ins w:id="814" w:author="Martina Nolletti" w:date="2021-02-07T11:09:00Z">
        <w:r w:rsidRPr="000A3D19">
          <w:rPr>
            <w:rFonts w:ascii="Calibri" w:hAnsi="Calibri" w:cs="Calibri"/>
            <w:b/>
            <w:bCs/>
            <w:color w:val="000000"/>
            <w:spacing w:val="5"/>
            <w:kern w:val="28"/>
            <w:lang w:val="it-IT"/>
            <w:rPrChange w:id="815" w:author="Martina Nolletti" w:date="2021-02-07T11:11:00Z">
              <w:rPr>
                <w:rFonts w:ascii="Calibri" w:hAnsi="Calibri" w:cs="Calibri"/>
                <w:b/>
                <w:bCs/>
                <w:color w:val="000000"/>
                <w:spacing w:val="5"/>
                <w:kern w:val="28"/>
                <w:sz w:val="22"/>
                <w:szCs w:val="22"/>
                <w:lang w:val="it-IT"/>
              </w:rPr>
            </w:rPrChange>
          </w:rPr>
          <w:t>SC5: Cambiamento modalità di voto</w:t>
        </w:r>
      </w:ins>
    </w:p>
    <w:p w14:paraId="7984B6F3" w14:textId="3FB2B12F" w:rsidR="000A3D19" w:rsidRPr="000A3D19" w:rsidRDefault="000A3D19">
      <w:pPr>
        <w:numPr>
          <w:ilvl w:val="0"/>
          <w:numId w:val="68"/>
        </w:numPr>
        <w:spacing w:after="300" w:line="360" w:lineRule="auto"/>
        <w:contextualSpacing/>
        <w:rPr>
          <w:ins w:id="816" w:author="Martina Nolletti" w:date="2021-02-07T11:11:00Z"/>
          <w:rFonts w:ascii="Calibri" w:hAnsi="Calibri" w:cs="Calibri"/>
          <w:b/>
          <w:bCs/>
          <w:color w:val="000000"/>
          <w:spacing w:val="5"/>
          <w:kern w:val="28"/>
          <w:lang w:val="it-IT"/>
          <w:rPrChange w:id="817" w:author="Martina Nolletti" w:date="2021-02-07T11:11:00Z">
            <w:rPr>
              <w:ins w:id="818" w:author="Martina Nolletti" w:date="2021-02-07T11:11:00Z"/>
              <w:rFonts w:ascii="Calibri" w:hAnsi="Calibri" w:cs="Calibri"/>
              <w:b/>
              <w:bCs/>
              <w:color w:val="000000"/>
              <w:spacing w:val="5"/>
              <w:kern w:val="28"/>
              <w:sz w:val="22"/>
              <w:szCs w:val="22"/>
              <w:lang w:val="it-IT"/>
            </w:rPr>
          </w:rPrChange>
        </w:rPr>
      </w:pPr>
      <w:ins w:id="819" w:author="Martina Nolletti" w:date="2021-02-07T11:10:00Z">
        <w:r w:rsidRPr="000A3D19">
          <w:rPr>
            <w:rFonts w:ascii="Calibri" w:hAnsi="Calibri" w:cs="Calibri"/>
            <w:b/>
            <w:bCs/>
            <w:color w:val="000000"/>
            <w:spacing w:val="5"/>
            <w:kern w:val="28"/>
            <w:lang w:val="it-IT"/>
            <w:rPrChange w:id="820" w:author="Martina Nolletti" w:date="2021-02-07T11:11:00Z">
              <w:rPr>
                <w:rFonts w:ascii="Calibri" w:hAnsi="Calibri" w:cs="Calibri"/>
                <w:b/>
                <w:bCs/>
                <w:color w:val="000000"/>
                <w:spacing w:val="5"/>
                <w:kern w:val="28"/>
                <w:sz w:val="22"/>
                <w:szCs w:val="22"/>
                <w:lang w:val="it-IT"/>
              </w:rPr>
            </w:rPrChange>
          </w:rPr>
          <w:t>SC7: V</w:t>
        </w:r>
        <w:proofErr w:type="spellStart"/>
        <w:r w:rsidRPr="000A3D19">
          <w:rPr>
            <w:rFonts w:ascii="Calibri" w:hAnsi="Calibri" w:cs="Calibri"/>
            <w:b/>
            <w:bCs/>
            <w:color w:val="000000"/>
            <w:spacing w:val="5"/>
            <w:kern w:val="28"/>
            <w:rPrChange w:id="821" w:author="Martina Nolletti" w:date="2021-02-07T11:11:00Z">
              <w:rPr>
                <w:rFonts w:ascii="Calibri" w:hAnsi="Calibri" w:cs="Calibri"/>
                <w:b/>
                <w:bCs/>
                <w:color w:val="000000"/>
                <w:spacing w:val="5"/>
                <w:kern w:val="28"/>
                <w:sz w:val="22"/>
                <w:szCs w:val="22"/>
              </w:rPr>
            </w:rPrChange>
          </w:rPr>
          <w:t>otazione</w:t>
        </w:r>
        <w:proofErr w:type="spellEnd"/>
        <w:r w:rsidRPr="000A3D19">
          <w:rPr>
            <w:rFonts w:ascii="Calibri" w:hAnsi="Calibri" w:cs="Calibri"/>
            <w:b/>
            <w:bCs/>
            <w:color w:val="000000"/>
            <w:spacing w:val="5"/>
            <w:kern w:val="28"/>
            <w:lang w:val="it-IT"/>
            <w:rPrChange w:id="822" w:author="Martina Nolletti" w:date="2021-02-07T11:11:00Z">
              <w:rPr>
                <w:rFonts w:ascii="Calibri" w:hAnsi="Calibri" w:cs="Calibri"/>
                <w:b/>
                <w:bCs/>
                <w:color w:val="000000"/>
                <w:spacing w:val="5"/>
                <w:kern w:val="28"/>
                <w:sz w:val="22"/>
                <w:szCs w:val="22"/>
                <w:lang w:val="it-IT"/>
              </w:rPr>
            </w:rPrChange>
          </w:rPr>
          <w:t xml:space="preserve"> online</w:t>
        </w:r>
      </w:ins>
    </w:p>
    <w:p w14:paraId="6769E10C" w14:textId="4056A7D9" w:rsidR="000A3D19" w:rsidRPr="000A3D19" w:rsidRDefault="000A3D19">
      <w:pPr>
        <w:numPr>
          <w:ilvl w:val="0"/>
          <w:numId w:val="68"/>
        </w:numPr>
        <w:spacing w:after="300" w:line="360" w:lineRule="auto"/>
        <w:contextualSpacing/>
        <w:rPr>
          <w:rFonts w:ascii="Calibri" w:hAnsi="Calibri" w:cs="Calibri"/>
          <w:b/>
          <w:bCs/>
          <w:color w:val="000000"/>
          <w:spacing w:val="5"/>
          <w:kern w:val="28"/>
          <w:lang w:val="it-IT"/>
          <w:rPrChange w:id="823" w:author="Martina Nolletti" w:date="2021-02-07T11:11:00Z">
            <w:rPr>
              <w:rFonts w:ascii="Calibri" w:hAnsi="Calibri" w:cs="Calibri"/>
              <w:lang w:val="it-IT" w:eastAsia="it-IT"/>
            </w:rPr>
          </w:rPrChange>
        </w:rPr>
        <w:pPrChange w:id="824" w:author="Martina Nolletti" w:date="2021-02-07T11:11:00Z">
          <w:pPr/>
        </w:pPrChange>
      </w:pPr>
      <w:ins w:id="825" w:author="Martina Nolletti" w:date="2021-02-07T11:11:00Z">
        <w:r w:rsidRPr="000A3D19">
          <w:rPr>
            <w:rFonts w:ascii="Calibri" w:hAnsi="Calibri" w:cs="Calibri"/>
            <w:b/>
            <w:bCs/>
            <w:color w:val="000000"/>
            <w:spacing w:val="5"/>
            <w:kern w:val="28"/>
            <w:lang w:val="it-IT"/>
            <w:rPrChange w:id="826" w:author="Martina Nolletti" w:date="2021-02-07T11:11:00Z">
              <w:rPr>
                <w:rFonts w:ascii="Calibri" w:hAnsi="Calibri" w:cs="Calibri"/>
                <w:b/>
                <w:bCs/>
                <w:color w:val="000000"/>
                <w:spacing w:val="5"/>
                <w:kern w:val="28"/>
                <w:sz w:val="22"/>
                <w:szCs w:val="22"/>
                <w:lang w:val="it-IT"/>
              </w:rPr>
            </w:rPrChange>
          </w:rPr>
          <w:t>SC9: Pubblicazione dei report e dei risultati definitivi</w:t>
        </w:r>
      </w:ins>
    </w:p>
    <w:p w14:paraId="1A52EDFD" w14:textId="5797D791" w:rsidR="001735AD" w:rsidRPr="001735AD" w:rsidDel="00D45656" w:rsidRDefault="00F11C3A" w:rsidP="003A3265">
      <w:pPr>
        <w:ind w:left="-1701"/>
        <w:rPr>
          <w:del w:id="827" w:author="Martina Nolletti" w:date="2021-01-25T23:43:00Z"/>
          <w:rFonts w:ascii="Calibri" w:hAnsi="Calibri" w:cs="Calibri"/>
          <w:b/>
          <w:bCs/>
          <w:lang w:val="it-IT"/>
        </w:rPr>
      </w:pPr>
      <w:r>
        <w:rPr>
          <w:rFonts w:ascii="Calibri" w:hAnsi="Calibri" w:cs="Calibri"/>
          <w:b/>
          <w:bCs/>
          <w:lang w:val="it-IT"/>
        </w:rPr>
        <w:lastRenderedPageBreak/>
        <w:pict w14:anchorId="5D20AC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9.6pt;height:630.6pt">
            <v:imagedata r:id="rId18" o:title="UC_Amministratore"/>
          </v:shape>
        </w:pict>
      </w:r>
    </w:p>
    <w:p w14:paraId="7A80B0FD" w14:textId="351E4FC4" w:rsidR="001735AD" w:rsidRDefault="001735AD">
      <w:pPr>
        <w:ind w:left="-1701"/>
        <w:rPr>
          <w:ins w:id="828" w:author="Martina Nolletti" w:date="2021-01-25T23:10:00Z"/>
          <w:rFonts w:ascii="Calibri" w:hAnsi="Calibri" w:cs="Calibri"/>
          <w:lang w:val="it-IT"/>
        </w:rPr>
        <w:pPrChange w:id="829" w:author="Martina Nolletti" w:date="2021-01-25T23:43:00Z">
          <w:pPr/>
        </w:pPrChange>
      </w:pPr>
    </w:p>
    <w:p w14:paraId="35F68FF9" w14:textId="3123A86F" w:rsidR="008D4CDE" w:rsidRPr="008D4CDE" w:rsidRDefault="008D4CDE">
      <w:pPr>
        <w:numPr>
          <w:ilvl w:val="0"/>
          <w:numId w:val="68"/>
        </w:numPr>
        <w:rPr>
          <w:ins w:id="830" w:author="Martina Nolletti" w:date="2021-02-07T11:00:00Z"/>
          <w:rFonts w:ascii="Calibri" w:hAnsi="Calibri" w:cs="Calibri"/>
          <w:b/>
          <w:bCs/>
          <w:sz w:val="28"/>
          <w:szCs w:val="28"/>
          <w:lang w:val="it-IT" w:eastAsia="it-IT"/>
          <w:rPrChange w:id="831" w:author="Martina Nolletti" w:date="2021-02-07T11:00:00Z">
            <w:rPr>
              <w:ins w:id="832" w:author="Martina Nolletti" w:date="2021-02-07T11:00:00Z"/>
              <w:rFonts w:ascii="Calibri" w:hAnsi="Calibri" w:cs="Calibri"/>
              <w:lang w:val="it-IT" w:eastAsia="it-IT"/>
            </w:rPr>
          </w:rPrChange>
        </w:rPr>
        <w:pPrChange w:id="833" w:author="Martina Nolletti" w:date="2021-02-07T11:00:00Z">
          <w:pPr/>
        </w:pPrChange>
      </w:pPr>
      <w:ins w:id="834" w:author="Martina Nolletti" w:date="2021-02-07T11:00:00Z">
        <w:r w:rsidRPr="008D4CDE">
          <w:rPr>
            <w:rFonts w:ascii="Calibri" w:hAnsi="Calibri" w:cs="Calibri"/>
            <w:b/>
            <w:bCs/>
            <w:sz w:val="28"/>
            <w:szCs w:val="28"/>
            <w:lang w:val="it-IT" w:eastAsia="it-IT"/>
            <w:rPrChange w:id="835" w:author="Martina Nolletti" w:date="2021-02-07T11:00:00Z">
              <w:rPr>
                <w:rFonts w:ascii="Calibri" w:hAnsi="Calibri" w:cs="Calibri"/>
                <w:lang w:val="it-IT" w:eastAsia="it-IT"/>
              </w:rPr>
            </w:rPrChange>
          </w:rPr>
          <w:lastRenderedPageBreak/>
          <w:t>UCD2: Attività svolte dall’operatore di seggio e dallo scanner</w:t>
        </w:r>
      </w:ins>
    </w:p>
    <w:p w14:paraId="66E6D8A2" w14:textId="42E4ADCF" w:rsidR="0074080C" w:rsidRDefault="008D4CDE" w:rsidP="001735AD">
      <w:pPr>
        <w:rPr>
          <w:ins w:id="836" w:author="Martina Nolletti" w:date="2021-02-07T11:15:00Z"/>
          <w:rFonts w:ascii="Calibri" w:hAnsi="Calibri" w:cs="Calibri"/>
          <w:lang w:val="it-IT" w:eastAsia="it-IT"/>
        </w:rPr>
      </w:pPr>
      <w:ins w:id="837" w:author="Martina Nolletti" w:date="2021-02-07T11:00:00Z">
        <w:r>
          <w:rPr>
            <w:rFonts w:ascii="Calibri" w:hAnsi="Calibri" w:cs="Calibri"/>
            <w:lang w:val="it-IT" w:eastAsia="it-IT"/>
          </w:rPr>
          <w:t>L’Operatore di seggio accede alla piattaforma e gli viene consentito attraverso il reperimento dei suoi dati. Una volta effettuato il login, esso può visualizzare il proprio turno (con tutti i dati relativi al turno stesso). Il giorno delle votazioni, l’Operatore, appresi luogo, data e ora, presiede il seggio e una volta controllata la lista dei prenotati in presenza, effettuerà il riconoscimento con il documento dell’Elettore. Terminate le votazioni, l’Operatore di seggio inizierà lo spoglio delle schede elettorali e calcolerà le preferenze date dagli Elettori in presenza. Quest’ultima operazione viene effettuata anche dallo Scanner per ridurre i tempi dello spoglio, grazie alla funzione di scannerizzazione ed infine potrà procedere alla generazione dei report e delle statistiche dopo aver reperito tutti i dati delle votazioni (in presenza e online) e dopo aver effettuato il calcolo dei voti totali (in presenza e online).</w:t>
        </w:r>
      </w:ins>
    </w:p>
    <w:p w14:paraId="6A09A18B" w14:textId="1358649B" w:rsidR="00A00C52" w:rsidRDefault="00A00C52" w:rsidP="00A00C52">
      <w:pPr>
        <w:rPr>
          <w:ins w:id="838" w:author="Martina Nolletti" w:date="2021-02-07T11:15:00Z"/>
          <w:rFonts w:ascii="Calibri" w:hAnsi="Calibri" w:cs="Calibri"/>
          <w:lang w:val="it-IT"/>
        </w:rPr>
      </w:pPr>
      <w:ins w:id="839" w:author="Martina Nolletti" w:date="2021-02-07T11:15:00Z">
        <w:r>
          <w:rPr>
            <w:rFonts w:ascii="Calibri" w:hAnsi="Calibri" w:cs="Calibri"/>
            <w:lang w:val="it-IT"/>
          </w:rPr>
          <w:t>I requisiti presi in considerazione</w:t>
        </w:r>
      </w:ins>
      <w:ins w:id="840" w:author="Martina Nolletti" w:date="2021-02-07T11:21:00Z">
        <w:r w:rsidR="006D49EB">
          <w:rPr>
            <w:rFonts w:ascii="Calibri" w:hAnsi="Calibri" w:cs="Calibri"/>
            <w:lang w:val="it-IT"/>
          </w:rPr>
          <w:t xml:space="preserve"> della sezione B.1</w:t>
        </w:r>
      </w:ins>
      <w:ins w:id="841" w:author="Martina Nolletti" w:date="2021-02-07T11:15:00Z">
        <w:r>
          <w:rPr>
            <w:rFonts w:ascii="Calibri" w:hAnsi="Calibri" w:cs="Calibri"/>
            <w:lang w:val="it-IT"/>
          </w:rPr>
          <w:t xml:space="preserve"> sono:</w:t>
        </w:r>
      </w:ins>
    </w:p>
    <w:p w14:paraId="0E87402B" w14:textId="77777777" w:rsidR="00A00C52" w:rsidRDefault="00A00C52" w:rsidP="00A00C52">
      <w:pPr>
        <w:numPr>
          <w:ilvl w:val="0"/>
          <w:numId w:val="68"/>
        </w:numPr>
        <w:rPr>
          <w:ins w:id="842" w:author="Martina Nolletti" w:date="2021-02-07T11:15:00Z"/>
        </w:rPr>
      </w:pPr>
      <w:ins w:id="843" w:author="Martina Nolletti" w:date="2021-02-07T11:15:00Z">
        <w:r w:rsidRPr="001735AD">
          <w:rPr>
            <w:rFonts w:ascii="Calibri" w:hAnsi="Calibri" w:cs="Calibri"/>
            <w:b/>
            <w:bCs/>
            <w:lang w:val="it-IT"/>
          </w:rPr>
          <w:t>RF1: Accesso alla piattaforma</w:t>
        </w:r>
      </w:ins>
    </w:p>
    <w:p w14:paraId="4C950F00" w14:textId="77777777" w:rsidR="00A00C52" w:rsidRPr="00922D9A" w:rsidRDefault="00A00C52" w:rsidP="00A00C52">
      <w:pPr>
        <w:numPr>
          <w:ilvl w:val="0"/>
          <w:numId w:val="68"/>
        </w:numPr>
        <w:rPr>
          <w:ins w:id="844" w:author="Martina Nolletti" w:date="2021-02-07T11:15:00Z"/>
          <w:rFonts w:ascii="Calibri" w:hAnsi="Calibri" w:cs="Calibri"/>
          <w:lang w:val="it-IT"/>
        </w:rPr>
      </w:pPr>
      <w:ins w:id="845" w:author="Martina Nolletti" w:date="2021-02-07T11:15:00Z">
        <w:r w:rsidRPr="001735AD">
          <w:rPr>
            <w:rFonts w:ascii="Calibri" w:hAnsi="Calibri" w:cs="Calibri"/>
            <w:b/>
            <w:bCs/>
            <w:lang w:val="it-IT"/>
          </w:rPr>
          <w:t>RF3: Creazione e gestione delle turnazioni degli operatori di seggio</w:t>
        </w:r>
      </w:ins>
    </w:p>
    <w:p w14:paraId="378B0A5C" w14:textId="0DE67A5B" w:rsidR="00A00C52" w:rsidRPr="00A00C52" w:rsidRDefault="00A00C52">
      <w:pPr>
        <w:numPr>
          <w:ilvl w:val="0"/>
          <w:numId w:val="68"/>
        </w:numPr>
        <w:rPr>
          <w:ins w:id="846" w:author="Martina Nolletti" w:date="2021-02-07T11:15:00Z"/>
          <w:rFonts w:ascii="Calibri" w:hAnsi="Calibri" w:cs="Calibri"/>
          <w:b/>
          <w:bCs/>
          <w:lang w:val="it-IT"/>
        </w:rPr>
      </w:pPr>
      <w:ins w:id="847" w:author="Martina Nolletti" w:date="2021-02-07T11:15:00Z">
        <w:r w:rsidRPr="001735AD">
          <w:rPr>
            <w:rFonts w:ascii="Calibri" w:hAnsi="Calibri" w:cs="Calibri"/>
            <w:b/>
            <w:bCs/>
            <w:lang w:val="it-IT"/>
          </w:rPr>
          <w:t>RF4: Prenotazione ingresso al seggio</w:t>
        </w:r>
      </w:ins>
    </w:p>
    <w:p w14:paraId="6C194D80" w14:textId="5DF09C65" w:rsidR="00A00C52" w:rsidRDefault="00A00C52" w:rsidP="00A00C52">
      <w:pPr>
        <w:numPr>
          <w:ilvl w:val="0"/>
          <w:numId w:val="68"/>
        </w:numPr>
        <w:rPr>
          <w:ins w:id="848" w:author="Martina Nolletti" w:date="2021-02-07T11:15:00Z"/>
          <w:rFonts w:ascii="Calibri" w:hAnsi="Calibri" w:cs="Calibri"/>
          <w:b/>
          <w:bCs/>
          <w:lang w:val="it-IT"/>
        </w:rPr>
      </w:pPr>
      <w:ins w:id="849" w:author="Martina Nolletti" w:date="2021-02-07T11:15: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6E2BCD80" w14:textId="77777777" w:rsidR="00A00C52" w:rsidRPr="001735AD" w:rsidRDefault="00A00C52" w:rsidP="00A00C52">
      <w:pPr>
        <w:numPr>
          <w:ilvl w:val="0"/>
          <w:numId w:val="68"/>
        </w:numPr>
        <w:rPr>
          <w:ins w:id="850" w:author="Martina Nolletti" w:date="2021-02-07T11:16:00Z"/>
          <w:rFonts w:ascii="Calibri" w:hAnsi="Calibri" w:cs="Calibri"/>
          <w:b/>
          <w:bCs/>
          <w:lang w:val="it-IT"/>
        </w:rPr>
      </w:pPr>
      <w:ins w:id="851" w:author="Martina Nolletti" w:date="2021-02-07T11:16:00Z">
        <w:r w:rsidRPr="001735AD">
          <w:rPr>
            <w:rFonts w:ascii="Calibri" w:hAnsi="Calibri" w:cs="Calibri"/>
            <w:b/>
            <w:bCs/>
            <w:lang w:val="it-IT"/>
          </w:rPr>
          <w:t>RF7: Riconoscimento presso seggio</w:t>
        </w:r>
      </w:ins>
    </w:p>
    <w:p w14:paraId="72ACB664" w14:textId="049AAB0A" w:rsidR="00A00C52" w:rsidRDefault="00A00C52" w:rsidP="00A00C52">
      <w:pPr>
        <w:numPr>
          <w:ilvl w:val="0"/>
          <w:numId w:val="68"/>
        </w:numPr>
        <w:rPr>
          <w:ins w:id="852" w:author="Martina Nolletti" w:date="2021-02-07T11:15:00Z"/>
          <w:rFonts w:ascii="Calibri" w:hAnsi="Calibri" w:cs="Calibri"/>
          <w:b/>
          <w:bCs/>
          <w:lang w:val="it-IT"/>
        </w:rPr>
      </w:pPr>
      <w:ins w:id="853" w:author="Martina Nolletti" w:date="2021-02-07T11:16:00Z">
        <w:r w:rsidRPr="001735AD">
          <w:rPr>
            <w:rFonts w:ascii="Calibri" w:hAnsi="Calibri" w:cs="Calibri"/>
            <w:b/>
            <w:bCs/>
            <w:lang w:val="it-IT"/>
          </w:rPr>
          <w:t>RF8: Conteggio automatico voti cartacei dati in presenza</w:t>
        </w:r>
      </w:ins>
    </w:p>
    <w:p w14:paraId="21BF1ECA" w14:textId="77777777" w:rsidR="00A00C52" w:rsidRPr="00922D9A" w:rsidRDefault="00A00C52" w:rsidP="00A00C52">
      <w:pPr>
        <w:numPr>
          <w:ilvl w:val="0"/>
          <w:numId w:val="68"/>
        </w:numPr>
        <w:rPr>
          <w:ins w:id="854" w:author="Martina Nolletti" w:date="2021-02-07T11:15:00Z"/>
          <w:rFonts w:ascii="Calibri" w:hAnsi="Calibri" w:cs="Calibri"/>
          <w:b/>
          <w:bCs/>
          <w:lang w:val="it-IT"/>
        </w:rPr>
      </w:pPr>
      <w:ins w:id="855" w:author="Martina Nolletti" w:date="2021-02-07T11:15:00Z">
        <w:r w:rsidRPr="001735AD">
          <w:rPr>
            <w:rFonts w:ascii="Calibri" w:hAnsi="Calibri" w:cs="Calibri"/>
            <w:b/>
            <w:bCs/>
            <w:lang w:val="it-IT"/>
          </w:rPr>
          <w:t>RF9: Report votazioni e statistiche orari più affollati</w:t>
        </w:r>
      </w:ins>
    </w:p>
    <w:p w14:paraId="3C0CE574" w14:textId="77777777" w:rsidR="00A00C52" w:rsidRDefault="00A00C52" w:rsidP="00A00C52">
      <w:pPr>
        <w:rPr>
          <w:ins w:id="856" w:author="Martina Nolletti" w:date="2021-02-07T11:15:00Z"/>
          <w:rFonts w:ascii="Calibri" w:hAnsi="Calibri" w:cs="Calibri"/>
          <w:lang w:val="it-IT"/>
        </w:rPr>
      </w:pPr>
      <w:ins w:id="857" w:author="Martina Nolletti" w:date="2021-02-07T11:15:00Z">
        <w:r>
          <w:rPr>
            <w:rFonts w:ascii="Calibri" w:hAnsi="Calibri" w:cs="Calibri"/>
            <w:lang w:val="it-IT"/>
          </w:rPr>
          <w:t>Gli scenari presi in considerazione della sezione B.3 sono:</w:t>
        </w:r>
      </w:ins>
    </w:p>
    <w:p w14:paraId="76D059FC" w14:textId="77777777" w:rsidR="00A00C52" w:rsidRPr="00922D9A" w:rsidRDefault="00A00C52" w:rsidP="00A00C52">
      <w:pPr>
        <w:numPr>
          <w:ilvl w:val="0"/>
          <w:numId w:val="68"/>
        </w:numPr>
        <w:rPr>
          <w:ins w:id="858" w:author="Martina Nolletti" w:date="2021-02-07T11:15:00Z"/>
          <w:rFonts w:ascii="Calibri" w:hAnsi="Calibri" w:cs="Calibri"/>
          <w:sz w:val="28"/>
          <w:szCs w:val="28"/>
          <w:lang w:val="it-IT" w:eastAsia="it-IT"/>
        </w:rPr>
      </w:pPr>
      <w:ins w:id="859" w:author="Martina Nolletti" w:date="2021-02-07T11:15:00Z">
        <w:r w:rsidRPr="00922D9A">
          <w:rPr>
            <w:rFonts w:ascii="Calibri" w:hAnsi="Calibri" w:cs="Calibri"/>
            <w:b/>
            <w:bCs/>
            <w:color w:val="000000"/>
            <w:spacing w:val="5"/>
            <w:kern w:val="28"/>
            <w:lang w:val="it-IT"/>
          </w:rPr>
          <w:t>SC2: Gestione turnazione degli operatori</w:t>
        </w:r>
      </w:ins>
    </w:p>
    <w:p w14:paraId="321907BE" w14:textId="77777777" w:rsidR="00A00C52" w:rsidRPr="00922D9A" w:rsidRDefault="00A00C52" w:rsidP="00A00C52">
      <w:pPr>
        <w:numPr>
          <w:ilvl w:val="0"/>
          <w:numId w:val="68"/>
        </w:numPr>
        <w:rPr>
          <w:ins w:id="860" w:author="Martina Nolletti" w:date="2021-02-07T11:15:00Z"/>
          <w:rFonts w:ascii="Calibri" w:hAnsi="Calibri" w:cs="Calibri"/>
          <w:sz w:val="28"/>
          <w:szCs w:val="28"/>
          <w:lang w:val="it-IT" w:eastAsia="it-IT"/>
        </w:rPr>
      </w:pPr>
      <w:ins w:id="861" w:author="Martina Nolletti" w:date="2021-02-07T11:15:00Z">
        <w:r w:rsidRPr="00922D9A">
          <w:rPr>
            <w:rFonts w:ascii="Calibri" w:hAnsi="Calibri" w:cs="Calibri"/>
            <w:b/>
            <w:bCs/>
            <w:color w:val="000000"/>
            <w:spacing w:val="5"/>
            <w:kern w:val="28"/>
            <w:lang w:val="it-IT"/>
          </w:rPr>
          <w:t>SC3: Prenotazione votazione in presenza</w:t>
        </w:r>
      </w:ins>
    </w:p>
    <w:p w14:paraId="65959952" w14:textId="30E7147E" w:rsidR="00A00C52" w:rsidRPr="00A00C52" w:rsidRDefault="00A00C52" w:rsidP="00A00C52">
      <w:pPr>
        <w:numPr>
          <w:ilvl w:val="0"/>
          <w:numId w:val="68"/>
        </w:numPr>
        <w:spacing w:after="300" w:line="360" w:lineRule="auto"/>
        <w:contextualSpacing/>
        <w:rPr>
          <w:ins w:id="862" w:author="Martina Nolletti" w:date="2021-02-07T11:18:00Z"/>
          <w:rFonts w:ascii="Calibri" w:hAnsi="Calibri" w:cs="Calibri"/>
          <w:b/>
          <w:bCs/>
          <w:color w:val="000000"/>
          <w:spacing w:val="5"/>
          <w:kern w:val="28"/>
          <w:lang w:val="it-IT"/>
          <w:rPrChange w:id="863" w:author="Martina Nolletti" w:date="2021-02-07T11:18:00Z">
            <w:rPr>
              <w:ins w:id="864" w:author="Martina Nolletti" w:date="2021-02-07T11:18:00Z"/>
              <w:rFonts w:ascii="Calibri" w:hAnsi="Calibri" w:cs="Calibri"/>
              <w:b/>
              <w:bCs/>
              <w:color w:val="000000"/>
              <w:spacing w:val="5"/>
              <w:kern w:val="28"/>
              <w:sz w:val="22"/>
              <w:szCs w:val="22"/>
              <w:lang w:val="it-IT"/>
            </w:rPr>
          </w:rPrChange>
        </w:rPr>
      </w:pPr>
      <w:ins w:id="865" w:author="Martina Nolletti" w:date="2021-02-07T11:15:00Z">
        <w:r w:rsidRPr="00922D9A">
          <w:rPr>
            <w:rFonts w:ascii="Calibri" w:hAnsi="Calibri" w:cs="Calibri"/>
            <w:b/>
            <w:bCs/>
            <w:color w:val="000000"/>
            <w:spacing w:val="5"/>
            <w:kern w:val="28"/>
            <w:lang w:val="it-IT"/>
          </w:rPr>
          <w:t>SC</w:t>
        </w:r>
      </w:ins>
      <w:ins w:id="866" w:author="Martina Nolletti" w:date="2021-02-07T11:17:00Z">
        <w:r>
          <w:rPr>
            <w:rFonts w:ascii="Calibri" w:hAnsi="Calibri" w:cs="Calibri"/>
            <w:b/>
            <w:bCs/>
            <w:color w:val="000000"/>
            <w:spacing w:val="5"/>
            <w:kern w:val="28"/>
            <w:lang w:val="it-IT"/>
          </w:rPr>
          <w:t>6</w:t>
        </w:r>
      </w:ins>
      <w:ins w:id="867" w:author="Martina Nolletti" w:date="2021-02-07T11:15:00Z">
        <w:r w:rsidRPr="00A00C52">
          <w:rPr>
            <w:rFonts w:ascii="Calibri" w:hAnsi="Calibri" w:cs="Calibri"/>
            <w:b/>
            <w:bCs/>
            <w:color w:val="000000"/>
            <w:spacing w:val="5"/>
            <w:kern w:val="28"/>
            <w:sz w:val="28"/>
            <w:szCs w:val="28"/>
            <w:lang w:val="it-IT"/>
            <w:rPrChange w:id="868" w:author="Martina Nolletti" w:date="2021-02-07T11:18:00Z">
              <w:rPr>
                <w:rFonts w:ascii="Calibri" w:hAnsi="Calibri" w:cs="Calibri"/>
                <w:b/>
                <w:bCs/>
                <w:color w:val="000000"/>
                <w:spacing w:val="5"/>
                <w:kern w:val="28"/>
                <w:lang w:val="it-IT"/>
              </w:rPr>
            </w:rPrChange>
          </w:rPr>
          <w:t xml:space="preserve">: </w:t>
        </w:r>
      </w:ins>
      <w:ins w:id="869" w:author="Martina Nolletti" w:date="2021-02-07T11:18:00Z">
        <w:r w:rsidRPr="00A00C52">
          <w:rPr>
            <w:rFonts w:ascii="Calibri" w:hAnsi="Calibri" w:cs="Calibri"/>
            <w:b/>
            <w:bCs/>
            <w:color w:val="000000"/>
            <w:spacing w:val="5"/>
            <w:kern w:val="28"/>
            <w:lang w:val="it-IT"/>
            <w:rPrChange w:id="870" w:author="Martina Nolletti" w:date="2021-02-07T11:18:00Z">
              <w:rPr>
                <w:rFonts w:ascii="Calibri" w:hAnsi="Calibri" w:cs="Calibri"/>
                <w:b/>
                <w:bCs/>
                <w:color w:val="000000"/>
                <w:spacing w:val="5"/>
                <w:kern w:val="28"/>
                <w:sz w:val="22"/>
                <w:szCs w:val="22"/>
                <w:lang w:val="it-IT"/>
              </w:rPr>
            </w:rPrChange>
          </w:rPr>
          <w:t>Votazione in presenza</w:t>
        </w:r>
      </w:ins>
    </w:p>
    <w:p w14:paraId="2C09F2E0" w14:textId="4E9E86CE" w:rsidR="00A00C52" w:rsidRPr="00922D9A" w:rsidRDefault="00A00C52">
      <w:pPr>
        <w:numPr>
          <w:ilvl w:val="0"/>
          <w:numId w:val="68"/>
        </w:numPr>
        <w:rPr>
          <w:ins w:id="871" w:author="Martina Nolletti" w:date="2021-02-07T11:15:00Z"/>
          <w:rFonts w:ascii="Calibri" w:hAnsi="Calibri" w:cs="Calibri"/>
          <w:b/>
          <w:bCs/>
          <w:color w:val="000000"/>
          <w:spacing w:val="5"/>
          <w:kern w:val="28"/>
          <w:lang w:val="it-IT"/>
        </w:rPr>
        <w:pPrChange w:id="872" w:author="Martina Nolletti" w:date="2021-02-07T11:18:00Z">
          <w:pPr>
            <w:numPr>
              <w:numId w:val="68"/>
            </w:numPr>
            <w:spacing w:after="300" w:line="360" w:lineRule="auto"/>
            <w:ind w:left="720" w:hanging="360"/>
            <w:contextualSpacing/>
          </w:pPr>
        </w:pPrChange>
      </w:pPr>
      <w:ins w:id="873" w:author="Martina Nolletti" w:date="2021-02-07T11:18:00Z">
        <w:r w:rsidRPr="00A00C52">
          <w:rPr>
            <w:rFonts w:ascii="Calibri" w:hAnsi="Calibri" w:cs="Calibri"/>
            <w:b/>
            <w:bCs/>
            <w:color w:val="000000"/>
            <w:spacing w:val="5"/>
            <w:kern w:val="28"/>
            <w:lang w:val="it-IT"/>
            <w:rPrChange w:id="874" w:author="Martina Nolletti" w:date="2021-02-07T11:18:00Z">
              <w:rPr>
                <w:rFonts w:ascii="Calibri" w:hAnsi="Calibri" w:cs="Calibri"/>
                <w:b/>
                <w:bCs/>
                <w:color w:val="000000"/>
                <w:spacing w:val="5"/>
                <w:kern w:val="28"/>
                <w:sz w:val="22"/>
                <w:szCs w:val="22"/>
                <w:lang w:val="it-IT"/>
              </w:rPr>
            </w:rPrChange>
          </w:rPr>
          <w:t>SC8: Caricamento dei risultati dei voti in presenza</w:t>
        </w:r>
      </w:ins>
    </w:p>
    <w:p w14:paraId="3727CAB0" w14:textId="77777777" w:rsidR="00A00C52" w:rsidRPr="00922D9A" w:rsidRDefault="00A00C52" w:rsidP="00A00C52">
      <w:pPr>
        <w:numPr>
          <w:ilvl w:val="0"/>
          <w:numId w:val="68"/>
        </w:numPr>
        <w:spacing w:after="300" w:line="360" w:lineRule="auto"/>
        <w:contextualSpacing/>
        <w:rPr>
          <w:ins w:id="875" w:author="Martina Nolletti" w:date="2021-02-07T11:15:00Z"/>
          <w:rFonts w:ascii="Calibri" w:hAnsi="Calibri" w:cs="Calibri"/>
          <w:b/>
          <w:bCs/>
          <w:color w:val="000000"/>
          <w:spacing w:val="5"/>
          <w:kern w:val="28"/>
          <w:lang w:val="it-IT"/>
        </w:rPr>
      </w:pPr>
      <w:ins w:id="876" w:author="Martina Nolletti" w:date="2021-02-07T11:15:00Z">
        <w:r w:rsidRPr="00922D9A">
          <w:rPr>
            <w:rFonts w:ascii="Calibri" w:hAnsi="Calibri" w:cs="Calibri"/>
            <w:b/>
            <w:bCs/>
            <w:color w:val="000000"/>
            <w:spacing w:val="5"/>
            <w:kern w:val="28"/>
            <w:lang w:val="it-IT"/>
          </w:rPr>
          <w:t>SC9: Pubblicazione dei report e dei risultati definitivi</w:t>
        </w:r>
      </w:ins>
    </w:p>
    <w:p w14:paraId="59ECBC88" w14:textId="77777777" w:rsidR="00A00C52" w:rsidRDefault="00A00C52" w:rsidP="001735AD">
      <w:pPr>
        <w:rPr>
          <w:ins w:id="877" w:author="Martina Nolletti" w:date="2021-01-25T23:10:00Z"/>
          <w:rFonts w:ascii="Calibri" w:hAnsi="Calibri" w:cs="Calibri"/>
          <w:lang w:val="it-IT" w:eastAsia="it-IT"/>
        </w:rPr>
      </w:pPr>
    </w:p>
    <w:p w14:paraId="673D48CA" w14:textId="7972713C" w:rsidR="0074080C" w:rsidRPr="001735AD" w:rsidRDefault="0074080C" w:rsidP="000A3D19">
      <w:pPr>
        <w:rPr>
          <w:rFonts w:ascii="Calibri" w:hAnsi="Calibri" w:cs="Calibri"/>
          <w:lang w:val="it-IT"/>
        </w:rPr>
      </w:pPr>
    </w:p>
    <w:p w14:paraId="2E87EAAB" w14:textId="487C1CEE" w:rsidR="00815146" w:rsidDel="008D4CDE" w:rsidRDefault="00F11C3A" w:rsidP="003C14DE">
      <w:pPr>
        <w:ind w:left="-1701"/>
        <w:rPr>
          <w:del w:id="878" w:author="Martina Nolletti" w:date="2021-02-07T11:01:00Z"/>
          <w:rFonts w:ascii="Calibri" w:hAnsi="Calibri" w:cs="Calibri"/>
          <w:lang w:val="it-IT" w:eastAsia="it-IT"/>
        </w:rPr>
      </w:pPr>
      <w:r>
        <w:rPr>
          <w:rFonts w:ascii="Calibri" w:hAnsi="Calibri" w:cs="Calibri"/>
          <w:lang w:val="it-IT" w:eastAsia="it-IT"/>
        </w:rPr>
        <w:lastRenderedPageBreak/>
        <w:pict w14:anchorId="4240F48F">
          <v:shape id="_x0000_i1026" type="#_x0000_t75" style="width:598.35pt;height:326.5pt">
            <v:imagedata r:id="rId19" o:title="UC_OperatoreDiSeggio"/>
          </v:shape>
        </w:pict>
      </w:r>
    </w:p>
    <w:p w14:paraId="35FCF3D3" w14:textId="1AA3CB14" w:rsidR="0074080C" w:rsidDel="008D4CDE" w:rsidRDefault="0074080C" w:rsidP="00226993">
      <w:pPr>
        <w:rPr>
          <w:del w:id="879" w:author="Martina Nolletti" w:date="2021-02-07T10:59:00Z"/>
          <w:rFonts w:ascii="Calibri" w:hAnsi="Calibri" w:cs="Calibri"/>
          <w:lang w:val="it-IT" w:eastAsia="it-IT"/>
        </w:rPr>
      </w:pPr>
    </w:p>
    <w:p w14:paraId="17F586F3" w14:textId="4146C802" w:rsidR="008D4CDE" w:rsidRDefault="008D4CDE">
      <w:pPr>
        <w:ind w:left="-1701"/>
        <w:rPr>
          <w:ins w:id="880" w:author="Martina Nolletti" w:date="2021-02-07T11:00:00Z"/>
          <w:rFonts w:ascii="Calibri" w:hAnsi="Calibri" w:cs="Calibri"/>
          <w:lang w:val="it-IT" w:eastAsia="it-IT"/>
        </w:rPr>
        <w:pPrChange w:id="881" w:author="Martina Nolletti" w:date="2021-02-07T11:01:00Z">
          <w:pPr/>
        </w:pPrChange>
      </w:pPr>
    </w:p>
    <w:p w14:paraId="5373C340" w14:textId="2A16534C" w:rsidR="008D4CDE" w:rsidRDefault="008D4CDE" w:rsidP="00226993">
      <w:pPr>
        <w:rPr>
          <w:ins w:id="882" w:author="Martina Nolletti" w:date="2021-02-07T11:01:00Z"/>
          <w:rFonts w:ascii="Calibri" w:hAnsi="Calibri" w:cs="Calibri"/>
          <w:lang w:val="it-IT" w:eastAsia="it-IT"/>
        </w:rPr>
      </w:pPr>
    </w:p>
    <w:p w14:paraId="35865E28" w14:textId="7ED6EC4F" w:rsidR="008D4CDE" w:rsidRDefault="008D4CDE" w:rsidP="00226993">
      <w:pPr>
        <w:rPr>
          <w:ins w:id="883" w:author="Martina Nolletti" w:date="2021-02-07T11:01:00Z"/>
          <w:rFonts w:ascii="Calibri" w:hAnsi="Calibri" w:cs="Calibri"/>
          <w:lang w:val="it-IT" w:eastAsia="it-IT"/>
        </w:rPr>
      </w:pPr>
    </w:p>
    <w:p w14:paraId="1634935B" w14:textId="7A05B8E3" w:rsidR="008D4CDE" w:rsidRDefault="008D4CDE" w:rsidP="00226993">
      <w:pPr>
        <w:rPr>
          <w:ins w:id="884" w:author="Martina Nolletti" w:date="2021-02-07T11:01:00Z"/>
          <w:rFonts w:ascii="Calibri" w:hAnsi="Calibri" w:cs="Calibri"/>
          <w:lang w:val="it-IT" w:eastAsia="it-IT"/>
        </w:rPr>
      </w:pPr>
    </w:p>
    <w:p w14:paraId="4892CA76" w14:textId="426DDD38" w:rsidR="008D4CDE" w:rsidRDefault="008D4CDE" w:rsidP="00226993">
      <w:pPr>
        <w:rPr>
          <w:ins w:id="885" w:author="Martina Nolletti" w:date="2021-02-07T11:01:00Z"/>
          <w:rFonts w:ascii="Calibri" w:hAnsi="Calibri" w:cs="Calibri"/>
          <w:lang w:val="it-IT" w:eastAsia="it-IT"/>
        </w:rPr>
      </w:pPr>
    </w:p>
    <w:p w14:paraId="0BCC8AB5" w14:textId="40F201AB" w:rsidR="008D4CDE" w:rsidRDefault="008D4CDE" w:rsidP="00226993">
      <w:pPr>
        <w:rPr>
          <w:ins w:id="886" w:author="Martina Nolletti" w:date="2021-02-07T11:01:00Z"/>
          <w:rFonts w:ascii="Calibri" w:hAnsi="Calibri" w:cs="Calibri"/>
          <w:lang w:val="it-IT" w:eastAsia="it-IT"/>
        </w:rPr>
      </w:pPr>
    </w:p>
    <w:p w14:paraId="1F36D4A4" w14:textId="1588510D" w:rsidR="008D4CDE" w:rsidRDefault="008D4CDE" w:rsidP="00226993">
      <w:pPr>
        <w:rPr>
          <w:ins w:id="887" w:author="Martina Nolletti" w:date="2021-02-07T11:01:00Z"/>
          <w:rFonts w:ascii="Calibri" w:hAnsi="Calibri" w:cs="Calibri"/>
          <w:lang w:val="it-IT" w:eastAsia="it-IT"/>
        </w:rPr>
      </w:pPr>
    </w:p>
    <w:p w14:paraId="299A1F6A" w14:textId="6134A5FC" w:rsidR="008D4CDE" w:rsidRDefault="008D4CDE" w:rsidP="00226993">
      <w:pPr>
        <w:rPr>
          <w:ins w:id="888" w:author="Martina Nolletti" w:date="2021-02-07T11:14:00Z"/>
          <w:rFonts w:ascii="Calibri" w:hAnsi="Calibri" w:cs="Calibri"/>
          <w:lang w:val="it-IT" w:eastAsia="it-IT"/>
        </w:rPr>
      </w:pPr>
    </w:p>
    <w:p w14:paraId="3BD0AEC1" w14:textId="4FCD05C4" w:rsidR="00A00C52" w:rsidRDefault="00A00C52" w:rsidP="00226993">
      <w:pPr>
        <w:rPr>
          <w:ins w:id="889" w:author="Martina Nolletti" w:date="2021-02-07T11:14:00Z"/>
          <w:rFonts w:ascii="Calibri" w:hAnsi="Calibri" w:cs="Calibri"/>
          <w:lang w:val="it-IT" w:eastAsia="it-IT"/>
        </w:rPr>
      </w:pPr>
    </w:p>
    <w:p w14:paraId="07632060" w14:textId="00DDB322" w:rsidR="00A00C52" w:rsidRDefault="00A00C52" w:rsidP="00226993">
      <w:pPr>
        <w:rPr>
          <w:ins w:id="890" w:author="Martina Nolletti" w:date="2021-02-07T11:14:00Z"/>
          <w:rFonts w:ascii="Calibri" w:hAnsi="Calibri" w:cs="Calibri"/>
          <w:lang w:val="it-IT" w:eastAsia="it-IT"/>
        </w:rPr>
      </w:pPr>
    </w:p>
    <w:p w14:paraId="542DD1ED" w14:textId="7CDB623D" w:rsidR="00A00C52" w:rsidRDefault="00A00C52" w:rsidP="00226993">
      <w:pPr>
        <w:rPr>
          <w:ins w:id="891" w:author="Martina Nolletti" w:date="2021-02-07T11:14:00Z"/>
          <w:rFonts w:ascii="Calibri" w:hAnsi="Calibri" w:cs="Calibri"/>
          <w:lang w:val="it-IT" w:eastAsia="it-IT"/>
        </w:rPr>
      </w:pPr>
    </w:p>
    <w:p w14:paraId="0754AE1B" w14:textId="56A803AB" w:rsidR="00A00C52" w:rsidRDefault="00A00C52" w:rsidP="00226993">
      <w:pPr>
        <w:rPr>
          <w:ins w:id="892" w:author="Martina Nolletti" w:date="2021-02-07T11:14:00Z"/>
          <w:rFonts w:ascii="Calibri" w:hAnsi="Calibri" w:cs="Calibri"/>
          <w:lang w:val="it-IT" w:eastAsia="it-IT"/>
        </w:rPr>
      </w:pPr>
    </w:p>
    <w:p w14:paraId="06A1AA5D" w14:textId="03117334" w:rsidR="00A00C52" w:rsidRDefault="00A00C52" w:rsidP="00226993">
      <w:pPr>
        <w:rPr>
          <w:ins w:id="893" w:author="Martina Nolletti" w:date="2021-02-07T11:14:00Z"/>
          <w:rFonts w:ascii="Calibri" w:hAnsi="Calibri" w:cs="Calibri"/>
          <w:lang w:val="it-IT" w:eastAsia="it-IT"/>
        </w:rPr>
      </w:pPr>
    </w:p>
    <w:p w14:paraId="4F7D34F5" w14:textId="11657526" w:rsidR="00A00C52" w:rsidRDefault="00A00C52" w:rsidP="00226993">
      <w:pPr>
        <w:rPr>
          <w:ins w:id="894" w:author="Martina Nolletti" w:date="2021-02-07T11:14:00Z"/>
          <w:rFonts w:ascii="Calibri" w:hAnsi="Calibri" w:cs="Calibri"/>
          <w:lang w:val="it-IT" w:eastAsia="it-IT"/>
        </w:rPr>
      </w:pPr>
    </w:p>
    <w:p w14:paraId="7C4BEA9F" w14:textId="0774E255" w:rsidR="00A00C52" w:rsidRDefault="00A00C52" w:rsidP="00226993">
      <w:pPr>
        <w:rPr>
          <w:ins w:id="895" w:author="Martina Nolletti" w:date="2021-02-07T11:14:00Z"/>
          <w:rFonts w:ascii="Calibri" w:hAnsi="Calibri" w:cs="Calibri"/>
          <w:lang w:val="it-IT" w:eastAsia="it-IT"/>
        </w:rPr>
      </w:pPr>
    </w:p>
    <w:p w14:paraId="2A1B8111" w14:textId="7C3326C3" w:rsidR="00A00C52" w:rsidRDefault="00A00C52" w:rsidP="00226993">
      <w:pPr>
        <w:rPr>
          <w:ins w:id="896" w:author="Martina Nolletti" w:date="2021-02-07T11:14:00Z"/>
          <w:rFonts w:ascii="Calibri" w:hAnsi="Calibri" w:cs="Calibri"/>
          <w:lang w:val="it-IT" w:eastAsia="it-IT"/>
        </w:rPr>
      </w:pPr>
    </w:p>
    <w:p w14:paraId="516312E1" w14:textId="60D82E4F" w:rsidR="00A00C52" w:rsidRDefault="00A00C52" w:rsidP="00226993">
      <w:pPr>
        <w:rPr>
          <w:ins w:id="897" w:author="Martina Nolletti" w:date="2021-02-07T11:14:00Z"/>
          <w:rFonts w:ascii="Calibri" w:hAnsi="Calibri" w:cs="Calibri"/>
          <w:lang w:val="it-IT" w:eastAsia="it-IT"/>
        </w:rPr>
      </w:pPr>
    </w:p>
    <w:p w14:paraId="60756E1B" w14:textId="140DE0BF" w:rsidR="00A00C52" w:rsidRDefault="00A00C52" w:rsidP="00226993">
      <w:pPr>
        <w:rPr>
          <w:ins w:id="898" w:author="Martina Nolletti" w:date="2021-02-07T11:14:00Z"/>
          <w:rFonts w:ascii="Calibri" w:hAnsi="Calibri" w:cs="Calibri"/>
          <w:lang w:val="it-IT" w:eastAsia="it-IT"/>
        </w:rPr>
      </w:pPr>
    </w:p>
    <w:p w14:paraId="7373B82E" w14:textId="396DB0C7" w:rsidR="00A00C52" w:rsidRDefault="00A00C52" w:rsidP="00226993">
      <w:pPr>
        <w:rPr>
          <w:ins w:id="899" w:author="Martina Nolletti" w:date="2021-02-07T11:14:00Z"/>
          <w:rFonts w:ascii="Calibri" w:hAnsi="Calibri" w:cs="Calibri"/>
          <w:lang w:val="it-IT" w:eastAsia="it-IT"/>
        </w:rPr>
      </w:pPr>
    </w:p>
    <w:p w14:paraId="402383B5" w14:textId="2D80802F" w:rsidR="00A00C52" w:rsidRDefault="00A00C52" w:rsidP="00226993">
      <w:pPr>
        <w:rPr>
          <w:ins w:id="900" w:author="Martina Nolletti" w:date="2021-02-07T11:14:00Z"/>
          <w:rFonts w:ascii="Calibri" w:hAnsi="Calibri" w:cs="Calibri"/>
          <w:lang w:val="it-IT" w:eastAsia="it-IT"/>
        </w:rPr>
      </w:pPr>
    </w:p>
    <w:p w14:paraId="35C26537" w14:textId="7DB1B629" w:rsidR="00A00C52" w:rsidRDefault="00A00C52" w:rsidP="00226993">
      <w:pPr>
        <w:rPr>
          <w:ins w:id="901" w:author="Martina Nolletti" w:date="2021-02-07T11:14:00Z"/>
          <w:rFonts w:ascii="Calibri" w:hAnsi="Calibri" w:cs="Calibri"/>
          <w:lang w:val="it-IT" w:eastAsia="it-IT"/>
        </w:rPr>
      </w:pPr>
    </w:p>
    <w:p w14:paraId="25A6322A" w14:textId="77777777" w:rsidR="00A00C52" w:rsidRDefault="00A00C52" w:rsidP="00226993">
      <w:pPr>
        <w:rPr>
          <w:ins w:id="902" w:author="Martina Nolletti" w:date="2021-02-07T11:00:00Z"/>
          <w:rFonts w:ascii="Calibri" w:hAnsi="Calibri" w:cs="Calibri"/>
          <w:lang w:val="it-IT" w:eastAsia="it-IT"/>
        </w:rPr>
      </w:pPr>
    </w:p>
    <w:p w14:paraId="3EE8E88D" w14:textId="77777777" w:rsidR="00DA475C" w:rsidRDefault="008D4CDE" w:rsidP="008D4CDE">
      <w:pPr>
        <w:numPr>
          <w:ilvl w:val="0"/>
          <w:numId w:val="68"/>
        </w:numPr>
        <w:rPr>
          <w:ins w:id="903" w:author="Martina Nolletti" w:date="2021-02-08T22:27:00Z"/>
          <w:rFonts w:ascii="Calibri" w:hAnsi="Calibri"/>
          <w:lang w:val="it-IT"/>
        </w:rPr>
      </w:pPr>
      <w:ins w:id="904" w:author="Martina Nolletti" w:date="2021-02-07T11:01:00Z">
        <w:r>
          <w:rPr>
            <w:rFonts w:ascii="Calibri" w:hAnsi="Calibri"/>
            <w:b/>
            <w:bCs/>
            <w:sz w:val="28"/>
            <w:szCs w:val="28"/>
            <w:lang w:val="it-IT"/>
          </w:rPr>
          <w:lastRenderedPageBreak/>
          <w:t>UCD3: Attività svolte dall’elettore</w:t>
        </w:r>
      </w:ins>
    </w:p>
    <w:p w14:paraId="0C513DD1" w14:textId="5B99AD90" w:rsidR="008D4CDE" w:rsidRPr="00DA475C" w:rsidRDefault="00DA475C">
      <w:pPr>
        <w:rPr>
          <w:ins w:id="905" w:author="Martina Nolletti" w:date="2021-02-07T11:00:00Z"/>
          <w:rFonts w:ascii="Calibri" w:hAnsi="Calibri"/>
          <w:lang w:val="it-IT"/>
        </w:rPr>
      </w:pPr>
      <w:ins w:id="906" w:author="Martina Nolletti" w:date="2021-02-08T22:27:00Z">
        <w:r>
          <w:rPr>
            <w:rFonts w:ascii="Calibri" w:hAnsi="Calibri"/>
            <w:lang w:val="it-IT"/>
          </w:rPr>
          <w:t>L’</w:t>
        </w:r>
      </w:ins>
      <w:ins w:id="907" w:author="Martina Nolletti" w:date="2021-02-07T11:00:00Z">
        <w:r w:rsidR="008D4CDE" w:rsidRPr="00DA475C">
          <w:rPr>
            <w:rFonts w:ascii="Calibri" w:hAnsi="Calibri"/>
            <w:lang w:val="it-IT"/>
          </w:rPr>
          <w:t>Elettori svolg</w:t>
        </w:r>
      </w:ins>
      <w:ins w:id="908" w:author="Martina Nolletti" w:date="2021-02-08T22:27:00Z">
        <w:r>
          <w:rPr>
            <w:rFonts w:ascii="Calibri" w:hAnsi="Calibri"/>
            <w:lang w:val="it-IT"/>
          </w:rPr>
          <w:t>e</w:t>
        </w:r>
      </w:ins>
      <w:ins w:id="909" w:author="Martina Nolletti" w:date="2021-02-07T11:00:00Z">
        <w:r w:rsidR="008D4CDE" w:rsidRPr="00DA475C">
          <w:rPr>
            <w:rFonts w:ascii="Calibri" w:hAnsi="Calibri"/>
            <w:lang w:val="it-IT"/>
          </w:rPr>
          <w:t xml:space="preserve"> le seguenti azioni:</w:t>
        </w:r>
      </w:ins>
    </w:p>
    <w:p w14:paraId="23BD415C" w14:textId="77777777" w:rsidR="008D4CDE" w:rsidRPr="00922D9A" w:rsidRDefault="008D4CDE" w:rsidP="008D4CDE">
      <w:pPr>
        <w:numPr>
          <w:ilvl w:val="0"/>
          <w:numId w:val="68"/>
        </w:numPr>
        <w:rPr>
          <w:ins w:id="910" w:author="Martina Nolletti" w:date="2021-02-07T11:00:00Z"/>
          <w:lang w:val="it-IT"/>
        </w:rPr>
      </w:pPr>
      <w:ins w:id="911" w:author="Martina Nolletti" w:date="2021-02-07T11:00:00Z">
        <w:r w:rsidRPr="00922D9A">
          <w:rPr>
            <w:rFonts w:ascii="Calibri" w:hAnsi="Calibri"/>
            <w:lang w:val="it-IT"/>
          </w:rPr>
          <w:t>Accesso alla piattaforma, la quale include il reperimento dati Elettore, poiché questi sono ovviamente essenziali per permettere l’accesso.</w:t>
        </w:r>
      </w:ins>
    </w:p>
    <w:p w14:paraId="2E81365F" w14:textId="77777777" w:rsidR="008D4CDE" w:rsidRDefault="008D4CDE" w:rsidP="008D4CDE">
      <w:pPr>
        <w:numPr>
          <w:ilvl w:val="0"/>
          <w:numId w:val="68"/>
        </w:numPr>
        <w:rPr>
          <w:ins w:id="912" w:author="Martina Nolletti" w:date="2021-02-07T11:00:00Z"/>
          <w:rFonts w:ascii="Calibri" w:hAnsi="Calibri"/>
          <w:lang w:val="it-IT"/>
        </w:rPr>
      </w:pPr>
      <w:ins w:id="913" w:author="Martina Nolletti" w:date="2021-02-07T11:00:00Z">
        <w:r w:rsidRPr="00922D9A">
          <w:rPr>
            <w:rFonts w:ascii="Calibri" w:hAnsi="Calibri"/>
            <w:lang w:val="it-IT"/>
          </w:rPr>
          <w:t>Invio richiesta prenotazione, la quale include il reperimento dei dati dell’</w:t>
        </w:r>
        <w:r>
          <w:rPr>
            <w:rFonts w:ascii="Calibri" w:hAnsi="Calibri"/>
            <w:lang w:val="it-IT"/>
          </w:rPr>
          <w:t>e</w:t>
        </w:r>
        <w:r w:rsidRPr="00922D9A">
          <w:rPr>
            <w:rFonts w:ascii="Calibri" w:hAnsi="Calibri"/>
            <w:lang w:val="it-IT"/>
          </w:rPr>
          <w:t>vento, fondamentali per inviare la prenotazione, sia che essa sia per il voto in presenza o sia per il voto online.</w:t>
        </w:r>
      </w:ins>
    </w:p>
    <w:p w14:paraId="2E0FAD16" w14:textId="33330B63" w:rsidR="008D4CDE" w:rsidRPr="00922D9A" w:rsidRDefault="008D4CDE" w:rsidP="008D4CDE">
      <w:pPr>
        <w:rPr>
          <w:ins w:id="914" w:author="Martina Nolletti" w:date="2021-02-07T11:00:00Z"/>
          <w:lang w:val="it-IT"/>
        </w:rPr>
      </w:pPr>
      <w:ins w:id="915" w:author="Martina Nolletti" w:date="2021-02-07T11:00:00Z">
        <w:r w:rsidRPr="00922D9A">
          <w:rPr>
            <w:rFonts w:ascii="Calibri" w:hAnsi="Calibri"/>
            <w:lang w:val="it-IT"/>
          </w:rPr>
          <w:t>L’Elettor</w:t>
        </w:r>
      </w:ins>
      <w:ins w:id="916" w:author="Martina Nolletti" w:date="2021-02-08T22:27:00Z">
        <w:r w:rsidR="00DA475C">
          <w:rPr>
            <w:rFonts w:ascii="Calibri" w:hAnsi="Calibri"/>
            <w:lang w:val="it-IT"/>
          </w:rPr>
          <w:t>e</w:t>
        </w:r>
      </w:ins>
      <w:ins w:id="917" w:author="Martina Nolletti" w:date="2021-02-08T22:28:00Z">
        <w:r w:rsidR="00DA475C">
          <w:rPr>
            <w:rFonts w:ascii="Calibri" w:hAnsi="Calibri"/>
            <w:lang w:val="it-IT"/>
          </w:rPr>
          <w:t xml:space="preserve"> effettua la</w:t>
        </w:r>
      </w:ins>
      <w:ins w:id="918" w:author="Martina Nolletti" w:date="2021-02-07T11:00:00Z">
        <w:r>
          <w:rPr>
            <w:rFonts w:ascii="Calibri" w:hAnsi="Calibri"/>
            <w:lang w:val="it-IT"/>
          </w:rPr>
          <w:t xml:space="preserve"> prenotazione per la v</w:t>
        </w:r>
        <w:r w:rsidRPr="00230BF8">
          <w:rPr>
            <w:rFonts w:ascii="Calibri" w:hAnsi="Calibri"/>
            <w:lang w:val="it-IT"/>
          </w:rPr>
          <w:t xml:space="preserve">otazione </w:t>
        </w:r>
        <w:r>
          <w:rPr>
            <w:rFonts w:ascii="Calibri" w:hAnsi="Calibri"/>
            <w:lang w:val="it-IT"/>
          </w:rPr>
          <w:t xml:space="preserve">in presenza </w:t>
        </w:r>
      </w:ins>
      <w:ins w:id="919" w:author="Martina Nolletti" w:date="2021-02-08T22:28:00Z">
        <w:r w:rsidR="00DA475C">
          <w:rPr>
            <w:rFonts w:ascii="Calibri" w:hAnsi="Calibri"/>
            <w:lang w:val="it-IT"/>
          </w:rPr>
          <w:t xml:space="preserve">e se </w:t>
        </w:r>
      </w:ins>
      <w:ins w:id="920" w:author="Martina Nolletti" w:date="2021-02-07T11:00:00Z">
        <w:r>
          <w:rPr>
            <w:rFonts w:ascii="Calibri" w:hAnsi="Calibri"/>
            <w:lang w:val="it-IT"/>
          </w:rPr>
          <w:t>viene accettata dall’Amministratore</w:t>
        </w:r>
      </w:ins>
      <w:ins w:id="921" w:author="Martina Nolletti" w:date="2021-02-08T22:28:00Z">
        <w:r w:rsidR="00DA475C">
          <w:rPr>
            <w:rFonts w:ascii="Calibri" w:hAnsi="Calibri"/>
            <w:lang w:val="it-IT"/>
          </w:rPr>
          <w:t>, i</w:t>
        </w:r>
      </w:ins>
      <w:ins w:id="922" w:author="Martina Nolletti" w:date="2021-02-07T11:00:00Z">
        <w:r>
          <w:rPr>
            <w:rFonts w:ascii="Calibri" w:hAnsi="Calibri"/>
            <w:lang w:val="it-IT"/>
          </w:rPr>
          <w:t>l giorno delle votazioni, e</w:t>
        </w:r>
        <w:r w:rsidRPr="00922D9A">
          <w:rPr>
            <w:rFonts w:ascii="Calibri" w:hAnsi="Calibri"/>
            <w:lang w:val="it-IT"/>
          </w:rPr>
          <w:t xml:space="preserve">ffettua il riconoscimento presso </w:t>
        </w:r>
        <w:r>
          <w:rPr>
            <w:rFonts w:ascii="Calibri" w:hAnsi="Calibri"/>
            <w:lang w:val="it-IT"/>
          </w:rPr>
          <w:t xml:space="preserve">il </w:t>
        </w:r>
        <w:r w:rsidRPr="00922D9A">
          <w:rPr>
            <w:rFonts w:ascii="Calibri" w:hAnsi="Calibri"/>
            <w:lang w:val="it-IT"/>
          </w:rPr>
          <w:t>seggio, consegna</w:t>
        </w:r>
        <w:r>
          <w:rPr>
            <w:rFonts w:ascii="Calibri" w:hAnsi="Calibri"/>
            <w:lang w:val="it-IT"/>
          </w:rPr>
          <w:t>ndo</w:t>
        </w:r>
        <w:r w:rsidRPr="00922D9A">
          <w:rPr>
            <w:rFonts w:ascii="Calibri" w:hAnsi="Calibri"/>
            <w:lang w:val="it-IT"/>
          </w:rPr>
          <w:t xml:space="preserve"> i documenti all’</w:t>
        </w:r>
        <w:r>
          <w:rPr>
            <w:rFonts w:ascii="Calibri" w:hAnsi="Calibri"/>
            <w:lang w:val="it-IT"/>
          </w:rPr>
          <w:t>O</w:t>
        </w:r>
        <w:r w:rsidRPr="00922D9A">
          <w:rPr>
            <w:rFonts w:ascii="Calibri" w:hAnsi="Calibri"/>
            <w:lang w:val="it-IT"/>
          </w:rPr>
          <w:t>peratore. Una volta effettuato il riconoscimento</w:t>
        </w:r>
        <w:r>
          <w:rPr>
            <w:rFonts w:ascii="Calibri" w:hAnsi="Calibri"/>
            <w:lang w:val="it-IT"/>
          </w:rPr>
          <w:t>, l’Elettor</w:t>
        </w:r>
      </w:ins>
      <w:ins w:id="923" w:author="Martina Nolletti" w:date="2021-02-08T22:28:00Z">
        <w:r w:rsidR="00DA475C">
          <w:rPr>
            <w:rFonts w:ascii="Calibri" w:hAnsi="Calibri"/>
            <w:lang w:val="it-IT"/>
          </w:rPr>
          <w:t>e</w:t>
        </w:r>
      </w:ins>
      <w:ins w:id="924" w:author="Martina Nolletti" w:date="2021-02-07T11:00:00Z">
        <w:r>
          <w:rPr>
            <w:rFonts w:ascii="Calibri" w:hAnsi="Calibri"/>
            <w:lang w:val="it-IT"/>
          </w:rPr>
          <w:t xml:space="preserve"> può votare.</w:t>
        </w:r>
      </w:ins>
    </w:p>
    <w:p w14:paraId="2A6FDEEA" w14:textId="77777777" w:rsidR="008D4CDE" w:rsidRPr="00922D9A" w:rsidRDefault="008D4CDE" w:rsidP="008D4CDE">
      <w:pPr>
        <w:rPr>
          <w:ins w:id="925" w:author="Martina Nolletti" w:date="2021-02-07T11:00:00Z"/>
          <w:lang w:val="it-IT"/>
        </w:rPr>
      </w:pPr>
      <w:ins w:id="926" w:author="Martina Nolletti" w:date="2021-02-07T11:00:00Z">
        <w:r>
          <w:rPr>
            <w:rFonts w:ascii="Calibri" w:hAnsi="Calibri"/>
            <w:lang w:val="it-IT"/>
          </w:rPr>
          <w:t>Quest’ultimo,</w:t>
        </w:r>
        <w:r w:rsidRPr="00230BF8">
          <w:rPr>
            <w:rFonts w:ascii="Calibri" w:hAnsi="Calibri"/>
            <w:lang w:val="it-IT"/>
          </w:rPr>
          <w:t xml:space="preserve"> per qualsiasi necessità motivata</w:t>
        </w:r>
        <w:r>
          <w:rPr>
            <w:rFonts w:ascii="Calibri" w:hAnsi="Calibri"/>
            <w:lang w:val="it-IT"/>
          </w:rPr>
          <w:t>,</w:t>
        </w:r>
        <w:r w:rsidRPr="00230BF8">
          <w:rPr>
            <w:rFonts w:ascii="Calibri" w:hAnsi="Calibri"/>
            <w:lang w:val="it-IT"/>
          </w:rPr>
          <w:t xml:space="preserve"> può decidere di richiedere di votare online, anche dopo che gli è stato assegnato un turno per la votazione in presenza</w:t>
        </w:r>
        <w:r>
          <w:rPr>
            <w:rFonts w:ascii="Calibri" w:hAnsi="Calibri"/>
            <w:lang w:val="it-IT"/>
          </w:rPr>
          <w:t xml:space="preserve"> e quindi effettuare la richiesta per il cambio della modalità di voto.</w:t>
        </w:r>
      </w:ins>
    </w:p>
    <w:p w14:paraId="20C77A25" w14:textId="5CF83B57" w:rsidR="008D4CDE" w:rsidRPr="00922D9A" w:rsidRDefault="007E7F01" w:rsidP="008D4CDE">
      <w:pPr>
        <w:rPr>
          <w:ins w:id="927" w:author="Martina Nolletti" w:date="2021-02-07T11:00:00Z"/>
          <w:lang w:val="it-IT"/>
        </w:rPr>
      </w:pPr>
      <w:ins w:id="928" w:author="Martina Nolletti" w:date="2021-02-08T22:29:00Z">
        <w:r>
          <w:rPr>
            <w:rFonts w:ascii="Calibri" w:hAnsi="Calibri"/>
            <w:lang w:val="it-IT"/>
          </w:rPr>
          <w:t xml:space="preserve">Se </w:t>
        </w:r>
      </w:ins>
      <w:ins w:id="929" w:author="Martina Nolletti" w:date="2021-02-07T11:00:00Z">
        <w:r w:rsidR="008D4CDE">
          <w:rPr>
            <w:rFonts w:ascii="Calibri" w:hAnsi="Calibri"/>
            <w:lang w:val="it-IT"/>
          </w:rPr>
          <w:t>la richiesta di prenotazione per la v</w:t>
        </w:r>
        <w:r w:rsidR="008D4CDE" w:rsidRPr="00922D9A">
          <w:rPr>
            <w:rFonts w:ascii="Calibri" w:hAnsi="Calibri"/>
            <w:lang w:val="it-IT"/>
          </w:rPr>
          <w:t>otazione online</w:t>
        </w:r>
        <w:r w:rsidR="008D4CDE">
          <w:rPr>
            <w:rFonts w:ascii="Calibri" w:hAnsi="Calibri"/>
            <w:lang w:val="it-IT"/>
          </w:rPr>
          <w:t xml:space="preserve"> o per il cambio della modalità di voto viene accettata dall’Amministratore</w:t>
        </w:r>
      </w:ins>
      <w:ins w:id="930" w:author="Martina Nolletti" w:date="2021-02-08T22:29:00Z">
        <w:r>
          <w:rPr>
            <w:rFonts w:ascii="Calibri" w:hAnsi="Calibri"/>
            <w:lang w:val="it-IT"/>
          </w:rPr>
          <w:t xml:space="preserve"> allora l’Elettore </w:t>
        </w:r>
      </w:ins>
      <w:ins w:id="931" w:author="Martina Nolletti" w:date="2021-02-08T22:30:00Z">
        <w:r>
          <w:rPr>
            <w:rFonts w:ascii="Calibri" w:hAnsi="Calibri"/>
            <w:lang w:val="it-IT"/>
          </w:rPr>
          <w:t xml:space="preserve">potrà esprimere </w:t>
        </w:r>
        <w:proofErr w:type="gramStart"/>
        <w:r>
          <w:rPr>
            <w:rFonts w:ascii="Calibri" w:hAnsi="Calibri"/>
            <w:lang w:val="it-IT"/>
          </w:rPr>
          <w:t>la sue</w:t>
        </w:r>
        <w:proofErr w:type="gramEnd"/>
        <w:r>
          <w:rPr>
            <w:rFonts w:ascii="Calibri" w:hAnsi="Calibri"/>
            <w:lang w:val="it-IT"/>
          </w:rPr>
          <w:t xml:space="preserve"> preferenza online</w:t>
        </w:r>
      </w:ins>
      <w:ins w:id="932" w:author="Martina Nolletti" w:date="2021-02-07T11:00:00Z">
        <w:r w:rsidR="008D4CDE">
          <w:rPr>
            <w:rFonts w:ascii="Calibri" w:hAnsi="Calibri"/>
            <w:lang w:val="it-IT"/>
          </w:rPr>
          <w:t>.</w:t>
        </w:r>
      </w:ins>
    </w:p>
    <w:p w14:paraId="549A83DF" w14:textId="5941DD78" w:rsidR="00A00C52" w:rsidRDefault="00A00C52" w:rsidP="00A00C52">
      <w:pPr>
        <w:rPr>
          <w:ins w:id="933" w:author="Martina Nolletti" w:date="2021-02-07T11:15:00Z"/>
          <w:rFonts w:ascii="Calibri" w:hAnsi="Calibri" w:cs="Calibri"/>
          <w:lang w:val="it-IT"/>
        </w:rPr>
      </w:pPr>
      <w:ins w:id="934" w:author="Martina Nolletti" w:date="2021-02-07T11:15:00Z">
        <w:r>
          <w:rPr>
            <w:rFonts w:ascii="Calibri" w:hAnsi="Calibri" w:cs="Calibri"/>
            <w:lang w:val="it-IT"/>
          </w:rPr>
          <w:t xml:space="preserve">I requisiti presi in considerazione </w:t>
        </w:r>
      </w:ins>
      <w:ins w:id="935" w:author="Martina Nolletti" w:date="2021-02-07T11:21:00Z">
        <w:r w:rsidR="006D49EB">
          <w:rPr>
            <w:rFonts w:ascii="Calibri" w:hAnsi="Calibri" w:cs="Calibri"/>
            <w:lang w:val="it-IT"/>
          </w:rPr>
          <w:t xml:space="preserve">della sezione B.1 </w:t>
        </w:r>
      </w:ins>
      <w:ins w:id="936" w:author="Martina Nolletti" w:date="2021-02-07T11:15:00Z">
        <w:r>
          <w:rPr>
            <w:rFonts w:ascii="Calibri" w:hAnsi="Calibri" w:cs="Calibri"/>
            <w:lang w:val="it-IT"/>
          </w:rPr>
          <w:t>sono:</w:t>
        </w:r>
      </w:ins>
    </w:p>
    <w:p w14:paraId="46C1DDE0" w14:textId="77777777" w:rsidR="00A00C52" w:rsidRDefault="00A00C52" w:rsidP="00A00C52">
      <w:pPr>
        <w:numPr>
          <w:ilvl w:val="0"/>
          <w:numId w:val="68"/>
        </w:numPr>
        <w:rPr>
          <w:ins w:id="937" w:author="Martina Nolletti" w:date="2021-02-07T11:15:00Z"/>
        </w:rPr>
      </w:pPr>
      <w:ins w:id="938" w:author="Martina Nolletti" w:date="2021-02-07T11:15:00Z">
        <w:r w:rsidRPr="001735AD">
          <w:rPr>
            <w:rFonts w:ascii="Calibri" w:hAnsi="Calibri" w:cs="Calibri"/>
            <w:b/>
            <w:bCs/>
            <w:lang w:val="it-IT"/>
          </w:rPr>
          <w:t>RF1: Accesso alla piattaforma</w:t>
        </w:r>
      </w:ins>
    </w:p>
    <w:p w14:paraId="1669A861" w14:textId="77777777" w:rsidR="00A00C52" w:rsidRPr="00922D9A" w:rsidRDefault="00A00C52" w:rsidP="00A00C52">
      <w:pPr>
        <w:numPr>
          <w:ilvl w:val="0"/>
          <w:numId w:val="68"/>
        </w:numPr>
        <w:rPr>
          <w:ins w:id="939" w:author="Martina Nolletti" w:date="2021-02-07T11:15:00Z"/>
          <w:lang w:val="it-IT"/>
        </w:rPr>
      </w:pPr>
      <w:ins w:id="940" w:author="Martina Nolletti" w:date="2021-02-07T11:15:00Z">
        <w:r w:rsidRPr="001735AD">
          <w:rPr>
            <w:rFonts w:ascii="Calibri" w:hAnsi="Calibri" w:cs="Calibri"/>
            <w:b/>
            <w:bCs/>
            <w:lang w:val="it-IT"/>
          </w:rPr>
          <w:t>RF2: Creazione evento con associati giorni e orari di apertura del seggio</w:t>
        </w:r>
      </w:ins>
    </w:p>
    <w:p w14:paraId="6E6D4815" w14:textId="77777777" w:rsidR="00A00C52" w:rsidRPr="001735AD" w:rsidRDefault="00A00C52" w:rsidP="00A00C52">
      <w:pPr>
        <w:numPr>
          <w:ilvl w:val="0"/>
          <w:numId w:val="68"/>
        </w:numPr>
        <w:rPr>
          <w:ins w:id="941" w:author="Martina Nolletti" w:date="2021-02-07T11:15:00Z"/>
          <w:rFonts w:ascii="Calibri" w:hAnsi="Calibri" w:cs="Calibri"/>
          <w:b/>
          <w:bCs/>
          <w:lang w:val="it-IT"/>
        </w:rPr>
      </w:pPr>
      <w:ins w:id="942" w:author="Martina Nolletti" w:date="2021-02-07T11:15:00Z">
        <w:r w:rsidRPr="001735AD">
          <w:rPr>
            <w:rFonts w:ascii="Calibri" w:hAnsi="Calibri" w:cs="Calibri"/>
            <w:b/>
            <w:bCs/>
            <w:lang w:val="it-IT"/>
          </w:rPr>
          <w:t>RF4: Prenotazione ingresso al seggio</w:t>
        </w:r>
      </w:ins>
    </w:p>
    <w:p w14:paraId="71734C54" w14:textId="77777777" w:rsidR="00A00C52" w:rsidRPr="001735AD" w:rsidRDefault="00A00C52" w:rsidP="00A00C52">
      <w:pPr>
        <w:numPr>
          <w:ilvl w:val="0"/>
          <w:numId w:val="68"/>
        </w:numPr>
        <w:rPr>
          <w:ins w:id="943" w:author="Martina Nolletti" w:date="2021-02-07T11:15:00Z"/>
          <w:rFonts w:ascii="Calibri" w:hAnsi="Calibri" w:cs="Calibri"/>
          <w:b/>
          <w:bCs/>
          <w:lang w:val="it-IT"/>
        </w:rPr>
      </w:pPr>
      <w:ins w:id="944" w:author="Martina Nolletti" w:date="2021-02-07T11:15:00Z">
        <w:r w:rsidRPr="001735AD">
          <w:rPr>
            <w:rFonts w:ascii="Calibri" w:hAnsi="Calibri" w:cs="Calibri"/>
            <w:b/>
            <w:bCs/>
            <w:lang w:val="it-IT"/>
          </w:rPr>
          <w:t>RF5: Votazione online</w:t>
        </w:r>
      </w:ins>
    </w:p>
    <w:p w14:paraId="6F4438B6" w14:textId="77777777" w:rsidR="00A00C52" w:rsidRDefault="00A00C52" w:rsidP="00A00C52">
      <w:pPr>
        <w:numPr>
          <w:ilvl w:val="0"/>
          <w:numId w:val="68"/>
        </w:numPr>
        <w:rPr>
          <w:ins w:id="945" w:author="Martina Nolletti" w:date="2021-02-07T11:15:00Z"/>
          <w:rFonts w:ascii="Calibri" w:hAnsi="Calibri" w:cs="Calibri"/>
          <w:b/>
          <w:bCs/>
          <w:lang w:val="it-IT"/>
        </w:rPr>
      </w:pPr>
      <w:ins w:id="946" w:author="Martina Nolletti" w:date="2021-02-07T11:15: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2740843F" w14:textId="77777777" w:rsidR="00A00C52" w:rsidRPr="00922D9A" w:rsidRDefault="00A00C52" w:rsidP="00A00C52">
      <w:pPr>
        <w:numPr>
          <w:ilvl w:val="0"/>
          <w:numId w:val="68"/>
        </w:numPr>
        <w:rPr>
          <w:ins w:id="947" w:author="Martina Nolletti" w:date="2021-02-07T11:15:00Z"/>
          <w:rFonts w:ascii="Calibri" w:hAnsi="Calibri" w:cs="Calibri"/>
          <w:b/>
          <w:bCs/>
          <w:lang w:val="it-IT"/>
        </w:rPr>
      </w:pPr>
      <w:ins w:id="948" w:author="Martina Nolletti" w:date="2021-02-07T11:15:00Z">
        <w:r w:rsidRPr="001735AD">
          <w:rPr>
            <w:rFonts w:ascii="Calibri" w:hAnsi="Calibri" w:cs="Calibri"/>
            <w:b/>
            <w:bCs/>
            <w:lang w:val="it-IT"/>
          </w:rPr>
          <w:t>RF7: Riconoscimento presso seggio</w:t>
        </w:r>
      </w:ins>
    </w:p>
    <w:p w14:paraId="711E2E8A" w14:textId="77777777" w:rsidR="00A00C52" w:rsidRPr="00922D9A" w:rsidRDefault="00A00C52" w:rsidP="00A00C52">
      <w:pPr>
        <w:numPr>
          <w:ilvl w:val="0"/>
          <w:numId w:val="68"/>
        </w:numPr>
        <w:rPr>
          <w:ins w:id="949" w:author="Martina Nolletti" w:date="2021-02-07T11:15:00Z"/>
          <w:rFonts w:ascii="Calibri" w:hAnsi="Calibri" w:cs="Calibri"/>
          <w:b/>
          <w:bCs/>
          <w:lang w:val="it-IT"/>
        </w:rPr>
      </w:pPr>
      <w:ins w:id="950" w:author="Martina Nolletti" w:date="2021-02-07T11:15:00Z">
        <w:r w:rsidRPr="001735AD">
          <w:rPr>
            <w:rFonts w:ascii="Calibri" w:hAnsi="Calibri" w:cs="Calibri"/>
            <w:b/>
            <w:bCs/>
            <w:lang w:val="it-IT"/>
          </w:rPr>
          <w:t>RF9: Report votazioni e statistiche orari più affollati</w:t>
        </w:r>
      </w:ins>
    </w:p>
    <w:p w14:paraId="2DEC532E" w14:textId="77777777" w:rsidR="00A00C52" w:rsidRDefault="00A00C52" w:rsidP="00A00C52">
      <w:pPr>
        <w:rPr>
          <w:ins w:id="951" w:author="Martina Nolletti" w:date="2021-02-07T11:15:00Z"/>
          <w:rFonts w:ascii="Calibri" w:hAnsi="Calibri" w:cs="Calibri"/>
          <w:lang w:val="it-IT"/>
        </w:rPr>
      </w:pPr>
      <w:ins w:id="952" w:author="Martina Nolletti" w:date="2021-02-07T11:15:00Z">
        <w:r>
          <w:rPr>
            <w:rFonts w:ascii="Calibri" w:hAnsi="Calibri" w:cs="Calibri"/>
            <w:lang w:val="it-IT"/>
          </w:rPr>
          <w:t>Gli scenari presi in considerazione della sezione B.3 sono:</w:t>
        </w:r>
      </w:ins>
    </w:p>
    <w:p w14:paraId="5E3FC6AE" w14:textId="77777777" w:rsidR="00A00C52" w:rsidRPr="00922D9A" w:rsidRDefault="00A00C52" w:rsidP="00A00C52">
      <w:pPr>
        <w:numPr>
          <w:ilvl w:val="0"/>
          <w:numId w:val="68"/>
        </w:numPr>
        <w:rPr>
          <w:ins w:id="953" w:author="Martina Nolletti" w:date="2021-02-07T11:15:00Z"/>
          <w:rFonts w:ascii="Calibri" w:hAnsi="Calibri" w:cs="Calibri"/>
          <w:sz w:val="28"/>
          <w:szCs w:val="28"/>
          <w:lang w:val="it-IT" w:eastAsia="it-IT"/>
        </w:rPr>
      </w:pPr>
      <w:ins w:id="954" w:author="Martina Nolletti" w:date="2021-02-07T11:15:00Z">
        <w:r w:rsidRPr="00922D9A">
          <w:rPr>
            <w:rFonts w:ascii="Calibri" w:hAnsi="Calibri" w:cs="Calibri"/>
            <w:b/>
            <w:bCs/>
            <w:color w:val="000000"/>
            <w:spacing w:val="5"/>
            <w:kern w:val="28"/>
            <w:lang w:val="it-IT"/>
          </w:rPr>
          <w:t>SC1: Creazione di un nuovo evento</w:t>
        </w:r>
      </w:ins>
    </w:p>
    <w:p w14:paraId="4FB5D92D" w14:textId="77777777" w:rsidR="00A00C52" w:rsidRPr="00922D9A" w:rsidRDefault="00A00C52" w:rsidP="00A00C52">
      <w:pPr>
        <w:numPr>
          <w:ilvl w:val="0"/>
          <w:numId w:val="68"/>
        </w:numPr>
        <w:rPr>
          <w:ins w:id="955" w:author="Martina Nolletti" w:date="2021-02-07T11:15:00Z"/>
          <w:rFonts w:ascii="Calibri" w:hAnsi="Calibri" w:cs="Calibri"/>
          <w:sz w:val="28"/>
          <w:szCs w:val="28"/>
          <w:lang w:val="it-IT" w:eastAsia="it-IT"/>
        </w:rPr>
      </w:pPr>
      <w:ins w:id="956" w:author="Martina Nolletti" w:date="2021-02-07T11:15:00Z">
        <w:r w:rsidRPr="00922D9A">
          <w:rPr>
            <w:rFonts w:ascii="Calibri" w:hAnsi="Calibri" w:cs="Calibri"/>
            <w:b/>
            <w:bCs/>
            <w:color w:val="000000"/>
            <w:spacing w:val="5"/>
            <w:kern w:val="28"/>
            <w:lang w:val="it-IT"/>
          </w:rPr>
          <w:t>SC3: Prenotazione votazione in presenza</w:t>
        </w:r>
      </w:ins>
    </w:p>
    <w:p w14:paraId="0E5976A2" w14:textId="77777777" w:rsidR="00A00C52" w:rsidRPr="00922D9A" w:rsidRDefault="00A00C52" w:rsidP="00A00C52">
      <w:pPr>
        <w:numPr>
          <w:ilvl w:val="0"/>
          <w:numId w:val="68"/>
        </w:numPr>
        <w:rPr>
          <w:ins w:id="957" w:author="Martina Nolletti" w:date="2021-02-07T11:15:00Z"/>
          <w:rFonts w:ascii="Calibri" w:hAnsi="Calibri" w:cs="Calibri"/>
          <w:sz w:val="28"/>
          <w:szCs w:val="28"/>
          <w:lang w:val="it-IT" w:eastAsia="it-IT"/>
        </w:rPr>
      </w:pPr>
      <w:ins w:id="958" w:author="Martina Nolletti" w:date="2021-02-07T11:15:00Z">
        <w:r w:rsidRPr="00922D9A">
          <w:rPr>
            <w:rFonts w:ascii="Calibri" w:hAnsi="Calibri" w:cs="Calibri"/>
            <w:b/>
            <w:bCs/>
            <w:color w:val="000000"/>
            <w:spacing w:val="5"/>
            <w:kern w:val="28"/>
            <w:lang w:val="it-IT"/>
          </w:rPr>
          <w:t>SC4: Prenotazione votazione online</w:t>
        </w:r>
      </w:ins>
    </w:p>
    <w:p w14:paraId="1928CBD1" w14:textId="77777777" w:rsidR="00A00C52" w:rsidRDefault="00A00C52" w:rsidP="00A00C52">
      <w:pPr>
        <w:numPr>
          <w:ilvl w:val="0"/>
          <w:numId w:val="68"/>
        </w:numPr>
        <w:spacing w:after="300" w:line="360" w:lineRule="auto"/>
        <w:contextualSpacing/>
        <w:rPr>
          <w:ins w:id="959" w:author="Martina Nolletti" w:date="2021-02-07T11:15:00Z"/>
          <w:rFonts w:ascii="Calibri" w:hAnsi="Calibri" w:cs="Calibri"/>
          <w:b/>
          <w:bCs/>
          <w:color w:val="000000"/>
          <w:spacing w:val="5"/>
          <w:kern w:val="28"/>
          <w:lang w:val="it-IT"/>
        </w:rPr>
      </w:pPr>
      <w:ins w:id="960" w:author="Martina Nolletti" w:date="2021-02-07T11:15:00Z">
        <w:r w:rsidRPr="00922D9A">
          <w:rPr>
            <w:rFonts w:ascii="Calibri" w:hAnsi="Calibri" w:cs="Calibri"/>
            <w:b/>
            <w:bCs/>
            <w:color w:val="000000"/>
            <w:spacing w:val="5"/>
            <w:kern w:val="28"/>
            <w:lang w:val="it-IT"/>
          </w:rPr>
          <w:t>SC5: Cambiamento modalità di voto</w:t>
        </w:r>
      </w:ins>
    </w:p>
    <w:p w14:paraId="4D1FD5C9" w14:textId="77777777" w:rsidR="00A00C52" w:rsidRPr="00922D9A" w:rsidRDefault="00A00C52" w:rsidP="00A00C52">
      <w:pPr>
        <w:numPr>
          <w:ilvl w:val="0"/>
          <w:numId w:val="68"/>
        </w:numPr>
        <w:rPr>
          <w:ins w:id="961" w:author="Martina Nolletti" w:date="2021-02-07T11:15:00Z"/>
          <w:rFonts w:ascii="Calibri" w:hAnsi="Calibri" w:cs="Calibri"/>
          <w:b/>
          <w:bCs/>
          <w:color w:val="000000"/>
          <w:spacing w:val="5"/>
          <w:kern w:val="28"/>
          <w:lang w:val="it-IT"/>
        </w:rPr>
      </w:pPr>
      <w:ins w:id="962" w:author="Martina Nolletti" w:date="2021-02-07T11:15:00Z">
        <w:r>
          <w:rPr>
            <w:rFonts w:ascii="Calibri" w:hAnsi="Calibri" w:cs="Calibri"/>
            <w:b/>
            <w:bCs/>
            <w:color w:val="000000"/>
            <w:spacing w:val="5"/>
            <w:kern w:val="28"/>
            <w:lang w:val="it-IT"/>
          </w:rPr>
          <w:t xml:space="preserve">SC6: </w:t>
        </w:r>
        <w:r w:rsidRPr="00922D9A">
          <w:rPr>
            <w:rFonts w:ascii="Calibri" w:hAnsi="Calibri" w:cs="Calibri"/>
            <w:b/>
            <w:bCs/>
            <w:color w:val="000000"/>
            <w:spacing w:val="5"/>
            <w:kern w:val="28"/>
            <w:lang w:val="it-IT"/>
          </w:rPr>
          <w:t>Votazione in presenza</w:t>
        </w:r>
      </w:ins>
    </w:p>
    <w:p w14:paraId="59595716" w14:textId="77777777" w:rsidR="00A00C52" w:rsidRDefault="00A00C52" w:rsidP="00A00C52">
      <w:pPr>
        <w:numPr>
          <w:ilvl w:val="0"/>
          <w:numId w:val="68"/>
        </w:numPr>
        <w:spacing w:after="300" w:line="360" w:lineRule="auto"/>
        <w:contextualSpacing/>
        <w:rPr>
          <w:ins w:id="963" w:author="Martina Nolletti" w:date="2021-02-07T11:15:00Z"/>
          <w:rFonts w:ascii="Calibri" w:hAnsi="Calibri" w:cs="Calibri"/>
          <w:b/>
          <w:bCs/>
          <w:color w:val="000000"/>
          <w:spacing w:val="5"/>
          <w:kern w:val="28"/>
          <w:lang w:val="it-IT"/>
        </w:rPr>
      </w:pPr>
      <w:ins w:id="964" w:author="Martina Nolletti" w:date="2021-02-07T11:15:00Z">
        <w:r w:rsidRPr="00922D9A">
          <w:rPr>
            <w:rFonts w:ascii="Calibri" w:hAnsi="Calibri" w:cs="Calibri"/>
            <w:b/>
            <w:bCs/>
            <w:color w:val="000000"/>
            <w:spacing w:val="5"/>
            <w:kern w:val="28"/>
            <w:lang w:val="it-IT"/>
          </w:rPr>
          <w:t>SC7: V</w:t>
        </w:r>
        <w:proofErr w:type="spellStart"/>
        <w:r w:rsidRPr="00922D9A">
          <w:rPr>
            <w:rFonts w:ascii="Calibri" w:hAnsi="Calibri" w:cs="Calibri"/>
            <w:b/>
            <w:bCs/>
            <w:color w:val="000000"/>
            <w:spacing w:val="5"/>
            <w:kern w:val="28"/>
          </w:rPr>
          <w:t>otazione</w:t>
        </w:r>
        <w:proofErr w:type="spellEnd"/>
        <w:r w:rsidRPr="00922D9A">
          <w:rPr>
            <w:rFonts w:ascii="Calibri" w:hAnsi="Calibri" w:cs="Calibri"/>
            <w:b/>
            <w:bCs/>
            <w:color w:val="000000"/>
            <w:spacing w:val="5"/>
            <w:kern w:val="28"/>
            <w:lang w:val="it-IT"/>
          </w:rPr>
          <w:t xml:space="preserve"> online</w:t>
        </w:r>
      </w:ins>
    </w:p>
    <w:p w14:paraId="536EC361" w14:textId="77777777" w:rsidR="00A00C52" w:rsidRPr="00922D9A" w:rsidRDefault="00A00C52" w:rsidP="00A00C52">
      <w:pPr>
        <w:numPr>
          <w:ilvl w:val="0"/>
          <w:numId w:val="68"/>
        </w:numPr>
        <w:spacing w:after="300" w:line="360" w:lineRule="auto"/>
        <w:contextualSpacing/>
        <w:rPr>
          <w:ins w:id="965" w:author="Martina Nolletti" w:date="2021-02-07T11:15:00Z"/>
          <w:rFonts w:ascii="Calibri" w:hAnsi="Calibri" w:cs="Calibri"/>
          <w:b/>
          <w:bCs/>
          <w:color w:val="000000"/>
          <w:spacing w:val="5"/>
          <w:kern w:val="28"/>
          <w:lang w:val="it-IT"/>
        </w:rPr>
      </w:pPr>
      <w:ins w:id="966" w:author="Martina Nolletti" w:date="2021-02-07T11:15:00Z">
        <w:r w:rsidRPr="00922D9A">
          <w:rPr>
            <w:rFonts w:ascii="Calibri" w:hAnsi="Calibri" w:cs="Calibri"/>
            <w:b/>
            <w:bCs/>
            <w:color w:val="000000"/>
            <w:spacing w:val="5"/>
            <w:kern w:val="28"/>
            <w:lang w:val="it-IT"/>
          </w:rPr>
          <w:t>SC9: Pubblicazione dei report e dei risultati definitivi</w:t>
        </w:r>
      </w:ins>
    </w:p>
    <w:p w14:paraId="42E9543B" w14:textId="77777777" w:rsidR="008D4CDE" w:rsidRDefault="008D4CDE" w:rsidP="00226993">
      <w:pPr>
        <w:rPr>
          <w:rFonts w:ascii="Calibri" w:hAnsi="Calibri" w:cs="Calibri"/>
          <w:lang w:val="it-IT" w:eastAsia="it-IT"/>
        </w:rPr>
      </w:pPr>
    </w:p>
    <w:p w14:paraId="5206F444" w14:textId="08BF5750" w:rsidR="003C14DE" w:rsidRDefault="00F11C3A" w:rsidP="003C14DE">
      <w:pPr>
        <w:ind w:left="-1701"/>
        <w:rPr>
          <w:rFonts w:ascii="Calibri" w:hAnsi="Calibri" w:cs="Calibri"/>
          <w:lang w:val="it-IT" w:eastAsia="it-IT"/>
        </w:rPr>
      </w:pPr>
      <w:del w:id="967" w:author="Martina Nolletti" w:date="2021-02-08T22:19:00Z">
        <w:r>
          <w:rPr>
            <w:rFonts w:ascii="Calibri" w:hAnsi="Calibri" w:cs="Calibri"/>
            <w:lang w:val="it-IT" w:eastAsia="it-IT"/>
          </w:rPr>
          <w:lastRenderedPageBreak/>
          <w:pict w14:anchorId="74A9CFC0">
            <v:shape id="_x0000_i1027" type="#_x0000_t75" style="width:598.35pt;height:491.6pt">
              <v:imagedata r:id="rId20" o:title="UC_Elettore"/>
            </v:shape>
          </w:pict>
        </w:r>
      </w:del>
      <w:ins w:id="968" w:author="Martina Nolletti" w:date="2021-02-08T22:19:00Z">
        <w:r>
          <w:rPr>
            <w:rFonts w:ascii="Calibri" w:hAnsi="Calibri" w:cs="Calibri"/>
            <w:lang w:val="it-IT" w:eastAsia="it-IT"/>
          </w:rPr>
          <w:pict w14:anchorId="341B9930">
            <v:shape id="_x0000_i1028" type="#_x0000_t75" style="width:599.6pt;height:435.7pt">
              <v:imagedata r:id="rId21" o:title="UC_Elettore"/>
            </v:shape>
          </w:pict>
        </w:r>
      </w:ins>
    </w:p>
    <w:p w14:paraId="2D5DA0D0" w14:textId="201FA645" w:rsidR="003C14DE" w:rsidRDefault="003C14DE" w:rsidP="00226993">
      <w:pPr>
        <w:rPr>
          <w:rFonts w:ascii="Calibri" w:hAnsi="Calibri" w:cs="Calibri"/>
          <w:lang w:val="it-IT" w:eastAsia="it-IT"/>
        </w:rPr>
      </w:pPr>
    </w:p>
    <w:p w14:paraId="220AFB87" w14:textId="1A602FF4" w:rsidR="00815146" w:rsidRDefault="00815146" w:rsidP="001735AD">
      <w:pPr>
        <w:rPr>
          <w:rFonts w:ascii="Calibri" w:hAnsi="Calibri" w:cs="Calibri"/>
          <w:lang w:val="it-IT" w:eastAsia="it-IT"/>
        </w:rPr>
      </w:pPr>
    </w:p>
    <w:p w14:paraId="771C692C" w14:textId="17FBAC68" w:rsidR="00815146" w:rsidRDefault="00815146" w:rsidP="001735AD">
      <w:pPr>
        <w:rPr>
          <w:rFonts w:ascii="Calibri" w:hAnsi="Calibri" w:cs="Calibri"/>
          <w:lang w:val="it-IT" w:eastAsia="it-IT"/>
        </w:rPr>
      </w:pPr>
    </w:p>
    <w:p w14:paraId="2D11C928" w14:textId="1E5EBFED" w:rsidR="00815146" w:rsidRDefault="00815146" w:rsidP="001735AD">
      <w:pPr>
        <w:rPr>
          <w:rFonts w:ascii="Calibri" w:hAnsi="Calibri" w:cs="Calibri"/>
          <w:lang w:val="it-IT" w:eastAsia="it-IT"/>
        </w:rPr>
      </w:pPr>
    </w:p>
    <w:p w14:paraId="33F5AA02" w14:textId="7287F06E" w:rsidR="00815146" w:rsidRDefault="00815146" w:rsidP="001735AD">
      <w:pPr>
        <w:rPr>
          <w:rFonts w:ascii="Calibri" w:hAnsi="Calibri" w:cs="Calibri"/>
          <w:lang w:val="it-IT" w:eastAsia="it-IT"/>
        </w:rPr>
      </w:pPr>
    </w:p>
    <w:p w14:paraId="641FA6C4" w14:textId="2D4DA251" w:rsidR="00815146" w:rsidRDefault="00815146" w:rsidP="001735AD">
      <w:pPr>
        <w:rPr>
          <w:rFonts w:ascii="Calibri" w:hAnsi="Calibri" w:cs="Calibri"/>
          <w:lang w:val="it-IT" w:eastAsia="it-IT"/>
        </w:rPr>
      </w:pPr>
    </w:p>
    <w:p w14:paraId="1658D399" w14:textId="68BA43B6" w:rsidR="00815146" w:rsidDel="008D4CDE" w:rsidRDefault="00815146" w:rsidP="001735AD">
      <w:pPr>
        <w:rPr>
          <w:del w:id="969" w:author="Martina Nolletti" w:date="2021-02-07T11:01:00Z"/>
          <w:rFonts w:ascii="Calibri" w:hAnsi="Calibri" w:cs="Calibri"/>
          <w:lang w:val="it-IT" w:eastAsia="it-IT"/>
        </w:rPr>
      </w:pPr>
    </w:p>
    <w:p w14:paraId="4CC4809F" w14:textId="298735FF" w:rsidR="00815146" w:rsidDel="008D4CDE" w:rsidRDefault="00815146" w:rsidP="001735AD">
      <w:pPr>
        <w:rPr>
          <w:del w:id="970" w:author="Martina Nolletti" w:date="2021-02-07T11:01:00Z"/>
          <w:rFonts w:ascii="Calibri" w:hAnsi="Calibri" w:cs="Calibri"/>
          <w:lang w:val="it-IT" w:eastAsia="it-IT"/>
        </w:rPr>
      </w:pPr>
    </w:p>
    <w:p w14:paraId="432F3022" w14:textId="0456608C" w:rsidR="00815146" w:rsidDel="008D4CDE" w:rsidRDefault="00815146" w:rsidP="001735AD">
      <w:pPr>
        <w:rPr>
          <w:del w:id="971" w:author="Martina Nolletti" w:date="2021-02-07T11:01:00Z"/>
          <w:rFonts w:ascii="Calibri" w:hAnsi="Calibri" w:cs="Calibri"/>
          <w:lang w:val="it-IT" w:eastAsia="it-IT"/>
        </w:rPr>
      </w:pPr>
    </w:p>
    <w:p w14:paraId="00C28652" w14:textId="41A7B8C1" w:rsidR="00815146" w:rsidDel="008D4CDE" w:rsidRDefault="00815146" w:rsidP="001735AD">
      <w:pPr>
        <w:rPr>
          <w:del w:id="972" w:author="Martina Nolletti" w:date="2021-02-07T11:01:00Z"/>
          <w:rFonts w:ascii="Calibri" w:hAnsi="Calibri" w:cs="Calibri"/>
          <w:lang w:val="it-IT" w:eastAsia="it-IT"/>
        </w:rPr>
      </w:pPr>
    </w:p>
    <w:p w14:paraId="5A678A19" w14:textId="5129B90C" w:rsidR="00815146" w:rsidDel="008D4CDE" w:rsidRDefault="00815146" w:rsidP="001735AD">
      <w:pPr>
        <w:rPr>
          <w:del w:id="973" w:author="Martina Nolletti" w:date="2021-02-07T11:01:00Z"/>
          <w:rFonts w:ascii="Calibri" w:hAnsi="Calibri" w:cs="Calibri"/>
          <w:lang w:val="it-IT" w:eastAsia="it-IT"/>
        </w:rPr>
      </w:pPr>
    </w:p>
    <w:p w14:paraId="48ACE4A4" w14:textId="2BCC34E8" w:rsidR="00815146" w:rsidDel="008D4CDE" w:rsidRDefault="00815146" w:rsidP="001735AD">
      <w:pPr>
        <w:rPr>
          <w:del w:id="974" w:author="Martina Nolletti" w:date="2021-02-07T11:01:00Z"/>
          <w:rFonts w:ascii="Calibri" w:hAnsi="Calibri" w:cs="Calibri"/>
          <w:lang w:val="it-IT" w:eastAsia="it-IT"/>
        </w:rPr>
      </w:pPr>
    </w:p>
    <w:p w14:paraId="54166D24" w14:textId="7B65D524" w:rsidR="00815146" w:rsidDel="008D4CDE" w:rsidRDefault="00815146" w:rsidP="001735AD">
      <w:pPr>
        <w:rPr>
          <w:del w:id="975" w:author="Martina Nolletti" w:date="2021-02-07T11:01:00Z"/>
          <w:rFonts w:ascii="Calibri" w:hAnsi="Calibri" w:cs="Calibri"/>
          <w:lang w:val="it-IT" w:eastAsia="it-IT"/>
        </w:rPr>
      </w:pPr>
    </w:p>
    <w:p w14:paraId="0CAEC8D5" w14:textId="285B4582" w:rsidR="00815146" w:rsidDel="008D4CDE" w:rsidRDefault="00815146" w:rsidP="001735AD">
      <w:pPr>
        <w:rPr>
          <w:del w:id="976" w:author="Martina Nolletti" w:date="2021-02-07T11:01:00Z"/>
          <w:rFonts w:ascii="Calibri" w:hAnsi="Calibri" w:cs="Calibri"/>
          <w:lang w:val="it-IT" w:eastAsia="it-IT"/>
        </w:rPr>
      </w:pPr>
    </w:p>
    <w:p w14:paraId="5086538F" w14:textId="4C406BCA" w:rsidR="00815146" w:rsidDel="008D4CDE" w:rsidRDefault="00815146" w:rsidP="001735AD">
      <w:pPr>
        <w:rPr>
          <w:del w:id="977" w:author="Martina Nolletti" w:date="2021-02-07T11:01:00Z"/>
          <w:rFonts w:ascii="Calibri" w:hAnsi="Calibri" w:cs="Calibri"/>
          <w:lang w:val="it-IT" w:eastAsia="it-IT"/>
        </w:rPr>
      </w:pPr>
    </w:p>
    <w:p w14:paraId="5E74123A" w14:textId="25EC1FDA" w:rsidR="00815146" w:rsidDel="008D4CDE" w:rsidRDefault="00815146" w:rsidP="001735AD">
      <w:pPr>
        <w:rPr>
          <w:del w:id="978" w:author="Martina Nolletti" w:date="2021-02-07T11:01:00Z"/>
          <w:rFonts w:ascii="Calibri" w:hAnsi="Calibri" w:cs="Calibri"/>
          <w:lang w:val="it-IT" w:eastAsia="it-IT"/>
        </w:rPr>
      </w:pPr>
    </w:p>
    <w:p w14:paraId="6E8EAD6F" w14:textId="72A060D9" w:rsidR="00815146" w:rsidDel="008D4CDE" w:rsidRDefault="00815146" w:rsidP="001735AD">
      <w:pPr>
        <w:rPr>
          <w:del w:id="979" w:author="Martina Nolletti" w:date="2021-02-07T11:01:00Z"/>
          <w:rFonts w:ascii="Calibri" w:hAnsi="Calibri" w:cs="Calibri"/>
          <w:lang w:val="it-IT" w:eastAsia="it-IT"/>
        </w:rPr>
      </w:pPr>
    </w:p>
    <w:p w14:paraId="0DB069D5" w14:textId="43D8D3BD" w:rsidR="00815146" w:rsidDel="008D4CDE" w:rsidRDefault="00815146" w:rsidP="001735AD">
      <w:pPr>
        <w:rPr>
          <w:del w:id="980" w:author="Martina Nolletti" w:date="2021-02-07T11:01:00Z"/>
          <w:rFonts w:ascii="Calibri" w:hAnsi="Calibri" w:cs="Calibri"/>
          <w:lang w:val="it-IT" w:eastAsia="it-IT"/>
        </w:rPr>
      </w:pPr>
    </w:p>
    <w:p w14:paraId="703FDED0" w14:textId="5D53B3A4" w:rsidR="00815146" w:rsidDel="008D4CDE" w:rsidRDefault="00815146" w:rsidP="001735AD">
      <w:pPr>
        <w:rPr>
          <w:del w:id="981" w:author="Martina Nolletti" w:date="2021-02-07T11:01:00Z"/>
          <w:rFonts w:ascii="Calibri" w:hAnsi="Calibri" w:cs="Calibri"/>
          <w:lang w:val="it-IT" w:eastAsia="it-IT"/>
        </w:rPr>
      </w:pPr>
    </w:p>
    <w:p w14:paraId="6F1F91F0" w14:textId="292E8B97" w:rsidR="00815146" w:rsidDel="008D4CDE" w:rsidRDefault="00815146" w:rsidP="001735AD">
      <w:pPr>
        <w:rPr>
          <w:del w:id="982" w:author="Martina Nolletti" w:date="2021-02-07T11:01:00Z"/>
          <w:rFonts w:ascii="Calibri" w:hAnsi="Calibri" w:cs="Calibri"/>
          <w:lang w:val="it-IT" w:eastAsia="it-IT"/>
        </w:rPr>
      </w:pPr>
    </w:p>
    <w:p w14:paraId="79ADECCE" w14:textId="20628995" w:rsidR="00815146" w:rsidDel="008D4CDE" w:rsidRDefault="00815146" w:rsidP="001735AD">
      <w:pPr>
        <w:rPr>
          <w:del w:id="983" w:author="Martina Nolletti" w:date="2021-02-07T11:01:00Z"/>
          <w:rFonts w:ascii="Calibri" w:hAnsi="Calibri" w:cs="Calibri"/>
          <w:lang w:val="it-IT" w:eastAsia="it-IT"/>
        </w:rPr>
      </w:pPr>
    </w:p>
    <w:p w14:paraId="7F44DE95" w14:textId="101C08F2" w:rsidR="00815146" w:rsidDel="008D4CDE" w:rsidRDefault="00815146" w:rsidP="001735AD">
      <w:pPr>
        <w:rPr>
          <w:del w:id="984" w:author="Martina Nolletti" w:date="2021-02-07T11:01:00Z"/>
          <w:rFonts w:ascii="Calibri" w:hAnsi="Calibri" w:cs="Calibri"/>
          <w:lang w:val="it-IT" w:eastAsia="it-IT"/>
        </w:rPr>
      </w:pPr>
    </w:p>
    <w:p w14:paraId="1E8FE77C" w14:textId="11B04309" w:rsidR="00815146" w:rsidDel="008D4CDE" w:rsidRDefault="00815146" w:rsidP="001735AD">
      <w:pPr>
        <w:rPr>
          <w:del w:id="985" w:author="Martina Nolletti" w:date="2021-02-07T11:01:00Z"/>
          <w:rFonts w:ascii="Calibri" w:hAnsi="Calibri" w:cs="Calibri"/>
          <w:lang w:val="it-IT" w:eastAsia="it-IT"/>
        </w:rPr>
      </w:pPr>
    </w:p>
    <w:p w14:paraId="32087295" w14:textId="09208E75" w:rsidR="00815146" w:rsidRDefault="00815146" w:rsidP="001735AD">
      <w:pPr>
        <w:rPr>
          <w:rFonts w:ascii="Calibri" w:hAnsi="Calibri" w:cs="Calibri"/>
          <w:lang w:val="it-IT" w:eastAsia="it-IT"/>
        </w:rPr>
      </w:pPr>
    </w:p>
    <w:p w14:paraId="4105C731" w14:textId="15B76E7B" w:rsidR="00815146" w:rsidDel="008D4CDE" w:rsidRDefault="00815146" w:rsidP="001735AD">
      <w:pPr>
        <w:rPr>
          <w:del w:id="986" w:author="Martina Nolletti" w:date="2021-02-07T11:01:00Z"/>
          <w:rFonts w:ascii="Calibri" w:hAnsi="Calibri" w:cs="Calibri"/>
          <w:lang w:val="it-IT" w:eastAsia="it-IT"/>
        </w:rPr>
      </w:pPr>
    </w:p>
    <w:p w14:paraId="391629B1" w14:textId="224A504E" w:rsidR="00815146" w:rsidDel="008D4CDE" w:rsidRDefault="00815146" w:rsidP="001735AD">
      <w:pPr>
        <w:rPr>
          <w:del w:id="987" w:author="Martina Nolletti" w:date="2021-02-07T11:01:00Z"/>
          <w:rFonts w:ascii="Calibri" w:hAnsi="Calibri" w:cs="Calibri"/>
          <w:lang w:val="it-IT" w:eastAsia="it-IT"/>
        </w:rPr>
      </w:pPr>
    </w:p>
    <w:p w14:paraId="17F7947C" w14:textId="10080BDA" w:rsidR="00815146" w:rsidDel="008D4CDE" w:rsidRDefault="00815146" w:rsidP="001735AD">
      <w:pPr>
        <w:rPr>
          <w:del w:id="988" w:author="Martina Nolletti" w:date="2021-02-07T11:01:00Z"/>
          <w:rFonts w:ascii="Calibri" w:hAnsi="Calibri" w:cs="Calibri"/>
          <w:lang w:val="it-IT" w:eastAsia="it-IT"/>
        </w:rPr>
      </w:pPr>
    </w:p>
    <w:p w14:paraId="1FBB6385" w14:textId="72E59711" w:rsidR="00815146" w:rsidDel="008D4CDE" w:rsidRDefault="00815146" w:rsidP="001735AD">
      <w:pPr>
        <w:rPr>
          <w:del w:id="989" w:author="Martina Nolletti" w:date="2021-02-07T11:01:00Z"/>
          <w:rFonts w:ascii="Calibri" w:hAnsi="Calibri" w:cs="Calibri"/>
          <w:lang w:val="it-IT" w:eastAsia="it-IT"/>
        </w:rPr>
      </w:pPr>
    </w:p>
    <w:p w14:paraId="6CE15864" w14:textId="1C08DFDA" w:rsidR="00815146" w:rsidDel="00C32E70" w:rsidRDefault="00815146" w:rsidP="001735AD">
      <w:pPr>
        <w:rPr>
          <w:del w:id="990" w:author="Martina Nolletti" w:date="2021-01-25T23:38:00Z"/>
          <w:rFonts w:ascii="Calibri" w:hAnsi="Calibri" w:cs="Calibri"/>
          <w:lang w:val="it-IT" w:eastAsia="it-IT"/>
        </w:rPr>
      </w:pPr>
    </w:p>
    <w:p w14:paraId="1B807AD9" w14:textId="2AF5A9B4" w:rsidR="00815146" w:rsidDel="00C32E70" w:rsidRDefault="00815146" w:rsidP="001735AD">
      <w:pPr>
        <w:rPr>
          <w:del w:id="991" w:author="Martina Nolletti" w:date="2021-01-25T23:38:00Z"/>
          <w:rFonts w:ascii="Calibri" w:hAnsi="Calibri" w:cs="Calibri"/>
          <w:lang w:val="it-IT" w:eastAsia="it-IT"/>
        </w:rPr>
      </w:pPr>
    </w:p>
    <w:p w14:paraId="2D7C342F" w14:textId="10EAC818" w:rsidR="00815146" w:rsidDel="00C32E70" w:rsidRDefault="00815146" w:rsidP="001735AD">
      <w:pPr>
        <w:rPr>
          <w:del w:id="992" w:author="Martina Nolletti" w:date="2021-01-25T23:38:00Z"/>
          <w:rFonts w:ascii="Calibri" w:hAnsi="Calibri" w:cs="Calibri"/>
          <w:lang w:val="it-IT" w:eastAsia="it-IT"/>
        </w:rPr>
      </w:pPr>
    </w:p>
    <w:p w14:paraId="1A0AEC1B" w14:textId="301081CE" w:rsidR="00815146" w:rsidDel="00C32E70" w:rsidRDefault="00815146" w:rsidP="001735AD">
      <w:pPr>
        <w:rPr>
          <w:del w:id="993" w:author="Martina Nolletti" w:date="2021-01-25T23:38:00Z"/>
          <w:rFonts w:ascii="Calibri" w:hAnsi="Calibri" w:cs="Calibri"/>
          <w:lang w:val="it-IT" w:eastAsia="it-IT"/>
        </w:rPr>
      </w:pPr>
    </w:p>
    <w:p w14:paraId="045085F2" w14:textId="202F3AAE" w:rsidR="00815146" w:rsidDel="00C32E70" w:rsidRDefault="00815146" w:rsidP="001735AD">
      <w:pPr>
        <w:rPr>
          <w:del w:id="994" w:author="Martina Nolletti" w:date="2021-01-25T23:38:00Z"/>
          <w:rFonts w:ascii="Calibri" w:hAnsi="Calibri" w:cs="Calibri"/>
          <w:lang w:val="it-IT" w:eastAsia="it-IT"/>
        </w:rPr>
      </w:pPr>
    </w:p>
    <w:p w14:paraId="4EEAEDAA" w14:textId="25AC8566" w:rsidR="00815146" w:rsidDel="00C32E70" w:rsidRDefault="00815146" w:rsidP="001735AD">
      <w:pPr>
        <w:rPr>
          <w:del w:id="995" w:author="Martina Nolletti" w:date="2021-01-25T23:38:00Z"/>
          <w:rFonts w:ascii="Calibri" w:hAnsi="Calibri" w:cs="Calibri"/>
          <w:lang w:val="it-IT" w:eastAsia="it-IT"/>
        </w:rPr>
      </w:pPr>
    </w:p>
    <w:p w14:paraId="66867072" w14:textId="30DADB29" w:rsidR="00815146" w:rsidDel="00C32E70" w:rsidRDefault="00815146" w:rsidP="001735AD">
      <w:pPr>
        <w:rPr>
          <w:del w:id="996" w:author="Martina Nolletti" w:date="2021-01-25T23:38:00Z"/>
          <w:rFonts w:ascii="Calibri" w:hAnsi="Calibri" w:cs="Calibri"/>
          <w:lang w:val="it-IT" w:eastAsia="it-IT"/>
        </w:rPr>
      </w:pPr>
    </w:p>
    <w:p w14:paraId="571674C8" w14:textId="00088CC1" w:rsidR="0024036B" w:rsidDel="00C32E70" w:rsidRDefault="0024036B" w:rsidP="001735AD">
      <w:pPr>
        <w:rPr>
          <w:del w:id="997" w:author="Martina Nolletti" w:date="2021-01-25T23:38:00Z"/>
          <w:rFonts w:ascii="Calibri" w:hAnsi="Calibri" w:cs="Calibri"/>
          <w:lang w:val="it-IT" w:eastAsia="it-IT"/>
        </w:rPr>
      </w:pPr>
    </w:p>
    <w:p w14:paraId="630C834E" w14:textId="72163435" w:rsidR="0024036B" w:rsidDel="00C32E70" w:rsidRDefault="0024036B" w:rsidP="001735AD">
      <w:pPr>
        <w:rPr>
          <w:del w:id="998" w:author="Martina Nolletti" w:date="2021-01-25T23:38:00Z"/>
          <w:rFonts w:ascii="Calibri" w:hAnsi="Calibri" w:cs="Calibri"/>
          <w:lang w:val="it-IT" w:eastAsia="it-IT"/>
        </w:rPr>
      </w:pPr>
    </w:p>
    <w:p w14:paraId="58DDB9CE" w14:textId="4D2E0B0C" w:rsidR="0024036B" w:rsidDel="00C32E70" w:rsidRDefault="0024036B" w:rsidP="001735AD">
      <w:pPr>
        <w:rPr>
          <w:del w:id="999" w:author="Martina Nolletti" w:date="2021-01-25T23:38:00Z"/>
          <w:rFonts w:ascii="Calibri" w:hAnsi="Calibri" w:cs="Calibri"/>
          <w:lang w:val="it-IT" w:eastAsia="it-IT"/>
        </w:rPr>
      </w:pPr>
    </w:p>
    <w:p w14:paraId="7A6AA4D2" w14:textId="684207D8" w:rsidR="0024036B" w:rsidDel="00C32E70" w:rsidRDefault="0024036B" w:rsidP="001735AD">
      <w:pPr>
        <w:rPr>
          <w:del w:id="1000" w:author="Martina Nolletti" w:date="2021-01-25T23:38:00Z"/>
          <w:rFonts w:ascii="Calibri" w:hAnsi="Calibri" w:cs="Calibri"/>
          <w:lang w:val="it-IT" w:eastAsia="it-IT"/>
        </w:rPr>
      </w:pPr>
    </w:p>
    <w:p w14:paraId="4833D78A" w14:textId="07E09C75" w:rsidR="0024036B" w:rsidDel="00C32E70" w:rsidRDefault="0024036B" w:rsidP="001735AD">
      <w:pPr>
        <w:rPr>
          <w:del w:id="1001" w:author="Martina Nolletti" w:date="2021-01-25T23:38:00Z"/>
          <w:rFonts w:ascii="Calibri" w:hAnsi="Calibri" w:cs="Calibri"/>
          <w:lang w:val="it-IT" w:eastAsia="it-IT"/>
        </w:rPr>
      </w:pPr>
    </w:p>
    <w:p w14:paraId="4EDEE761" w14:textId="585F5AE4" w:rsidR="0024036B" w:rsidDel="00C32E70" w:rsidRDefault="0024036B" w:rsidP="001735AD">
      <w:pPr>
        <w:rPr>
          <w:del w:id="1002" w:author="Martina Nolletti" w:date="2021-01-25T23:38:00Z"/>
          <w:rFonts w:ascii="Calibri" w:hAnsi="Calibri" w:cs="Calibri"/>
          <w:lang w:val="it-IT" w:eastAsia="it-IT"/>
        </w:rPr>
      </w:pPr>
    </w:p>
    <w:p w14:paraId="5D2EB0D2" w14:textId="634259E1" w:rsidR="0024036B" w:rsidDel="00C32E70" w:rsidRDefault="0024036B" w:rsidP="001735AD">
      <w:pPr>
        <w:rPr>
          <w:del w:id="1003" w:author="Martina Nolletti" w:date="2021-01-25T23:38:00Z"/>
          <w:rFonts w:ascii="Calibri" w:hAnsi="Calibri" w:cs="Calibri"/>
          <w:lang w:val="it-IT" w:eastAsia="it-IT"/>
        </w:rPr>
      </w:pPr>
    </w:p>
    <w:p w14:paraId="037EF4AB" w14:textId="387CF520" w:rsidR="0024036B" w:rsidDel="00C32E70" w:rsidRDefault="0024036B" w:rsidP="001735AD">
      <w:pPr>
        <w:rPr>
          <w:del w:id="1004" w:author="Martina Nolletti" w:date="2021-01-25T23:38:00Z"/>
          <w:rFonts w:ascii="Calibri" w:hAnsi="Calibri" w:cs="Calibri"/>
          <w:lang w:val="it-IT" w:eastAsia="it-IT"/>
        </w:rPr>
      </w:pPr>
    </w:p>
    <w:p w14:paraId="2CD49E86" w14:textId="73D2429C" w:rsidR="0024036B" w:rsidDel="00C32E70" w:rsidRDefault="0024036B" w:rsidP="001735AD">
      <w:pPr>
        <w:rPr>
          <w:del w:id="1005" w:author="Martina Nolletti" w:date="2021-01-25T23:38:00Z"/>
          <w:rFonts w:ascii="Calibri" w:hAnsi="Calibri" w:cs="Calibri"/>
          <w:lang w:val="it-IT" w:eastAsia="it-IT"/>
        </w:rPr>
      </w:pPr>
    </w:p>
    <w:p w14:paraId="645242E5" w14:textId="42DD3E82" w:rsidR="0024036B" w:rsidDel="00C32E70" w:rsidRDefault="0024036B" w:rsidP="001735AD">
      <w:pPr>
        <w:rPr>
          <w:del w:id="1006" w:author="Martina Nolletti" w:date="2021-01-25T23:38:00Z"/>
          <w:rFonts w:ascii="Calibri" w:hAnsi="Calibri" w:cs="Calibri"/>
          <w:lang w:val="it-IT" w:eastAsia="it-IT"/>
        </w:rPr>
      </w:pPr>
    </w:p>
    <w:p w14:paraId="3CB3C99C" w14:textId="584A2AFB" w:rsidR="0024036B" w:rsidDel="00C32E70" w:rsidRDefault="0024036B" w:rsidP="001735AD">
      <w:pPr>
        <w:rPr>
          <w:del w:id="1007" w:author="Martina Nolletti" w:date="2021-01-25T23:38:00Z"/>
          <w:rFonts w:ascii="Calibri" w:hAnsi="Calibri" w:cs="Calibri"/>
          <w:lang w:val="it-IT" w:eastAsia="it-IT"/>
        </w:rPr>
      </w:pPr>
    </w:p>
    <w:p w14:paraId="305FB9B3" w14:textId="6363CBB0" w:rsidR="0024036B" w:rsidDel="00C32E70" w:rsidRDefault="0024036B" w:rsidP="001735AD">
      <w:pPr>
        <w:rPr>
          <w:del w:id="1008" w:author="Martina Nolletti" w:date="2021-01-25T23:38:00Z"/>
          <w:rFonts w:ascii="Calibri" w:hAnsi="Calibri" w:cs="Calibri"/>
          <w:lang w:val="it-IT" w:eastAsia="it-IT"/>
        </w:rPr>
      </w:pPr>
    </w:p>
    <w:p w14:paraId="0689F99B" w14:textId="76395A8A" w:rsidR="0024036B" w:rsidRDefault="0024036B" w:rsidP="001735AD">
      <w:pPr>
        <w:rPr>
          <w:rFonts w:ascii="Calibri" w:hAnsi="Calibri" w:cs="Calibri"/>
          <w:lang w:val="it-IT" w:eastAsia="it-IT"/>
        </w:rPr>
      </w:pPr>
    </w:p>
    <w:p w14:paraId="115358EC" w14:textId="36717331" w:rsidR="0024036B" w:rsidDel="00D45656" w:rsidRDefault="0024036B" w:rsidP="001735AD">
      <w:pPr>
        <w:rPr>
          <w:del w:id="1009" w:author="Martina Nolletti" w:date="2021-01-25T23:16:00Z"/>
          <w:rFonts w:ascii="Calibri" w:hAnsi="Calibri" w:cs="Calibri"/>
          <w:lang w:val="it-IT" w:eastAsia="it-IT"/>
        </w:rPr>
      </w:pPr>
    </w:p>
    <w:p w14:paraId="395CF93D" w14:textId="77777777" w:rsidR="00D45656" w:rsidRDefault="00D45656" w:rsidP="001735AD">
      <w:pPr>
        <w:rPr>
          <w:ins w:id="1010" w:author="Martina Nolletti" w:date="2021-01-25T23:43:00Z"/>
          <w:rFonts w:ascii="Calibri" w:hAnsi="Calibri" w:cs="Calibri"/>
          <w:lang w:val="it-IT" w:eastAsia="it-IT"/>
        </w:rPr>
      </w:pPr>
    </w:p>
    <w:p w14:paraId="758B1C2B" w14:textId="2F853EA7" w:rsidR="00D45656" w:rsidRDefault="00D45656" w:rsidP="001735AD">
      <w:pPr>
        <w:rPr>
          <w:ins w:id="1011" w:author="Martina Nolletti" w:date="2021-02-08T22:19:00Z"/>
          <w:rFonts w:ascii="Calibri" w:hAnsi="Calibri" w:cs="Calibri"/>
          <w:lang w:val="it-IT" w:eastAsia="it-IT"/>
        </w:rPr>
      </w:pPr>
    </w:p>
    <w:p w14:paraId="25C1550D" w14:textId="04E89909" w:rsidR="00D90E9E" w:rsidRDefault="00D90E9E" w:rsidP="001735AD">
      <w:pPr>
        <w:rPr>
          <w:ins w:id="1012" w:author="Martina Nolletti" w:date="2021-02-08T22:19:00Z"/>
          <w:rFonts w:ascii="Calibri" w:hAnsi="Calibri" w:cs="Calibri"/>
          <w:lang w:val="it-IT" w:eastAsia="it-IT"/>
        </w:rPr>
      </w:pPr>
    </w:p>
    <w:p w14:paraId="6A43A26B" w14:textId="77777777" w:rsidR="00D90E9E" w:rsidRDefault="00D90E9E" w:rsidP="001735AD">
      <w:pPr>
        <w:rPr>
          <w:ins w:id="1013" w:author="Martina Nolletti" w:date="2021-01-25T23:43:00Z"/>
          <w:rFonts w:ascii="Calibri" w:hAnsi="Calibri" w:cs="Calibri"/>
          <w:lang w:val="it-IT" w:eastAsia="it-IT"/>
        </w:rPr>
      </w:pPr>
    </w:p>
    <w:p w14:paraId="6759BB38" w14:textId="78704934" w:rsidR="0024036B" w:rsidDel="00440C38" w:rsidRDefault="0024036B" w:rsidP="001735AD">
      <w:pPr>
        <w:rPr>
          <w:del w:id="1014" w:author="Martina Nolletti" w:date="2021-01-25T23:16:00Z"/>
          <w:rFonts w:ascii="Calibri" w:hAnsi="Calibri" w:cs="Calibri"/>
          <w:lang w:val="it-IT" w:eastAsia="it-IT"/>
        </w:rPr>
      </w:pPr>
    </w:p>
    <w:p w14:paraId="06B54562" w14:textId="73336CE2" w:rsidR="0024036B" w:rsidDel="00440C38" w:rsidRDefault="0024036B" w:rsidP="001735AD">
      <w:pPr>
        <w:rPr>
          <w:del w:id="1015" w:author="Martina Nolletti" w:date="2021-01-25T23:16:00Z"/>
          <w:rFonts w:ascii="Calibri" w:hAnsi="Calibri" w:cs="Calibri"/>
          <w:lang w:val="it-IT" w:eastAsia="it-IT"/>
        </w:rPr>
      </w:pPr>
    </w:p>
    <w:p w14:paraId="16E5015B" w14:textId="77777777" w:rsidR="0024036B" w:rsidRPr="001735AD" w:rsidDel="00440C38" w:rsidRDefault="0024036B" w:rsidP="001735AD">
      <w:pPr>
        <w:rPr>
          <w:del w:id="1016" w:author="Martina Nolletti" w:date="2021-01-25T23:16:00Z"/>
          <w:rFonts w:ascii="Calibri" w:hAnsi="Calibri" w:cs="Calibri"/>
          <w:lang w:val="it-IT" w:eastAsia="it-IT"/>
        </w:rPr>
      </w:pPr>
    </w:p>
    <w:p w14:paraId="7D1EF11A" w14:textId="74C4A16B" w:rsidR="001735AD" w:rsidRPr="001735AD" w:rsidDel="00D45656" w:rsidRDefault="001735AD" w:rsidP="001735AD">
      <w:pPr>
        <w:rPr>
          <w:del w:id="1017" w:author="Martina Nolletti" w:date="2021-01-25T23:43:00Z"/>
          <w:lang w:val="it-IT"/>
        </w:rPr>
      </w:pPr>
    </w:p>
    <w:p w14:paraId="27145ABF" w14:textId="77777777" w:rsidR="001735AD" w:rsidRPr="001735AD" w:rsidRDefault="001735AD" w:rsidP="001735AD">
      <w:pPr>
        <w:pBdr>
          <w:bottom w:val="single" w:sz="8" w:space="4" w:color="4F81BD"/>
        </w:pBdr>
        <w:spacing w:after="300" w:line="276" w:lineRule="auto"/>
        <w:contextualSpacing/>
        <w:outlineLvl w:val="0"/>
        <w:rPr>
          <w:rFonts w:ascii="Calibri" w:hAnsi="Calibri" w:cs="Calibri"/>
          <w:noProof/>
          <w:spacing w:val="5"/>
          <w:kern w:val="28"/>
          <w:sz w:val="52"/>
          <w:szCs w:val="52"/>
        </w:rPr>
      </w:pPr>
      <w:bookmarkStart w:id="1018" w:name="_Toc63878160"/>
      <w:r w:rsidRPr="001735AD">
        <w:rPr>
          <w:rFonts w:ascii="Calibri" w:hAnsi="Calibri" w:cs="Calibri"/>
          <w:noProof/>
          <w:spacing w:val="5"/>
          <w:kern w:val="28"/>
          <w:sz w:val="52"/>
          <w:szCs w:val="52"/>
        </w:rPr>
        <w:t>C. Architettura Software</w:t>
      </w:r>
      <w:bookmarkEnd w:id="1018"/>
    </w:p>
    <w:p w14:paraId="52EA253B" w14:textId="77777777" w:rsidR="001735AD" w:rsidRPr="001735AD" w:rsidRDefault="001735AD" w:rsidP="001735AD"/>
    <w:p w14:paraId="7BA32C16" w14:textId="16B88556"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rPr>
      </w:pPr>
      <w:bookmarkStart w:id="1019" w:name="_Toc63878161"/>
      <w:r w:rsidRPr="001735AD">
        <w:rPr>
          <w:rFonts w:ascii="Calibri" w:hAnsi="Calibri" w:cs="Calibri"/>
          <w:b/>
          <w:bCs/>
          <w:i/>
          <w:iCs/>
          <w:spacing w:val="5"/>
          <w:kern w:val="28"/>
          <w:sz w:val="28"/>
          <w:szCs w:val="52"/>
        </w:rPr>
        <w:t>C.1</w:t>
      </w:r>
      <w:r w:rsidR="009D660D">
        <w:rPr>
          <w:rFonts w:ascii="Calibri" w:hAnsi="Calibri" w:cs="Calibri"/>
          <w:b/>
          <w:bCs/>
          <w:i/>
          <w:iCs/>
          <w:spacing w:val="5"/>
          <w:kern w:val="28"/>
          <w:sz w:val="28"/>
          <w:szCs w:val="52"/>
        </w:rPr>
        <w:t xml:space="preserve"> </w:t>
      </w:r>
      <w:r w:rsidRPr="001735AD">
        <w:rPr>
          <w:rFonts w:ascii="Calibri" w:hAnsi="Calibri" w:cs="Calibri"/>
          <w:b/>
          <w:bCs/>
          <w:i/>
          <w:iCs/>
          <w:spacing w:val="5"/>
          <w:kern w:val="28"/>
          <w:sz w:val="28"/>
          <w:szCs w:val="52"/>
        </w:rPr>
        <w:t>The static view of the system: Component Diagram</w:t>
      </w:r>
      <w:bookmarkEnd w:id="1019"/>
      <w:r w:rsidRPr="001735AD">
        <w:rPr>
          <w:rFonts w:ascii="Calibri" w:hAnsi="Calibri" w:cs="Calibri"/>
          <w:b/>
          <w:bCs/>
          <w:i/>
          <w:iCs/>
          <w:spacing w:val="5"/>
          <w:kern w:val="28"/>
          <w:sz w:val="28"/>
          <w:szCs w:val="52"/>
        </w:rPr>
        <w:t xml:space="preserve"> </w:t>
      </w:r>
    </w:p>
    <w:p w14:paraId="3DDF3829" w14:textId="77777777" w:rsidR="001735AD" w:rsidRPr="001735AD" w:rsidRDefault="00F11C3A" w:rsidP="001735AD">
      <w:pPr>
        <w:ind w:left="-1701"/>
        <w:jc w:val="center"/>
        <w:rPr>
          <w:rFonts w:ascii="Calibri" w:hAnsi="Calibri" w:cs="Calibri"/>
          <w:color w:val="4F81BD"/>
          <w:lang w:val="en-GB"/>
        </w:rPr>
      </w:pPr>
      <w:r>
        <w:rPr>
          <w:rFonts w:ascii="Calibri" w:hAnsi="Calibri" w:cs="Calibri"/>
          <w:color w:val="4F81BD"/>
          <w:lang w:val="en-GB"/>
        </w:rPr>
        <w:pict w14:anchorId="3FA3A718">
          <v:shape id="_x0000_i1029" type="#_x0000_t75" style="width:599.6pt;height:516.4pt">
            <v:imagedata r:id="rId22" o:title="Component D2"/>
          </v:shape>
        </w:pict>
      </w:r>
    </w:p>
    <w:p w14:paraId="5F3549F8" w14:textId="77777777" w:rsidR="00E71AEB" w:rsidRDefault="00E71AEB" w:rsidP="001735AD">
      <w:pPr>
        <w:rPr>
          <w:rFonts w:ascii="Calibri" w:hAnsi="Calibri" w:cs="Calibri"/>
          <w:lang w:val="it-IT"/>
        </w:rPr>
      </w:pPr>
    </w:p>
    <w:p w14:paraId="7A016E0B" w14:textId="77777777" w:rsidR="00E71AEB" w:rsidRDefault="00E71AEB" w:rsidP="001735AD">
      <w:pPr>
        <w:rPr>
          <w:rFonts w:ascii="Calibri" w:hAnsi="Calibri" w:cs="Calibri"/>
          <w:lang w:val="it-IT"/>
        </w:rPr>
      </w:pPr>
    </w:p>
    <w:p w14:paraId="377A5396" w14:textId="1A63996B" w:rsidR="001735AD" w:rsidRPr="001735AD" w:rsidRDefault="001735AD" w:rsidP="001735AD">
      <w:pPr>
        <w:rPr>
          <w:rFonts w:ascii="Calibri" w:hAnsi="Calibri" w:cs="Calibri"/>
          <w:lang w:val="it-IT"/>
        </w:rPr>
      </w:pPr>
      <w:r w:rsidRPr="001735AD">
        <w:rPr>
          <w:rFonts w:ascii="Calibri" w:hAnsi="Calibri" w:cs="Calibri"/>
          <w:lang w:val="it-IT"/>
        </w:rPr>
        <w:lastRenderedPageBreak/>
        <w:t>La nostra architettura prevede l’utilizzo di quattro componenti principali:</w:t>
      </w:r>
    </w:p>
    <w:p w14:paraId="6AE58166"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Database</w:t>
      </w:r>
      <w:r w:rsidRPr="001735AD">
        <w:rPr>
          <w:rFonts w:ascii="Calibri" w:hAnsi="Calibri" w:cs="Calibri"/>
          <w:lang w:val="it-IT"/>
        </w:rPr>
        <w:t>: intesa come la parte software dove vengono memorizzati i dati relativi agli utenti e agli eventi.</w:t>
      </w:r>
    </w:p>
    <w:p w14:paraId="01A21314"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Sistema</w:t>
      </w:r>
      <w:r w:rsidRPr="001735AD">
        <w:rPr>
          <w:rFonts w:ascii="Calibri" w:hAnsi="Calibri" w:cs="Calibri"/>
          <w:lang w:val="it-IT"/>
        </w:rPr>
        <w:t>: intesa come la parte software che permette agli utenti di interagire con le funzionalità del sistema stesso.</w:t>
      </w:r>
    </w:p>
    <w:p w14:paraId="41C2A4D5"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Votazione in Presenza</w:t>
      </w:r>
      <w:r w:rsidRPr="001735AD">
        <w:rPr>
          <w:rFonts w:ascii="Calibri" w:hAnsi="Calibri" w:cs="Calibri"/>
          <w:lang w:val="it-IT"/>
        </w:rPr>
        <w:t>: intesa come la parte software dove i risultati delle votazioni in presenza, calcolati con l’aiuto dello scanner, vengono inseriti dall’operatore e visualizzati sulla dashboard, per un determinato evento.</w:t>
      </w:r>
    </w:p>
    <w:p w14:paraId="633A4C8E" w14:textId="77777777" w:rsidR="001735AD" w:rsidRPr="001735AD" w:rsidRDefault="001735AD" w:rsidP="001735AD">
      <w:pPr>
        <w:numPr>
          <w:ilvl w:val="0"/>
          <w:numId w:val="66"/>
        </w:numPr>
        <w:spacing w:after="160" w:line="259" w:lineRule="auto"/>
        <w:contextualSpacing/>
        <w:rPr>
          <w:rFonts w:ascii="Calibri" w:hAnsi="Calibri" w:cs="Calibri"/>
          <w:lang w:val="it-IT"/>
        </w:rPr>
      </w:pPr>
      <w:r w:rsidRPr="001735AD">
        <w:rPr>
          <w:rFonts w:ascii="Calibri" w:hAnsi="Calibri" w:cs="Calibri"/>
          <w:b/>
          <w:bCs/>
          <w:lang w:val="it-IT"/>
        </w:rPr>
        <w:t>Interfaccia grafica (GUI)</w:t>
      </w:r>
      <w:r w:rsidRPr="001735AD">
        <w:rPr>
          <w:rFonts w:ascii="Calibri" w:hAnsi="Calibri" w:cs="Calibri"/>
          <w:lang w:val="it-IT"/>
        </w:rPr>
        <w:t xml:space="preserve">: intesa come la parte software che permette di far interagire gli utenti, con facilità e semplicità, con il sistema stesso. </w:t>
      </w:r>
    </w:p>
    <w:p w14:paraId="4E97CC56" w14:textId="77777777" w:rsidR="001735AD" w:rsidRPr="001735AD" w:rsidRDefault="001735AD" w:rsidP="001735AD">
      <w:pPr>
        <w:spacing w:after="160" w:line="259" w:lineRule="auto"/>
        <w:contextualSpacing/>
        <w:rPr>
          <w:rFonts w:ascii="Calibri" w:hAnsi="Calibri" w:cs="Calibri"/>
          <w:lang w:val="it-IT"/>
        </w:rPr>
      </w:pPr>
    </w:p>
    <w:p w14:paraId="3086D689" w14:textId="77777777" w:rsidR="001735AD" w:rsidRPr="001735AD" w:rsidRDefault="001735AD" w:rsidP="001735AD">
      <w:pPr>
        <w:numPr>
          <w:ilvl w:val="0"/>
          <w:numId w:val="66"/>
        </w:numPr>
        <w:rPr>
          <w:rFonts w:ascii="Calibri" w:hAnsi="Calibri" w:cs="Calibri"/>
          <w:b/>
          <w:bCs/>
          <w:i/>
          <w:iCs/>
          <w:u w:val="single"/>
          <w:lang w:val="it-IT"/>
        </w:rPr>
      </w:pPr>
      <w:r w:rsidRPr="001735AD">
        <w:rPr>
          <w:rFonts w:ascii="Calibri" w:hAnsi="Calibri" w:cs="Calibri"/>
          <w:b/>
          <w:bCs/>
          <w:i/>
          <w:iCs/>
          <w:u w:val="single"/>
          <w:lang w:val="it-IT"/>
        </w:rPr>
        <w:t>Comp1: Database</w:t>
      </w:r>
    </w:p>
    <w:p w14:paraId="3FE110B3" w14:textId="77777777" w:rsidR="001735AD" w:rsidRPr="001735AD" w:rsidRDefault="001735AD" w:rsidP="001735AD">
      <w:pPr>
        <w:rPr>
          <w:rFonts w:ascii="Calibri" w:hAnsi="Calibri" w:cs="Calibri"/>
          <w:lang w:val="it-IT"/>
        </w:rPr>
      </w:pPr>
      <w:r w:rsidRPr="001735AD">
        <w:rPr>
          <w:rFonts w:ascii="Calibri" w:hAnsi="Calibri" w:cs="Calibri"/>
          <w:lang w:val="it-IT"/>
        </w:rPr>
        <w:t>La componente database si occupa della memorizzazione dei dati, in particolare di tutti i dati relativi agli eventi (prenotazioni, votazioni, ecc.), delle credenziali per gli account degli utenti (elettori, operatori di seggio e amministratori della segreteria) e delle turnazioni di lavoro associati agli operatori di seggio. Verrà effettuata la pulizia del Database dopo un tempo specifico, permettendo la cancellazione di utenti, eventi, voti, prenotazioni e turnazioni. Le dipendenze, dei componenti relativi al sistema, sono state inserite in quanto, l’errata gestione di una componente del database porta ad una mancata attivazione del componente all’interno della macro-componente sistema.</w:t>
      </w:r>
    </w:p>
    <w:p w14:paraId="384A6F15" w14:textId="77777777" w:rsidR="001735AD" w:rsidRPr="001735AD" w:rsidRDefault="001735AD" w:rsidP="001735AD">
      <w:pPr>
        <w:rPr>
          <w:rFonts w:ascii="Calibri" w:hAnsi="Calibri" w:cs="Calibri"/>
          <w:lang w:val="it-IT"/>
        </w:rPr>
      </w:pPr>
    </w:p>
    <w:p w14:paraId="1A943A1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Comp2: Sistema</w:t>
      </w:r>
    </w:p>
    <w:p w14:paraId="4386614C" w14:textId="5BE68B58" w:rsidR="001735AD" w:rsidRPr="001735AD" w:rsidRDefault="001735AD" w:rsidP="001735AD">
      <w:pPr>
        <w:rPr>
          <w:rFonts w:ascii="Calibri" w:hAnsi="Calibri" w:cs="Calibri"/>
          <w:lang w:val="it-IT"/>
        </w:rPr>
      </w:pPr>
      <w:r w:rsidRPr="001735AD">
        <w:rPr>
          <w:rFonts w:ascii="Calibri" w:hAnsi="Calibri" w:cs="Calibri"/>
          <w:lang w:val="it-IT"/>
        </w:rPr>
        <w:t xml:space="preserve">La componente sistema ha al suo interno la gestione dell’account degli operatori, elettori e amministratori, dell’evento (prenotazioni, votazioni, ecc.) e delle turnazioni associate agli operatori di seggio. La componente “Gestore Turno” verrà collegata mediante l’interfaccia “Turno assegnato” alla componente “Operatore di Seggio”, all’interno della votazione in presenza, in quanto la turnazione viene assegnata all’operatore. </w:t>
      </w:r>
      <w:proofErr w:type="gramStart"/>
      <w:r w:rsidRPr="001735AD">
        <w:rPr>
          <w:rFonts w:ascii="Calibri" w:hAnsi="Calibri" w:cs="Calibri"/>
          <w:lang w:val="it-IT"/>
        </w:rPr>
        <w:t>Inoltre</w:t>
      </w:r>
      <w:proofErr w:type="gramEnd"/>
      <w:r w:rsidRPr="001735AD">
        <w:rPr>
          <w:rFonts w:ascii="Calibri" w:hAnsi="Calibri" w:cs="Calibri"/>
          <w:lang w:val="it-IT"/>
        </w:rPr>
        <w:t xml:space="preserve"> la componente “Gestore Evento” viene collegata mediante l’interfaccia “Inserimento risultati” con la componente “Operatore di Seggio”, in quanto, al termine delle votazioni, l’operatore inserisce i risultati delle votazioni in presenza all’interno del sistema. </w:t>
      </w:r>
      <w:r w:rsidR="00711CE0" w:rsidRPr="001735AD">
        <w:rPr>
          <w:rFonts w:ascii="Calibri" w:hAnsi="Calibri" w:cs="Calibri"/>
          <w:lang w:val="it-IT"/>
        </w:rPr>
        <w:t>Le dipendenze dei componenti del sistema con i componenti del database</w:t>
      </w:r>
      <w:r w:rsidRPr="001735AD">
        <w:rPr>
          <w:rFonts w:ascii="Calibri" w:hAnsi="Calibri" w:cs="Calibri"/>
          <w:lang w:val="it-IT"/>
        </w:rPr>
        <w:t xml:space="preserve"> sono state inserite in quanto l’errata gestione di una componente del </w:t>
      </w:r>
      <w:proofErr w:type="spellStart"/>
      <w:r w:rsidRPr="001735AD">
        <w:rPr>
          <w:rFonts w:ascii="Calibri" w:hAnsi="Calibri" w:cs="Calibri"/>
          <w:lang w:val="it-IT"/>
        </w:rPr>
        <w:t>db</w:t>
      </w:r>
      <w:proofErr w:type="spellEnd"/>
      <w:r w:rsidRPr="001735AD">
        <w:rPr>
          <w:rFonts w:ascii="Calibri" w:hAnsi="Calibri" w:cs="Calibri"/>
          <w:lang w:val="it-IT"/>
        </w:rPr>
        <w:t xml:space="preserve"> porta ad una mancata attivazione del componente all’interno del sistema stesso. </w:t>
      </w:r>
      <w:proofErr w:type="gramStart"/>
      <w:r w:rsidRPr="001735AD">
        <w:rPr>
          <w:rFonts w:ascii="Calibri" w:hAnsi="Calibri" w:cs="Calibri"/>
          <w:lang w:val="it-IT"/>
        </w:rPr>
        <w:t>Inoltre</w:t>
      </w:r>
      <w:proofErr w:type="gramEnd"/>
      <w:r w:rsidRPr="001735AD">
        <w:rPr>
          <w:rFonts w:ascii="Calibri" w:hAnsi="Calibri" w:cs="Calibri"/>
          <w:lang w:val="it-IT"/>
        </w:rPr>
        <w:t xml:space="preserve"> tutte le componenti del sistema sono legate alle relative interfacce grafiche all’interno della </w:t>
      </w:r>
      <w:r w:rsidR="00711CE0" w:rsidRPr="001735AD">
        <w:rPr>
          <w:rFonts w:ascii="Calibri" w:hAnsi="Calibri" w:cs="Calibri"/>
          <w:lang w:val="it-IT"/>
        </w:rPr>
        <w:t>macro-componente</w:t>
      </w:r>
      <w:r w:rsidRPr="001735AD">
        <w:rPr>
          <w:rFonts w:ascii="Calibri" w:hAnsi="Calibri" w:cs="Calibri"/>
          <w:lang w:val="it-IT"/>
        </w:rPr>
        <w:t xml:space="preserve"> GUI.</w:t>
      </w:r>
    </w:p>
    <w:p w14:paraId="154F76A1"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486C60C"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RF2: Creazione evento con associati giorni e orari di apertura del seggio</w:t>
      </w:r>
    </w:p>
    <w:p w14:paraId="61687FBE"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RF3: Creazione e gestione delle turnazioni degli operatori di seggio</w:t>
      </w:r>
    </w:p>
    <w:p w14:paraId="00F97D82"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RF5: Votazione online</w:t>
      </w:r>
    </w:p>
    <w:p w14:paraId="7E50A3C3"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RF9: Report votazioni e statistiche orari più affollati</w:t>
      </w:r>
    </w:p>
    <w:p w14:paraId="76A7713D" w14:textId="77777777" w:rsidR="001735AD" w:rsidRPr="001735AD" w:rsidRDefault="001735AD" w:rsidP="001735AD">
      <w:pPr>
        <w:rPr>
          <w:rFonts w:ascii="Calibri" w:hAnsi="Calibri" w:cs="Calibri"/>
          <w:lang w:val="it-IT"/>
        </w:rPr>
      </w:pPr>
    </w:p>
    <w:p w14:paraId="10B03137" w14:textId="77777777" w:rsidR="001735AD" w:rsidRPr="001735AD" w:rsidRDefault="001735AD" w:rsidP="001735AD">
      <w:pPr>
        <w:rPr>
          <w:rFonts w:ascii="Calibri" w:hAnsi="Calibri" w:cs="Calibri"/>
          <w:lang w:val="it-IT"/>
        </w:rPr>
      </w:pPr>
    </w:p>
    <w:p w14:paraId="525CCECA" w14:textId="77777777" w:rsidR="001735AD" w:rsidRPr="001735AD" w:rsidRDefault="001735AD" w:rsidP="001735AD">
      <w:pPr>
        <w:numPr>
          <w:ilvl w:val="0"/>
          <w:numId w:val="67"/>
        </w:numPr>
        <w:rPr>
          <w:rFonts w:ascii="Calibri" w:hAnsi="Calibri" w:cs="Calibri"/>
          <w:u w:val="single"/>
          <w:lang w:val="it-IT"/>
        </w:rPr>
      </w:pPr>
      <w:r w:rsidRPr="001735AD">
        <w:rPr>
          <w:rFonts w:ascii="Calibri" w:hAnsi="Calibri" w:cs="Calibri"/>
          <w:b/>
          <w:bCs/>
          <w:i/>
          <w:iCs/>
          <w:u w:val="single"/>
          <w:lang w:val="it-IT"/>
        </w:rPr>
        <w:lastRenderedPageBreak/>
        <w:t>Comp3: Votazione in presenza</w:t>
      </w:r>
    </w:p>
    <w:p w14:paraId="4D7603F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componente votazione in presenza è formata a sua volta da altre tre componenti relative ad uno specifico evento: spoglio votazioni, operatore di seggio e scanner. Una volta terminata la votazione in presenza gli operatori iniziano lo spoglio, utilizzando anche lo scanner, e accedono al sistema per poter caricare il numero di preferenze conteggiate. La componente “Operatore di Seggio” verrà collegata mediante l’interfaccia “Turno assegnato” alla componente “Gestore Turno”, all’interno del sistema, in quanto all’operatore viene assegnata una turnazione. </w:t>
      </w:r>
      <w:proofErr w:type="gramStart"/>
      <w:r w:rsidRPr="001735AD">
        <w:rPr>
          <w:rFonts w:ascii="Calibri" w:hAnsi="Calibri" w:cs="Calibri"/>
          <w:lang w:val="it-IT"/>
        </w:rPr>
        <w:t>Inoltre</w:t>
      </w:r>
      <w:proofErr w:type="gramEnd"/>
      <w:r w:rsidRPr="001735AD">
        <w:rPr>
          <w:rFonts w:ascii="Calibri" w:hAnsi="Calibri" w:cs="Calibri"/>
          <w:lang w:val="it-IT"/>
        </w:rPr>
        <w:t xml:space="preserve"> la componente “Operatore di Seggio” viene collegata mediante l’interfaccia “Inserimento risultati” con la componente “Gestore Evento”, in quanto, al termine delle votazioni, l’operatore inserisce i risultati delle votazioni in presenza all’interno del sistema. I risultati dello spoglio verranno inseriti nel database e visualizzati sulla dashboard di ogni utente.</w:t>
      </w:r>
    </w:p>
    <w:p w14:paraId="4383A3E7" w14:textId="77777777" w:rsidR="001735AD" w:rsidRPr="001735AD" w:rsidRDefault="001735AD" w:rsidP="001735AD">
      <w:pPr>
        <w:rPr>
          <w:rFonts w:ascii="Calibri" w:hAnsi="Calibri" w:cs="Calibri"/>
          <w:i/>
          <w:iCs/>
          <w:u w:val="single"/>
          <w:lang w:val="it-IT"/>
        </w:rPr>
      </w:pPr>
      <w:r w:rsidRPr="001735AD">
        <w:rPr>
          <w:rFonts w:ascii="Calibri" w:hAnsi="Calibri" w:cs="Calibri"/>
          <w:i/>
          <w:iCs/>
          <w:u w:val="single"/>
          <w:lang w:val="it-IT"/>
        </w:rPr>
        <w:t xml:space="preserve">Corrispondenza con i Requisiti Funzionali: </w:t>
      </w:r>
    </w:p>
    <w:p w14:paraId="2C33A817"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RF4: Prenotazione ingresso al seggio</w:t>
      </w:r>
    </w:p>
    <w:p w14:paraId="54C445A8" w14:textId="77777777" w:rsidR="001735AD" w:rsidRPr="001735AD" w:rsidRDefault="001735AD" w:rsidP="001735AD">
      <w:pPr>
        <w:numPr>
          <w:ilvl w:val="0"/>
          <w:numId w:val="70"/>
        </w:numPr>
        <w:rPr>
          <w:rFonts w:ascii="Calibri" w:hAnsi="Calibri" w:cs="Calibri"/>
          <w:b/>
          <w:bCs/>
          <w:lang w:val="it-IT"/>
        </w:rPr>
      </w:pPr>
      <w:r w:rsidRPr="001735AD">
        <w:rPr>
          <w:rFonts w:ascii="Calibri" w:hAnsi="Calibri" w:cs="Calibri"/>
          <w:b/>
          <w:bCs/>
          <w:lang w:val="it-IT"/>
        </w:rPr>
        <w:t>RF7: Riconoscimento presso seggio</w:t>
      </w:r>
    </w:p>
    <w:p w14:paraId="08B12CEE" w14:textId="77777777" w:rsidR="001735AD" w:rsidRPr="001735AD" w:rsidRDefault="001735AD" w:rsidP="001735AD">
      <w:pPr>
        <w:numPr>
          <w:ilvl w:val="0"/>
          <w:numId w:val="70"/>
        </w:numPr>
        <w:rPr>
          <w:rFonts w:ascii="Calibri" w:hAnsi="Calibri" w:cs="Calibri"/>
          <w:i/>
          <w:iCs/>
          <w:u w:val="single"/>
          <w:lang w:val="it-IT"/>
        </w:rPr>
      </w:pPr>
      <w:r w:rsidRPr="001735AD">
        <w:rPr>
          <w:rFonts w:ascii="Calibri" w:hAnsi="Calibri" w:cs="Calibri"/>
          <w:b/>
          <w:bCs/>
          <w:lang w:val="it-IT"/>
        </w:rPr>
        <w:t>RF8: Conteggio automatico voti cartacei dati in presenza e voti online</w:t>
      </w:r>
    </w:p>
    <w:p w14:paraId="10155359" w14:textId="77777777" w:rsidR="001735AD" w:rsidRPr="001735AD" w:rsidRDefault="001735AD" w:rsidP="001735AD">
      <w:pPr>
        <w:rPr>
          <w:rFonts w:ascii="Calibri" w:hAnsi="Calibri" w:cs="Calibri"/>
          <w:lang w:val="it-IT"/>
        </w:rPr>
      </w:pPr>
    </w:p>
    <w:p w14:paraId="1D2B293E" w14:textId="77777777" w:rsidR="001735AD" w:rsidRPr="001735AD" w:rsidRDefault="001735AD" w:rsidP="001735AD">
      <w:pPr>
        <w:numPr>
          <w:ilvl w:val="0"/>
          <w:numId w:val="67"/>
        </w:numPr>
        <w:rPr>
          <w:rFonts w:ascii="Calibri" w:hAnsi="Calibri" w:cs="Calibri"/>
          <w:b/>
          <w:bCs/>
          <w:i/>
          <w:iCs/>
          <w:u w:val="single"/>
          <w:lang w:val="it-IT"/>
        </w:rPr>
      </w:pPr>
      <w:r w:rsidRPr="001735AD">
        <w:rPr>
          <w:rFonts w:ascii="Calibri" w:hAnsi="Calibri" w:cs="Calibri"/>
          <w:b/>
          <w:bCs/>
          <w:i/>
          <w:iCs/>
          <w:u w:val="single"/>
          <w:lang w:val="it-IT"/>
        </w:rPr>
        <w:t>Comp4: Interfaccia grafica (GUI)</w:t>
      </w:r>
    </w:p>
    <w:p w14:paraId="1BD9F3EF" w14:textId="77777777" w:rsidR="001735AD" w:rsidRPr="001735AD" w:rsidRDefault="001735AD" w:rsidP="001735AD">
      <w:pPr>
        <w:rPr>
          <w:rFonts w:ascii="Calibri" w:hAnsi="Calibri" w:cs="Calibri"/>
          <w:lang w:val="it-IT"/>
        </w:rPr>
      </w:pPr>
      <w:r w:rsidRPr="001735AD">
        <w:rPr>
          <w:rFonts w:ascii="Calibri" w:hAnsi="Calibri" w:cs="Calibri"/>
          <w:lang w:val="it-IT"/>
        </w:rPr>
        <w:t>La componente interfaccia grafica (GUI) ha al suo interno le interfacce relative all’evento, al login e alla registrazione da parte di un utente (elettore, amministratore, operatore di seggio), alla prenotazione per la votazione in presenza, alla richiesta per la votazione online e alla scheda elettorale digitale con cui l’utente, il giorno delle elezioni, potrà esprimere la sua preferenza.</w:t>
      </w:r>
    </w:p>
    <w:p w14:paraId="136FEB72" w14:textId="367C9D6A" w:rsidR="001735AD" w:rsidRPr="001735AD" w:rsidRDefault="001735AD" w:rsidP="001735AD">
      <w:pPr>
        <w:rPr>
          <w:rFonts w:ascii="Calibri" w:hAnsi="Calibri" w:cs="Calibri"/>
          <w:lang w:val="it-IT"/>
        </w:rPr>
      </w:pPr>
      <w:r w:rsidRPr="001735AD">
        <w:rPr>
          <w:rFonts w:ascii="Calibri" w:hAnsi="Calibri" w:cs="Calibri"/>
          <w:lang w:val="it-IT"/>
        </w:rPr>
        <w:t xml:space="preserve">Le dipendenze, dei componenti relativi all’interfaccia grafica, sono state inserite in quanto, la mancata gestione di una componente porta ad una mancata attivazione del componente all’interno della GUI. </w:t>
      </w:r>
      <w:proofErr w:type="gramStart"/>
      <w:r w:rsidRPr="001735AD">
        <w:rPr>
          <w:rFonts w:ascii="Calibri" w:hAnsi="Calibri" w:cs="Calibri"/>
          <w:lang w:val="it-IT"/>
        </w:rPr>
        <w:t>Inoltre</w:t>
      </w:r>
      <w:proofErr w:type="gramEnd"/>
      <w:r w:rsidRPr="001735AD">
        <w:rPr>
          <w:rFonts w:ascii="Calibri" w:hAnsi="Calibri" w:cs="Calibri"/>
          <w:lang w:val="it-IT"/>
        </w:rPr>
        <w:t xml:space="preserve"> queste componenti vengono collegate con le componenti che si trovano all’interno della </w:t>
      </w:r>
      <w:r w:rsidR="00711CE0" w:rsidRPr="001735AD">
        <w:rPr>
          <w:rFonts w:ascii="Calibri" w:hAnsi="Calibri" w:cs="Calibri"/>
          <w:lang w:val="it-IT"/>
        </w:rPr>
        <w:t>macro-componente</w:t>
      </w:r>
      <w:r w:rsidRPr="001735AD">
        <w:rPr>
          <w:rFonts w:ascii="Calibri" w:hAnsi="Calibri" w:cs="Calibri"/>
          <w:lang w:val="it-IT"/>
        </w:rPr>
        <w:t xml:space="preserve"> Sistema, in quanto permettono l’interazione grafica con il sistema stesso.</w:t>
      </w:r>
    </w:p>
    <w:p w14:paraId="47A8432A" w14:textId="77777777" w:rsidR="001735AD" w:rsidRPr="001735AD" w:rsidRDefault="001735AD" w:rsidP="001735AD">
      <w:pPr>
        <w:rPr>
          <w:rFonts w:ascii="Calibri" w:hAnsi="Calibri" w:cs="Calibri"/>
          <w:lang w:val="it-IT"/>
        </w:rPr>
      </w:pPr>
    </w:p>
    <w:p w14:paraId="1D25786E" w14:textId="77777777" w:rsidR="001735AD" w:rsidRPr="001735AD" w:rsidRDefault="001735AD" w:rsidP="001735AD">
      <w:pPr>
        <w:rPr>
          <w:rFonts w:ascii="Calibri" w:hAnsi="Calibri" w:cs="Calibri"/>
          <w:lang w:val="it-IT"/>
        </w:rPr>
      </w:pPr>
    </w:p>
    <w:p w14:paraId="4189C317" w14:textId="77777777" w:rsidR="001735AD" w:rsidRPr="001735AD" w:rsidRDefault="001735AD" w:rsidP="001735AD">
      <w:pPr>
        <w:rPr>
          <w:rFonts w:ascii="Calibri" w:hAnsi="Calibri" w:cs="Calibri"/>
          <w:lang w:val="it-IT"/>
        </w:rPr>
      </w:pPr>
    </w:p>
    <w:p w14:paraId="5D0E2CDC" w14:textId="77777777" w:rsidR="001735AD" w:rsidRPr="001735AD" w:rsidRDefault="001735AD" w:rsidP="001735AD">
      <w:pPr>
        <w:rPr>
          <w:rFonts w:ascii="Calibri" w:hAnsi="Calibri" w:cs="Calibri"/>
          <w:lang w:val="it-IT"/>
        </w:rPr>
      </w:pPr>
    </w:p>
    <w:p w14:paraId="03DBD628" w14:textId="77777777" w:rsidR="001735AD" w:rsidRPr="001735AD" w:rsidRDefault="001735AD" w:rsidP="001735AD">
      <w:pPr>
        <w:rPr>
          <w:rFonts w:ascii="Calibri" w:hAnsi="Calibri" w:cs="Calibri"/>
          <w:lang w:val="it-IT"/>
        </w:rPr>
      </w:pPr>
    </w:p>
    <w:p w14:paraId="23B37507" w14:textId="77777777" w:rsidR="001735AD" w:rsidRPr="001735AD" w:rsidRDefault="001735AD" w:rsidP="001735AD">
      <w:pPr>
        <w:rPr>
          <w:rFonts w:ascii="Calibri" w:hAnsi="Calibri" w:cs="Calibri"/>
          <w:lang w:val="it-IT"/>
        </w:rPr>
      </w:pPr>
    </w:p>
    <w:p w14:paraId="369D65BC" w14:textId="77777777" w:rsidR="001735AD" w:rsidRPr="001735AD" w:rsidRDefault="001735AD" w:rsidP="001735AD">
      <w:pPr>
        <w:rPr>
          <w:rFonts w:ascii="Calibri" w:hAnsi="Calibri" w:cs="Calibri"/>
          <w:lang w:val="it-IT"/>
        </w:rPr>
      </w:pPr>
    </w:p>
    <w:p w14:paraId="4F54AF1E" w14:textId="77777777" w:rsidR="001735AD" w:rsidRPr="001735AD" w:rsidRDefault="001735AD" w:rsidP="001735AD">
      <w:pPr>
        <w:rPr>
          <w:rFonts w:ascii="Calibri" w:hAnsi="Calibri" w:cs="Calibri"/>
          <w:lang w:val="it-IT"/>
        </w:rPr>
      </w:pPr>
    </w:p>
    <w:p w14:paraId="7ECEF939" w14:textId="77777777" w:rsidR="001735AD" w:rsidRPr="001735AD" w:rsidRDefault="001735AD" w:rsidP="001735AD">
      <w:pPr>
        <w:rPr>
          <w:rFonts w:ascii="Calibri" w:hAnsi="Calibri" w:cs="Calibri"/>
          <w:lang w:val="it-IT"/>
        </w:rPr>
      </w:pPr>
    </w:p>
    <w:p w14:paraId="653BEC0D" w14:textId="77777777" w:rsidR="001735AD" w:rsidRPr="001735AD" w:rsidRDefault="001735AD" w:rsidP="001735AD">
      <w:pPr>
        <w:rPr>
          <w:rFonts w:ascii="Calibri" w:hAnsi="Calibri" w:cs="Calibri"/>
          <w:lang w:val="it-IT"/>
        </w:rPr>
      </w:pPr>
    </w:p>
    <w:p w14:paraId="46DBA1BD" w14:textId="77777777" w:rsidR="001735AD" w:rsidRPr="001735AD" w:rsidRDefault="001735AD" w:rsidP="001735AD">
      <w:pPr>
        <w:rPr>
          <w:rFonts w:ascii="Calibri" w:hAnsi="Calibri" w:cs="Calibri"/>
          <w:lang w:val="it-IT"/>
        </w:rPr>
      </w:pPr>
    </w:p>
    <w:p w14:paraId="72D8A287" w14:textId="77777777" w:rsidR="001735AD" w:rsidRPr="001735AD" w:rsidRDefault="001735AD" w:rsidP="001735AD">
      <w:pPr>
        <w:rPr>
          <w:rFonts w:ascii="Calibri" w:hAnsi="Calibri" w:cs="Calibri"/>
          <w:lang w:val="it-IT"/>
        </w:rPr>
      </w:pPr>
    </w:p>
    <w:p w14:paraId="7BE01132" w14:textId="77777777" w:rsidR="001735AD" w:rsidRPr="001735AD" w:rsidRDefault="001735AD" w:rsidP="001735AD">
      <w:pPr>
        <w:rPr>
          <w:rFonts w:ascii="Calibri" w:hAnsi="Calibri" w:cs="Calibri"/>
          <w:lang w:val="it-IT"/>
        </w:rPr>
      </w:pPr>
    </w:p>
    <w:p w14:paraId="5E00AA9E" w14:textId="5E616AB0" w:rsidR="001735AD" w:rsidRDefault="001735AD" w:rsidP="001735AD">
      <w:pPr>
        <w:rPr>
          <w:rFonts w:ascii="Calibri" w:hAnsi="Calibri" w:cs="Calibri"/>
          <w:lang w:val="it-IT"/>
        </w:rPr>
      </w:pPr>
    </w:p>
    <w:p w14:paraId="5A9E4830" w14:textId="77777777" w:rsidR="001735AD" w:rsidRPr="001735AD" w:rsidRDefault="001735AD" w:rsidP="001735AD">
      <w:pPr>
        <w:rPr>
          <w:rFonts w:ascii="Calibri" w:hAnsi="Calibri" w:cs="Calibri"/>
          <w:lang w:val="it-IT"/>
        </w:rPr>
      </w:pPr>
    </w:p>
    <w:p w14:paraId="05443CA5" w14:textId="647B60E8" w:rsidR="001735AD" w:rsidRPr="001735AD" w:rsidRDefault="001735AD" w:rsidP="001735AD">
      <w:pPr>
        <w:pBdr>
          <w:bottom w:val="single" w:sz="8" w:space="4" w:color="4F81BD"/>
        </w:pBdr>
        <w:spacing w:after="300" w:line="360" w:lineRule="auto"/>
        <w:contextualSpacing/>
        <w:outlineLvl w:val="1"/>
        <w:rPr>
          <w:rFonts w:ascii="Calibri" w:hAnsi="Calibri" w:cs="Calibri"/>
          <w:b/>
          <w:bCs/>
          <w:i/>
          <w:iCs/>
          <w:spacing w:val="5"/>
          <w:kern w:val="28"/>
          <w:sz w:val="28"/>
          <w:szCs w:val="52"/>
          <w:lang w:val="en-GB"/>
        </w:rPr>
      </w:pPr>
      <w:bookmarkStart w:id="1020" w:name="_Toc63878162"/>
      <w:r w:rsidRPr="001735AD">
        <w:rPr>
          <w:rFonts w:ascii="Calibri" w:hAnsi="Calibri" w:cs="Calibri"/>
          <w:b/>
          <w:bCs/>
          <w:i/>
          <w:iCs/>
          <w:spacing w:val="5"/>
          <w:kern w:val="28"/>
          <w:sz w:val="28"/>
          <w:szCs w:val="52"/>
          <w:lang w:val="en-GB"/>
        </w:rPr>
        <w:lastRenderedPageBreak/>
        <w:t>C.2 The dynamic view of the software architecture: Sequence Diagram</w:t>
      </w:r>
      <w:bookmarkEnd w:id="1020"/>
    </w:p>
    <w:p w14:paraId="25D74C4D"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t>SD1: Creazione Evento</w:t>
      </w:r>
    </w:p>
    <w:p w14:paraId="4F96EEF4" w14:textId="77777777" w:rsidR="001735AD" w:rsidRPr="001735AD" w:rsidRDefault="001735AD" w:rsidP="001735AD">
      <w:pPr>
        <w:rPr>
          <w:rFonts w:ascii="Calibri" w:hAnsi="Calibri" w:cs="Calibri"/>
          <w:lang w:val="it-IT" w:eastAsia="it-IT"/>
        </w:rPr>
      </w:pPr>
      <w:r w:rsidRPr="001735AD">
        <w:rPr>
          <w:rFonts w:ascii="Calibri" w:hAnsi="Calibri" w:cs="Calibri"/>
          <w:lang w:val="it-IT" w:eastAsia="it-IT"/>
        </w:rPr>
        <w:t>L’Amministratore di segreteria effettua il login nel Sistema e quest’ultimo verifica le credenziali all’interno del Database. Successivamente l’Amministratore crea l’Evento specificando</w:t>
      </w:r>
      <w:r w:rsidRPr="001735AD">
        <w:rPr>
          <w:rFonts w:ascii="Calibri" w:hAnsi="Calibri" w:cs="Calibri"/>
          <w:b/>
          <w:bCs/>
          <w:lang w:val="it-IT"/>
        </w:rPr>
        <w:t xml:space="preserve"> </w:t>
      </w:r>
      <w:r w:rsidRPr="001735AD">
        <w:rPr>
          <w:rFonts w:ascii="Calibri" w:hAnsi="Calibri" w:cs="Calibri"/>
          <w:lang w:val="it-IT" w:eastAsia="it-IT"/>
        </w:rPr>
        <w:t xml:space="preserve">il motivo, il regolamento, la data, l’ora di inizio e l’ora di fine, il luogo, gli utenti con diritto di voto e le liste da votare, con i relativi candidati. Una volta creato, l’Evento verrà salvato all’interno del Database. L’Evento sarà visibile all’interno del Sistema, che procederà all’invio di una notifica all’Amministratore della segreteria. </w:t>
      </w:r>
      <w:proofErr w:type="gramStart"/>
      <w:r w:rsidRPr="001735AD">
        <w:rPr>
          <w:rFonts w:ascii="Calibri" w:hAnsi="Calibri" w:cs="Calibri"/>
          <w:lang w:val="it-IT" w:eastAsia="it-IT"/>
        </w:rPr>
        <w:t>Infine</w:t>
      </w:r>
      <w:proofErr w:type="gramEnd"/>
      <w:r w:rsidRPr="001735AD">
        <w:rPr>
          <w:rFonts w:ascii="Calibri" w:hAnsi="Calibri" w:cs="Calibri"/>
          <w:lang w:val="it-IT" w:eastAsia="it-IT"/>
        </w:rPr>
        <w:t xml:space="preserve"> verrà avvisato l’Elettore attraverso una notifica che potrà accedere all’Evento dalla propria dashboard. </w:t>
      </w:r>
    </w:p>
    <w:p w14:paraId="6C59DD55"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RF2: Creazione evento con associati giorni e orari di apertura del seggio</w:t>
      </w:r>
      <w:r w:rsidRPr="001735AD">
        <w:rPr>
          <w:rFonts w:ascii="Calibri" w:hAnsi="Calibri" w:cs="Calibri"/>
          <w:u w:val="single"/>
          <w:lang w:val="it-IT"/>
        </w:rPr>
        <w:t>.</w:t>
      </w:r>
    </w:p>
    <w:p w14:paraId="4E8CE5C9" w14:textId="2D334216" w:rsidR="001735AD" w:rsidRDefault="001735AD" w:rsidP="001735AD">
      <w:pPr>
        <w:rPr>
          <w:ins w:id="1021" w:author="Martina Nolletti" w:date="2021-02-07T11:22: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22" w:author="Martina Nolletti" w:date="2021-02-07T11:32: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23" w:author="Martina Nolletti" w:date="2021-02-07T11:32:00Z">
        <w:r w:rsidRPr="001735AD" w:rsidDel="00B0126A">
          <w:rPr>
            <w:rFonts w:ascii="Calibri" w:hAnsi="Calibri" w:cs="Calibri"/>
            <w:b/>
            <w:bCs/>
            <w:u w:val="single"/>
            <w:lang w:val="it-IT"/>
          </w:rPr>
          <w:delText>.</w:delText>
        </w:r>
      </w:del>
    </w:p>
    <w:p w14:paraId="009E11DF" w14:textId="2380B7D6" w:rsidR="00D44D90" w:rsidRPr="001735AD" w:rsidRDefault="00D44D90" w:rsidP="001735AD">
      <w:pPr>
        <w:rPr>
          <w:rFonts w:ascii="Calibri" w:hAnsi="Calibri" w:cs="Calibri"/>
          <w:b/>
          <w:bCs/>
          <w:i/>
          <w:iCs/>
          <w:u w:val="single"/>
          <w:lang w:val="it-IT"/>
        </w:rPr>
      </w:pPr>
      <w:ins w:id="1024" w:author="Martina Nolletti" w:date="2021-02-07T11:22:00Z">
        <w:r w:rsidRPr="00D44D90">
          <w:rPr>
            <w:rFonts w:ascii="Calibri" w:hAnsi="Calibri" w:cs="Calibri"/>
            <w:u w:val="single"/>
            <w:lang w:val="it-IT" w:eastAsia="it-IT"/>
            <w:rPrChange w:id="1025" w:author="Martina Nolletti" w:date="2021-02-07T11:23:00Z">
              <w:rPr>
                <w:rFonts w:ascii="Calibri" w:hAnsi="Calibri" w:cs="Calibri"/>
                <w:b/>
                <w:bCs/>
                <w:u w:val="single"/>
                <w:lang w:val="it-IT"/>
              </w:rPr>
            </w:rPrChange>
          </w:rPr>
          <w:t>Scenario preso in considerazione:</w:t>
        </w:r>
        <w:r>
          <w:rPr>
            <w:rFonts w:ascii="Calibri" w:hAnsi="Calibri" w:cs="Calibri"/>
            <w:b/>
            <w:bCs/>
            <w:u w:val="single"/>
            <w:lang w:val="it-IT"/>
          </w:rPr>
          <w:t xml:space="preserve"> SC1: Creazione di un</w:t>
        </w:r>
      </w:ins>
      <w:ins w:id="1026" w:author="Martina Nolletti" w:date="2021-02-07T11:23:00Z">
        <w:r>
          <w:rPr>
            <w:rFonts w:ascii="Calibri" w:hAnsi="Calibri" w:cs="Calibri"/>
            <w:b/>
            <w:bCs/>
            <w:u w:val="single"/>
            <w:lang w:val="it-IT"/>
          </w:rPr>
          <w:t xml:space="preserve"> nuovo</w:t>
        </w:r>
      </w:ins>
      <w:ins w:id="1027" w:author="Martina Nolletti" w:date="2021-02-07T11:22:00Z">
        <w:r>
          <w:rPr>
            <w:rFonts w:ascii="Calibri" w:hAnsi="Calibri" w:cs="Calibri"/>
            <w:b/>
            <w:bCs/>
            <w:u w:val="single"/>
            <w:lang w:val="it-IT"/>
          </w:rPr>
          <w:t xml:space="preserve"> evento</w:t>
        </w:r>
      </w:ins>
      <w:ins w:id="1028" w:author="Martina Nolletti" w:date="2021-02-07T11:23:00Z">
        <w:r>
          <w:rPr>
            <w:rFonts w:ascii="Calibri" w:hAnsi="Calibri" w:cs="Calibri"/>
            <w:b/>
            <w:bCs/>
            <w:u w:val="single"/>
            <w:lang w:val="it-IT"/>
          </w:rPr>
          <w:t>.</w:t>
        </w:r>
      </w:ins>
    </w:p>
    <w:p w14:paraId="0E583D0B" w14:textId="77777777" w:rsidR="001735AD" w:rsidRPr="001735AD" w:rsidRDefault="001735AD" w:rsidP="001735AD">
      <w:pPr>
        <w:rPr>
          <w:rFonts w:ascii="Calibri" w:hAnsi="Calibri" w:cs="Calibri"/>
          <w:lang w:val="it-IT" w:eastAsia="it-IT"/>
        </w:rPr>
      </w:pPr>
    </w:p>
    <w:p w14:paraId="6A2A8D7C" w14:textId="77777777" w:rsidR="001735AD" w:rsidRPr="001735AD" w:rsidRDefault="00F11C3A" w:rsidP="001735AD">
      <w:pPr>
        <w:ind w:left="-1701" w:right="-1701"/>
        <w:jc w:val="center"/>
        <w:rPr>
          <w:rFonts w:ascii="Calibri" w:hAnsi="Calibri" w:cs="Calibri"/>
          <w:lang w:val="it-IT" w:eastAsia="it-IT"/>
        </w:rPr>
      </w:pPr>
      <w:r>
        <w:rPr>
          <w:rFonts w:ascii="Calibri" w:hAnsi="Calibri" w:cs="Calibri"/>
          <w:lang w:val="it-IT" w:eastAsia="it-IT"/>
        </w:rPr>
        <w:pict w14:anchorId="044E220F">
          <v:shape id="_x0000_i1030" type="#_x0000_t75" style="width:562.35pt;height:386.05pt">
            <v:imagedata r:id="rId23" o:title="Creazione Evento"/>
          </v:shape>
        </w:pict>
      </w:r>
    </w:p>
    <w:p w14:paraId="7D82BA9D" w14:textId="34C95A83" w:rsidR="001735AD" w:rsidRDefault="001735AD" w:rsidP="001735AD">
      <w:pPr>
        <w:rPr>
          <w:rFonts w:ascii="Calibri" w:hAnsi="Calibri" w:cs="Calibri"/>
          <w:b/>
          <w:bCs/>
          <w:lang w:val="it-IT"/>
        </w:rPr>
      </w:pPr>
    </w:p>
    <w:p w14:paraId="2BA22E2E" w14:textId="77777777" w:rsidR="00BE636F" w:rsidRPr="001735AD" w:rsidRDefault="00BE636F" w:rsidP="001735AD">
      <w:pPr>
        <w:rPr>
          <w:rFonts w:ascii="Calibri" w:hAnsi="Calibri" w:cs="Calibri"/>
          <w:b/>
          <w:bCs/>
          <w:lang w:val="it-IT"/>
        </w:rPr>
      </w:pPr>
    </w:p>
    <w:p w14:paraId="1B3E20C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t>SD2: Turnazioni Operatore</w:t>
      </w:r>
    </w:p>
    <w:p w14:paraId="397D5DC5" w14:textId="65AFBB4E" w:rsidR="001735AD" w:rsidRPr="001735AD" w:rsidRDefault="001735AD" w:rsidP="001735AD">
      <w:pPr>
        <w:rPr>
          <w:rFonts w:ascii="Calibri" w:hAnsi="Calibri" w:cs="Calibri"/>
          <w:lang w:val="it-IT" w:eastAsia="it-IT"/>
        </w:rPr>
      </w:pPr>
      <w:r w:rsidRPr="001735AD">
        <w:rPr>
          <w:rFonts w:ascii="Calibri" w:hAnsi="Calibri" w:cs="Calibri"/>
          <w:lang w:val="it-IT" w:eastAsia="it-IT"/>
        </w:rPr>
        <w:t>Una volta creato l’Evento (</w:t>
      </w:r>
      <w:r w:rsidRPr="001735AD">
        <w:rPr>
          <w:rFonts w:ascii="Calibri" w:hAnsi="Calibri" w:cs="Calibri"/>
          <w:b/>
          <w:bCs/>
          <w:lang w:val="it-IT" w:eastAsia="it-IT"/>
        </w:rPr>
        <w:t>REF Creazione Evento</w:t>
      </w:r>
      <w:r w:rsidRPr="001735AD">
        <w:rPr>
          <w:rFonts w:ascii="Calibri" w:hAnsi="Calibri" w:cs="Calibri"/>
          <w:lang w:val="it-IT" w:eastAsia="it-IT"/>
        </w:rPr>
        <w:t xml:space="preserve">, operatore che permette di inserire un SD all’interno di un altro), l’Amministratore di segreteria gestirà e assegnerà un Turno ad un Operatore di seggio. </w:t>
      </w:r>
      <w:r w:rsidR="00711CE0" w:rsidRPr="001735AD">
        <w:rPr>
          <w:rFonts w:ascii="Calibri" w:hAnsi="Calibri" w:cs="Calibri"/>
          <w:lang w:val="it-IT" w:eastAsia="it-IT"/>
        </w:rPr>
        <w:t>Il Turno assegnato</w:t>
      </w:r>
      <w:r w:rsidRPr="001735AD">
        <w:rPr>
          <w:rFonts w:ascii="Calibri" w:hAnsi="Calibri" w:cs="Calibri"/>
          <w:lang w:val="it-IT" w:eastAsia="it-IT"/>
        </w:rPr>
        <w:t xml:space="preserve"> verrà memorizzato all’interno del Database e si effettuerà il salvataggio nel Sistema del Turno stesso. </w:t>
      </w:r>
      <w:proofErr w:type="gramStart"/>
      <w:r w:rsidRPr="001735AD">
        <w:rPr>
          <w:rFonts w:ascii="Calibri" w:hAnsi="Calibri" w:cs="Calibri"/>
          <w:lang w:val="it-IT" w:eastAsia="it-IT"/>
        </w:rPr>
        <w:t>Infine</w:t>
      </w:r>
      <w:proofErr w:type="gramEnd"/>
      <w:r w:rsidRPr="001735AD">
        <w:rPr>
          <w:rFonts w:ascii="Calibri" w:hAnsi="Calibri" w:cs="Calibri"/>
          <w:lang w:val="it-IT" w:eastAsia="it-IT"/>
        </w:rPr>
        <w:t xml:space="preserve"> il Sistema invierà una notifica di assegnazione del Turno all’Operatore che potrà visualizzare sulla propria dashboard, accedendo con le proprie credenziali all’interno dell’applicazione.</w:t>
      </w:r>
    </w:p>
    <w:p w14:paraId="19832DBA"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RF3: Creazione e gestione delle turnazioni degli operatori di seggio</w:t>
      </w:r>
      <w:r w:rsidRPr="001735AD">
        <w:rPr>
          <w:rFonts w:ascii="Calibri" w:hAnsi="Calibri" w:cs="Calibri"/>
          <w:u w:val="single"/>
          <w:lang w:val="it-IT"/>
        </w:rPr>
        <w:t>.</w:t>
      </w:r>
    </w:p>
    <w:p w14:paraId="587E0645" w14:textId="53C0D93F"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29"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30" w:author="Martina Nolletti" w:date="2021-02-07T11:32:00Z">
        <w:r w:rsidRPr="001735AD" w:rsidDel="00B0126A">
          <w:rPr>
            <w:rFonts w:ascii="Calibri" w:hAnsi="Calibri" w:cs="Calibri"/>
            <w:b/>
            <w:bCs/>
            <w:u w:val="single"/>
            <w:lang w:val="it-IT"/>
          </w:rPr>
          <w:delText>.</w:delText>
        </w:r>
      </w:del>
    </w:p>
    <w:p w14:paraId="75C36CC4" w14:textId="19778B31" w:rsidR="001735AD" w:rsidRDefault="00D44D90" w:rsidP="001735AD">
      <w:pPr>
        <w:rPr>
          <w:ins w:id="1031" w:author="Martina Nolletti" w:date="2021-02-07T11:24:00Z"/>
          <w:rFonts w:ascii="Calibri" w:hAnsi="Calibri" w:cs="Calibri"/>
          <w:b/>
          <w:bCs/>
          <w:u w:val="single"/>
          <w:lang w:val="it-IT"/>
        </w:rPr>
      </w:pPr>
      <w:ins w:id="1032" w:author="Martina Nolletti" w:date="2021-02-07T11:23: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SC2: Gestione turnazioni degli operatori</w:t>
        </w:r>
      </w:ins>
      <w:ins w:id="1033" w:author="Martina Nolletti" w:date="2021-02-07T11:24:00Z">
        <w:r>
          <w:rPr>
            <w:rFonts w:ascii="Calibri" w:hAnsi="Calibri" w:cs="Calibri"/>
            <w:b/>
            <w:bCs/>
            <w:u w:val="single"/>
            <w:lang w:val="it-IT"/>
          </w:rPr>
          <w:t>.</w:t>
        </w:r>
      </w:ins>
    </w:p>
    <w:p w14:paraId="1A239179" w14:textId="77777777" w:rsidR="00D44D90" w:rsidRPr="001735AD" w:rsidRDefault="00D44D90" w:rsidP="001735AD">
      <w:pPr>
        <w:rPr>
          <w:rFonts w:ascii="Calibri" w:hAnsi="Calibri" w:cs="Calibri"/>
          <w:b/>
          <w:bCs/>
          <w:lang w:val="it-IT"/>
        </w:rPr>
      </w:pPr>
    </w:p>
    <w:p w14:paraId="65308407" w14:textId="77777777" w:rsidR="001735AD" w:rsidRPr="001735AD" w:rsidRDefault="00F11C3A" w:rsidP="001735AD">
      <w:pPr>
        <w:ind w:left="-1701"/>
        <w:jc w:val="center"/>
        <w:rPr>
          <w:rFonts w:ascii="Calibri" w:hAnsi="Calibri" w:cs="Calibri"/>
          <w:b/>
          <w:bCs/>
          <w:lang w:val="it-IT"/>
        </w:rPr>
      </w:pPr>
      <w:r>
        <w:rPr>
          <w:rFonts w:ascii="Calibri" w:hAnsi="Calibri" w:cs="Calibri"/>
          <w:b/>
          <w:bCs/>
          <w:lang w:val="it-IT"/>
        </w:rPr>
        <w:pict w14:anchorId="447D40DD">
          <v:shape id="_x0000_i1031" type="#_x0000_t75" style="width:600.85pt;height:335.15pt">
            <v:imagedata r:id="rId24" o:title="Turnazioni Operatore"/>
          </v:shape>
        </w:pict>
      </w:r>
    </w:p>
    <w:p w14:paraId="1145DEE2" w14:textId="77777777" w:rsidR="001735AD" w:rsidRPr="001735AD" w:rsidRDefault="001735AD" w:rsidP="001735AD">
      <w:pPr>
        <w:rPr>
          <w:rFonts w:ascii="Calibri" w:hAnsi="Calibri" w:cs="Calibri"/>
          <w:b/>
          <w:bCs/>
          <w:lang w:val="it-IT"/>
        </w:rPr>
      </w:pPr>
    </w:p>
    <w:p w14:paraId="40842B84" w14:textId="77777777" w:rsidR="001735AD" w:rsidRPr="001735AD" w:rsidRDefault="001735AD" w:rsidP="001735AD">
      <w:pPr>
        <w:rPr>
          <w:rFonts w:ascii="Calibri" w:hAnsi="Calibri" w:cs="Calibri"/>
          <w:b/>
          <w:bCs/>
          <w:lang w:val="it-IT"/>
        </w:rPr>
      </w:pPr>
    </w:p>
    <w:p w14:paraId="29862F43" w14:textId="77777777" w:rsidR="001735AD" w:rsidRPr="001735AD" w:rsidRDefault="001735AD" w:rsidP="001735AD">
      <w:pPr>
        <w:rPr>
          <w:rFonts w:ascii="Calibri" w:hAnsi="Calibri" w:cs="Calibri"/>
          <w:b/>
          <w:bCs/>
          <w:lang w:val="it-IT"/>
        </w:rPr>
      </w:pPr>
    </w:p>
    <w:p w14:paraId="1BCFDBAF" w14:textId="77777777" w:rsidR="001735AD" w:rsidRPr="001735AD" w:rsidRDefault="001735AD" w:rsidP="001735AD">
      <w:pPr>
        <w:rPr>
          <w:rFonts w:ascii="Calibri" w:hAnsi="Calibri" w:cs="Calibri"/>
          <w:b/>
          <w:bCs/>
          <w:lang w:val="it-IT"/>
        </w:rPr>
      </w:pPr>
    </w:p>
    <w:p w14:paraId="102B80D9" w14:textId="77777777" w:rsidR="001735AD" w:rsidRPr="001735AD" w:rsidRDefault="001735AD" w:rsidP="001735AD">
      <w:pPr>
        <w:rPr>
          <w:rFonts w:ascii="Calibri" w:hAnsi="Calibri" w:cs="Calibri"/>
          <w:b/>
          <w:bCs/>
          <w:lang w:val="it-IT"/>
        </w:rPr>
      </w:pPr>
    </w:p>
    <w:p w14:paraId="6FFAC81D" w14:textId="77777777" w:rsidR="001735AD" w:rsidRPr="001735AD" w:rsidRDefault="001735AD" w:rsidP="001735AD">
      <w:pPr>
        <w:rPr>
          <w:rFonts w:ascii="Calibri" w:hAnsi="Calibri" w:cs="Calibri"/>
          <w:b/>
          <w:bCs/>
          <w:lang w:val="it-IT"/>
        </w:rPr>
      </w:pPr>
    </w:p>
    <w:p w14:paraId="02DC0516" w14:textId="77777777" w:rsidR="001735AD" w:rsidRPr="001735AD" w:rsidDel="00D44D90" w:rsidRDefault="001735AD" w:rsidP="001735AD">
      <w:pPr>
        <w:rPr>
          <w:del w:id="1034" w:author="Martina Nolletti" w:date="2021-02-07T11:24:00Z"/>
          <w:rFonts w:ascii="Calibri" w:hAnsi="Calibri" w:cs="Calibri"/>
          <w:b/>
          <w:bCs/>
          <w:lang w:val="it-IT"/>
        </w:rPr>
      </w:pPr>
    </w:p>
    <w:p w14:paraId="4DBBDCE8" w14:textId="77777777" w:rsidR="001735AD" w:rsidRPr="001735AD" w:rsidDel="00D44D90" w:rsidRDefault="001735AD" w:rsidP="001735AD">
      <w:pPr>
        <w:rPr>
          <w:del w:id="1035" w:author="Martina Nolletti" w:date="2021-02-07T11:24:00Z"/>
          <w:rFonts w:ascii="Calibri" w:hAnsi="Calibri" w:cs="Calibri"/>
          <w:b/>
          <w:bCs/>
          <w:lang w:val="it-IT"/>
        </w:rPr>
      </w:pPr>
    </w:p>
    <w:p w14:paraId="3B1687CD" w14:textId="77777777" w:rsidR="001735AD" w:rsidRPr="001735AD" w:rsidRDefault="001735AD" w:rsidP="001735AD">
      <w:pPr>
        <w:rPr>
          <w:rFonts w:ascii="Calibri" w:hAnsi="Calibri" w:cs="Calibri"/>
          <w:b/>
          <w:bCs/>
          <w:lang w:val="it-IT"/>
        </w:rPr>
      </w:pPr>
    </w:p>
    <w:p w14:paraId="6A6493F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SD3: Prenotazione Votazione Presenza</w:t>
      </w:r>
    </w:p>
    <w:p w14:paraId="2F8C87E7"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xml:space="preserve">), si può effettuare una scelta con l’operatore </w:t>
      </w:r>
      <w:r w:rsidRPr="001735AD">
        <w:rPr>
          <w:rFonts w:ascii="Calibri" w:hAnsi="Calibri" w:cs="Calibri"/>
          <w:b/>
          <w:bCs/>
          <w:lang w:val="it-IT"/>
        </w:rPr>
        <w:t>ALT</w:t>
      </w:r>
      <w:r w:rsidRPr="001735AD">
        <w:rPr>
          <w:rFonts w:ascii="Calibri" w:hAnsi="Calibri" w:cs="Calibri"/>
          <w:lang w:val="it-IT"/>
        </w:rPr>
        <w:t>:</w:t>
      </w:r>
    </w:p>
    <w:p w14:paraId="3D466C5B" w14:textId="21B18A56"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L’Elettore effettua il login nel Sistema che</w:t>
      </w:r>
      <w:r w:rsidRPr="001735AD">
        <w:rPr>
          <w:rFonts w:ascii="Calibri" w:hAnsi="Calibri" w:cs="Calibri"/>
          <w:lang w:val="it-IT" w:eastAsia="it-IT"/>
        </w:rPr>
        <w:t xml:space="preserve"> verifica le credenziali all’interno del Database</w:t>
      </w:r>
      <w:r w:rsidRPr="001735AD">
        <w:rPr>
          <w:rFonts w:ascii="Calibri" w:hAnsi="Calibri" w:cs="Calibri"/>
          <w:lang w:val="it-IT"/>
        </w:rPr>
        <w:t>. Successivamente l’Elettore invia la richiesta online di prenotazione per la votazione in presenza compilando</w:t>
      </w:r>
      <w:r w:rsidRPr="001735AD">
        <w:rPr>
          <w:rFonts w:ascii="Calibri" w:hAnsi="Calibri" w:cs="Calibri"/>
          <w:lang w:val="it-IT" w:eastAsia="en-GB"/>
        </w:rPr>
        <w:t xml:space="preserve"> un modulo con nome, cognome, professione (studente, professore, amministratore, ecc.), </w:t>
      </w:r>
      <w:r w:rsidR="00711CE0" w:rsidRPr="001735AD">
        <w:rPr>
          <w:rFonts w:ascii="Calibri" w:hAnsi="Calibri" w:cs="Calibri"/>
          <w:lang w:val="it-IT" w:eastAsia="en-GB"/>
        </w:rPr>
        <w:t>e-mail</w:t>
      </w:r>
      <w:r w:rsidRPr="001735AD">
        <w:rPr>
          <w:rFonts w:ascii="Calibri" w:hAnsi="Calibri" w:cs="Calibri"/>
          <w:lang w:val="it-IT" w:eastAsia="en-GB"/>
        </w:rPr>
        <w:t xml:space="preserve">, numero di telefono, scansione di un documento di riconoscimento. L’Amministratore, prima di assegnare una fascia oraria e di confermare la prenotazione, verificherà le fasce orarie libere all’interno del Database. </w:t>
      </w:r>
      <w:proofErr w:type="gramStart"/>
      <w:r w:rsidRPr="001735AD">
        <w:rPr>
          <w:rFonts w:ascii="Calibri" w:hAnsi="Calibri" w:cs="Calibri"/>
          <w:lang w:val="it-IT" w:eastAsia="en-GB"/>
        </w:rPr>
        <w:t>Infine</w:t>
      </w:r>
      <w:proofErr w:type="gramEnd"/>
      <w:r w:rsidRPr="001735AD">
        <w:rPr>
          <w:rFonts w:ascii="Calibri" w:hAnsi="Calibri" w:cs="Calibri"/>
          <w:lang w:val="it-IT" w:eastAsia="en-GB"/>
        </w:rPr>
        <w:t xml:space="preserve"> assegna la fascia oraria all’Elettore.</w:t>
      </w:r>
    </w:p>
    <w:p w14:paraId="51B7A4D1" w14:textId="3314C768"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L’Elettore effettua la prenotazione per l’ingresso al seggio in modalità telefonica, chiamando la segreteria e fornendo gli stessi campi definiti per la modalità online (per eventuali documenti, si effettuerà la scansione degli stessi e si invieranno per </w:t>
      </w:r>
      <w:r w:rsidR="00711CE0" w:rsidRPr="001735AD">
        <w:rPr>
          <w:rFonts w:ascii="Calibri" w:hAnsi="Calibri" w:cs="Calibri"/>
          <w:lang w:val="it-IT" w:eastAsia="en-GB"/>
        </w:rPr>
        <w:t>e-mail</w:t>
      </w:r>
      <w:r w:rsidRPr="001735AD">
        <w:rPr>
          <w:rFonts w:ascii="Calibri" w:hAnsi="Calibri" w:cs="Calibri"/>
          <w:lang w:val="it-IT" w:eastAsia="en-GB"/>
        </w:rPr>
        <w:t>). L’Amministratore, prima di assegnare una fascia oraria e di confermare la prenotazione, verificherà le fasce orarie libere all’interno del Database. Infine, viene assegnata la fascia oraria all’Elettore.</w:t>
      </w:r>
    </w:p>
    <w:p w14:paraId="0D3AC3E4" w14:textId="6B1BEAA0" w:rsidR="001735AD" w:rsidRPr="001735AD" w:rsidRDefault="001735AD" w:rsidP="001735AD">
      <w:pPr>
        <w:rPr>
          <w:rFonts w:ascii="Calibri" w:hAnsi="Calibri" w:cs="Calibri"/>
          <w:lang w:val="it-IT" w:eastAsia="en-GB"/>
        </w:rPr>
      </w:pPr>
      <w:r w:rsidRPr="001735AD">
        <w:rPr>
          <w:rFonts w:ascii="Calibri" w:hAnsi="Calibri" w:cs="Calibri"/>
          <w:lang w:val="it-IT" w:eastAsia="en-GB"/>
        </w:rPr>
        <w:t xml:space="preserve">In entrambi i casi, la prenotazione verrà confermata e l’Elettore </w:t>
      </w:r>
      <w:ins w:id="1036" w:author="Martina Nolletti" w:date="2021-02-08T12:18:00Z">
        <w:r w:rsidR="00257BF7">
          <w:rPr>
            <w:rFonts w:ascii="Calibri" w:hAnsi="Calibri" w:cs="Calibri"/>
            <w:lang w:val="it-IT" w:eastAsia="en-GB"/>
          </w:rPr>
          <w:t>il giorno delle votazioni si presenterà presso il seggio per votare</w:t>
        </w:r>
      </w:ins>
      <w:del w:id="1037" w:author="Martina Nolletti" w:date="2021-02-08T12:18:00Z">
        <w:r w:rsidRPr="001735AD" w:rsidDel="00257BF7">
          <w:rPr>
            <w:rFonts w:ascii="Calibri" w:hAnsi="Calibri" w:cs="Calibri"/>
            <w:lang w:val="it-IT" w:eastAsia="en-GB"/>
          </w:rPr>
          <w:delText>diventa un ElettoreInSede</w:delText>
        </w:r>
      </w:del>
      <w:r w:rsidRPr="001735AD">
        <w:rPr>
          <w:rFonts w:ascii="Calibri" w:hAnsi="Calibri" w:cs="Calibri"/>
          <w:lang w:val="it-IT" w:eastAsia="en-GB"/>
        </w:rPr>
        <w:t>.</w:t>
      </w:r>
    </w:p>
    <w:p w14:paraId="2279ACC4" w14:textId="77777777"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RF4: Prenotazione ingresso al seggio</w:t>
      </w:r>
      <w:r w:rsidRPr="001735AD">
        <w:rPr>
          <w:rFonts w:ascii="Calibri" w:hAnsi="Calibri" w:cs="Calibri"/>
          <w:u w:val="single"/>
          <w:lang w:val="it-IT"/>
        </w:rPr>
        <w:t>.</w:t>
      </w:r>
    </w:p>
    <w:p w14:paraId="30E591C1" w14:textId="21BFBCF5" w:rsidR="001735AD" w:rsidRDefault="001735AD" w:rsidP="001735AD">
      <w:pPr>
        <w:rPr>
          <w:ins w:id="1038" w:author="Martina Nolletti" w:date="2021-02-07T11:24: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039"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40" w:author="Martina Nolletti" w:date="2021-02-07T11:32:00Z">
        <w:r w:rsidRPr="001735AD" w:rsidDel="00B0126A">
          <w:rPr>
            <w:rFonts w:ascii="Calibri" w:hAnsi="Calibri" w:cs="Calibri"/>
            <w:b/>
            <w:bCs/>
            <w:u w:val="single"/>
            <w:lang w:val="it-IT"/>
          </w:rPr>
          <w:delText>.</w:delText>
        </w:r>
      </w:del>
    </w:p>
    <w:p w14:paraId="54AB8716" w14:textId="4934E884" w:rsidR="00D44D90" w:rsidRDefault="00D44D90" w:rsidP="00D44D90">
      <w:pPr>
        <w:rPr>
          <w:ins w:id="1041" w:author="Martina Nolletti" w:date="2021-02-07T11:24:00Z"/>
          <w:rFonts w:ascii="Calibri" w:hAnsi="Calibri" w:cs="Calibri"/>
          <w:b/>
          <w:bCs/>
          <w:u w:val="single"/>
          <w:lang w:val="it-IT"/>
        </w:rPr>
      </w:pPr>
      <w:ins w:id="1042" w:author="Martina Nolletti" w:date="2021-02-07T11:24: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w:t>
        </w:r>
        <w:r w:rsidRPr="00D44D90">
          <w:rPr>
            <w:rFonts w:ascii="Calibri" w:hAnsi="Calibri" w:cs="Calibri"/>
            <w:b/>
            <w:bCs/>
            <w:u w:val="single"/>
            <w:lang w:val="it-IT"/>
            <w:rPrChange w:id="1043" w:author="Martina Nolletti" w:date="2021-02-07T11:25:00Z">
              <w:rPr>
                <w:rFonts w:ascii="Calibri" w:hAnsi="Calibri" w:cs="Calibri"/>
                <w:b/>
                <w:bCs/>
                <w:color w:val="000000"/>
                <w:spacing w:val="5"/>
                <w:kern w:val="28"/>
                <w:sz w:val="22"/>
                <w:szCs w:val="22"/>
                <w:lang w:val="it-IT"/>
              </w:rPr>
            </w:rPrChange>
          </w:rPr>
          <w:t>SC3: Prenotazione votazione in presenza</w:t>
        </w:r>
        <w:r>
          <w:rPr>
            <w:rFonts w:ascii="Calibri" w:hAnsi="Calibri" w:cs="Calibri"/>
            <w:b/>
            <w:bCs/>
            <w:u w:val="single"/>
            <w:lang w:val="it-IT"/>
          </w:rPr>
          <w:t>.</w:t>
        </w:r>
      </w:ins>
    </w:p>
    <w:p w14:paraId="26097A74" w14:textId="77777777" w:rsidR="00D44D90" w:rsidRPr="001735AD" w:rsidRDefault="00D44D90" w:rsidP="001735AD">
      <w:pPr>
        <w:rPr>
          <w:rFonts w:ascii="Calibri" w:hAnsi="Calibri" w:cs="Calibri"/>
          <w:u w:val="single"/>
          <w:lang w:val="it-IT"/>
        </w:rPr>
      </w:pPr>
    </w:p>
    <w:p w14:paraId="72155594" w14:textId="5FC41B84" w:rsidR="001735AD" w:rsidRPr="001735AD" w:rsidDel="008A5B8A" w:rsidRDefault="00F11C3A" w:rsidP="001735AD">
      <w:pPr>
        <w:ind w:left="-1701" w:right="-1701"/>
        <w:jc w:val="center"/>
        <w:rPr>
          <w:del w:id="1044" w:author="Martina Nolletti" w:date="2021-02-08T12:18:00Z"/>
          <w:rFonts w:ascii="Calibri" w:hAnsi="Calibri" w:cs="Calibri"/>
          <w:lang w:val="it-IT"/>
        </w:rPr>
      </w:pPr>
      <w:ins w:id="1045" w:author="Martina Nolletti" w:date="2021-02-08T12:17:00Z">
        <w:r>
          <w:rPr>
            <w:rFonts w:ascii="Calibri" w:hAnsi="Calibri" w:cs="Calibri"/>
            <w:lang w:val="it-IT"/>
          </w:rPr>
          <w:lastRenderedPageBreak/>
          <w:pict w14:anchorId="3440A2DF">
            <v:shape id="_x0000_i1032" type="#_x0000_t75" style="width:572.3pt;height:662.9pt">
              <v:imagedata r:id="rId25" o:title="Prenotazione Votazione Presenza"/>
            </v:shape>
          </w:pict>
        </w:r>
      </w:ins>
      <w:del w:id="1046" w:author="Martina Nolletti" w:date="2021-02-08T12:17:00Z">
        <w:r>
          <w:rPr>
            <w:rFonts w:ascii="Calibri" w:hAnsi="Calibri" w:cs="Calibri"/>
            <w:lang w:val="it-IT"/>
          </w:rPr>
          <w:pict w14:anchorId="142E2698">
            <v:shape id="_x0000_i1033" type="#_x0000_t75" style="width:580.95pt;height:603.3pt">
              <v:imagedata r:id="rId26" o:title="Prenotazione Votazione Presenza"/>
            </v:shape>
          </w:pict>
        </w:r>
      </w:del>
    </w:p>
    <w:p w14:paraId="3780FF02" w14:textId="77777777" w:rsidR="001735AD" w:rsidRPr="001735AD" w:rsidDel="008A5B8A" w:rsidRDefault="001735AD" w:rsidP="001735AD">
      <w:pPr>
        <w:rPr>
          <w:del w:id="1047" w:author="Martina Nolletti" w:date="2021-02-08T12:18:00Z"/>
          <w:rFonts w:ascii="Calibri" w:hAnsi="Calibri" w:cs="Calibri"/>
          <w:lang w:val="it-IT"/>
        </w:rPr>
      </w:pPr>
    </w:p>
    <w:p w14:paraId="6AC3CD76" w14:textId="77777777" w:rsidR="001735AD" w:rsidRPr="001735AD" w:rsidRDefault="001735AD">
      <w:pPr>
        <w:ind w:left="-1701" w:right="-1701"/>
        <w:jc w:val="center"/>
        <w:rPr>
          <w:rFonts w:ascii="Calibri" w:hAnsi="Calibri" w:cs="Calibri"/>
          <w:lang w:val="it-IT"/>
        </w:rPr>
        <w:pPrChange w:id="1048" w:author="Martina Nolletti" w:date="2021-02-08T12:18:00Z">
          <w:pPr/>
        </w:pPrChange>
      </w:pPr>
    </w:p>
    <w:p w14:paraId="74AE0A9F"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SD4: Prenotazione Votazione Online</w:t>
      </w:r>
    </w:p>
    <w:p w14:paraId="53DA5F09" w14:textId="77777777" w:rsidR="001735AD" w:rsidRPr="001735AD" w:rsidRDefault="001735AD" w:rsidP="001735AD">
      <w:pPr>
        <w:rPr>
          <w:rFonts w:ascii="Calibri" w:hAnsi="Calibri" w:cs="Calibri"/>
          <w:lang w:val="it-IT"/>
        </w:rPr>
      </w:pPr>
      <w:r w:rsidRPr="001735AD">
        <w:rPr>
          <w:rFonts w:ascii="Calibri" w:hAnsi="Calibri" w:cs="Calibri"/>
          <w:lang w:val="it-IT"/>
        </w:rPr>
        <w:t>Dopo la creazione dell’Evento (</w:t>
      </w:r>
      <w:r w:rsidRPr="001735AD">
        <w:rPr>
          <w:rFonts w:ascii="Calibri" w:hAnsi="Calibri" w:cs="Calibri"/>
          <w:b/>
          <w:bCs/>
          <w:lang w:val="it-IT" w:eastAsia="it-IT"/>
        </w:rPr>
        <w:t>REF Creazione Evento</w:t>
      </w:r>
      <w:r w:rsidRPr="001735AD">
        <w:rPr>
          <w:rFonts w:ascii="Calibri" w:hAnsi="Calibri" w:cs="Calibri"/>
          <w:lang w:val="it-IT"/>
        </w:rPr>
        <w:t>), l’Elettore effettua il login all’interno del Sistema, che</w:t>
      </w:r>
      <w:r w:rsidRPr="001735AD">
        <w:rPr>
          <w:rFonts w:ascii="Calibri" w:hAnsi="Calibri" w:cs="Calibri"/>
          <w:lang w:val="it-IT" w:eastAsia="it-IT"/>
        </w:rPr>
        <w:t xml:space="preserve"> verificherà le credenziali all’interno del Database,</w:t>
      </w:r>
      <w:r w:rsidRPr="001735AD">
        <w:rPr>
          <w:rFonts w:ascii="Calibri" w:hAnsi="Calibri" w:cs="Calibri"/>
          <w:lang w:val="it-IT"/>
        </w:rPr>
        <w:t xml:space="preserve"> per poter inviare la richiesta per effettuare la votazione online. </w:t>
      </w:r>
      <w:r w:rsidRPr="001735AD">
        <w:rPr>
          <w:rFonts w:ascii="Calibri" w:hAnsi="Calibri" w:cs="Calibri"/>
          <w:lang w:val="it-IT" w:eastAsia="en-GB"/>
        </w:rPr>
        <w:t>L’Elettore dovrà comprovare la condizione espressa inserendo, nell’apposita sezione</w:t>
      </w:r>
      <w:del w:id="1049" w:author="Martina Nolletti" w:date="2021-02-08T12:27:00Z">
        <w:r w:rsidRPr="001735AD" w:rsidDel="00086238">
          <w:rPr>
            <w:rFonts w:ascii="Calibri" w:hAnsi="Calibri" w:cs="Calibri"/>
            <w:lang w:val="it-IT" w:eastAsia="en-GB"/>
          </w:rPr>
          <w:delText xml:space="preserve"> “Richiesta votazione online”</w:delText>
        </w:r>
      </w:del>
      <w:r w:rsidRPr="001735AD">
        <w:rPr>
          <w:rFonts w:ascii="Calibri" w:hAnsi="Calibri" w:cs="Calibri"/>
          <w:lang w:val="it-IT" w:eastAsia="en-GB"/>
        </w:rPr>
        <w:t xml:space="preserv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7B7CBE0C" w14:textId="3F32A32B"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del w:id="1050" w:author="Martina Nolletti" w:date="2021-02-08T12:28:00Z">
        <w:r w:rsidRPr="001735AD" w:rsidDel="00086238">
          <w:rPr>
            <w:rFonts w:ascii="Calibri" w:hAnsi="Calibri" w:cs="Calibri"/>
            <w:lang w:val="it-IT" w:eastAsia="en-GB"/>
          </w:rPr>
          <w:delText>. La conferma della richiesta di prenotazione comporta il cambiamento dell’Elettore a ElettoreOnline</w:delText>
        </w:r>
      </w:del>
      <w:r w:rsidRPr="001735AD">
        <w:rPr>
          <w:rFonts w:ascii="Calibri" w:hAnsi="Calibri" w:cs="Calibri"/>
          <w:lang w:val="it-IT" w:eastAsia="en-GB"/>
        </w:rPr>
        <w:t>.</w:t>
      </w:r>
    </w:p>
    <w:p w14:paraId="7B93D422" w14:textId="7F11B294" w:rsidR="001735AD" w:rsidRPr="001735AD" w:rsidRDefault="00711CE0" w:rsidP="001735AD">
      <w:pPr>
        <w:numPr>
          <w:ilvl w:val="0"/>
          <w:numId w:val="57"/>
        </w:numPr>
        <w:rPr>
          <w:rFonts w:ascii="Calibri" w:hAnsi="Calibri" w:cs="Calibri"/>
          <w:lang w:val="it-IT" w:eastAsia="en-GB"/>
        </w:rPr>
      </w:pPr>
      <w:r w:rsidRPr="001735AD">
        <w:rPr>
          <w:rFonts w:ascii="Calibri" w:hAnsi="Calibri" w:cs="Calibri"/>
          <w:lang w:val="it-IT" w:eastAsia="en-GB"/>
        </w:rPr>
        <w:t>L’Amministratore di segreteria</w:t>
      </w:r>
      <w:r w:rsidR="001735AD" w:rsidRPr="001735AD">
        <w:rPr>
          <w:rFonts w:ascii="Calibri" w:hAnsi="Calibri" w:cs="Calibri"/>
          <w:lang w:val="it-IT" w:eastAsia="en-GB"/>
        </w:rPr>
        <w:t xml:space="preserve"> nega la richiesta da parte dell’Elettore di poter svolgere la votazione online in quanto ritiene non validi i motivi espressi all’interno dei certificati caricati</w:t>
      </w:r>
      <w:ins w:id="1051" w:author="Martina Nolletti" w:date="2021-01-26T18:10:00Z">
        <w:r w:rsidR="00EA0282">
          <w:rPr>
            <w:rFonts w:ascii="Calibri" w:hAnsi="Calibri" w:cs="Calibri"/>
            <w:lang w:val="it-IT" w:eastAsia="en-GB"/>
          </w:rPr>
          <w:t xml:space="preserve"> o a causa di documentazione non leggibile</w:t>
        </w:r>
      </w:ins>
      <w:r w:rsidR="001735AD" w:rsidRPr="001735AD">
        <w:rPr>
          <w:rFonts w:ascii="Calibri" w:hAnsi="Calibri" w:cs="Calibri"/>
          <w:lang w:val="it-IT" w:eastAsia="en-GB"/>
        </w:rPr>
        <w:t>. Anche in questo caso la risposta da parte dell’Amministratore verrà salvat</w:t>
      </w:r>
      <w:ins w:id="1052" w:author="Martina Nolletti" w:date="2021-01-26T18:10:00Z">
        <w:r w:rsidR="00EA0282">
          <w:rPr>
            <w:rFonts w:ascii="Calibri" w:hAnsi="Calibri" w:cs="Calibri"/>
            <w:lang w:val="it-IT" w:eastAsia="en-GB"/>
          </w:rPr>
          <w:t>a</w:t>
        </w:r>
      </w:ins>
      <w:del w:id="1053" w:author="Martina Nolletti" w:date="2021-01-26T18:10:00Z">
        <w:r w:rsidR="001735AD" w:rsidRPr="001735AD" w:rsidDel="00EA0282">
          <w:rPr>
            <w:rFonts w:ascii="Calibri" w:hAnsi="Calibri" w:cs="Calibri"/>
            <w:lang w:val="it-IT" w:eastAsia="en-GB"/>
          </w:rPr>
          <w:delText>o</w:delText>
        </w:r>
      </w:del>
      <w:r w:rsidR="001735AD" w:rsidRPr="001735AD">
        <w:rPr>
          <w:rFonts w:ascii="Calibri" w:hAnsi="Calibri" w:cs="Calibri"/>
          <w:lang w:val="it-IT" w:eastAsia="en-GB"/>
        </w:rPr>
        <w:t xml:space="preserve"> all’interno del Database e all’Elettore sarà inviata una notifica di rifiuto della richiesta.</w:t>
      </w:r>
      <w:ins w:id="1054" w:author="Martina Nolletti" w:date="2021-01-26T18:10:00Z">
        <w:r w:rsidR="00EA0282">
          <w:rPr>
            <w:rFonts w:ascii="Calibri" w:hAnsi="Calibri" w:cs="Calibri"/>
            <w:lang w:val="it-IT" w:eastAsia="en-GB"/>
          </w:rPr>
          <w:t xml:space="preserve"> Nel primo caso,</w:t>
        </w:r>
      </w:ins>
      <w:r w:rsidR="001735AD" w:rsidRPr="001735AD">
        <w:rPr>
          <w:rFonts w:ascii="Calibri" w:hAnsi="Calibri" w:cs="Calibri"/>
          <w:lang w:val="it-IT" w:eastAsia="en-GB"/>
        </w:rPr>
        <w:t xml:space="preserve"> </w:t>
      </w:r>
      <w:ins w:id="1055" w:author="Martina Nolletti" w:date="2021-01-26T18:10:00Z">
        <w:r w:rsidR="00EA0282">
          <w:rPr>
            <w:rFonts w:ascii="Calibri" w:hAnsi="Calibri" w:cs="Calibri"/>
            <w:lang w:val="it-IT" w:eastAsia="en-GB"/>
          </w:rPr>
          <w:t>l</w:t>
        </w:r>
      </w:ins>
      <w:del w:id="1056" w:author="Martina Nolletti" w:date="2021-01-26T18:10:00Z">
        <w:r w:rsidR="001735AD" w:rsidRPr="001735AD" w:rsidDel="00EA0282">
          <w:rPr>
            <w:rFonts w:ascii="Calibri" w:hAnsi="Calibri" w:cs="Calibri"/>
            <w:lang w:val="it-IT" w:eastAsia="en-GB"/>
          </w:rPr>
          <w:delText>L</w:delText>
        </w:r>
      </w:del>
      <w:r w:rsidR="001735AD" w:rsidRPr="001735AD">
        <w:rPr>
          <w:rFonts w:ascii="Calibri" w:hAnsi="Calibri" w:cs="Calibri"/>
          <w:lang w:val="it-IT" w:eastAsia="en-GB"/>
        </w:rPr>
        <w:t>a negazione della richiesta di prenotazione</w:t>
      </w:r>
      <w:ins w:id="1057" w:author="Martina Nolletti" w:date="2021-01-26T18:11:00Z">
        <w:r w:rsidR="00EA0282">
          <w:rPr>
            <w:rFonts w:ascii="Calibri" w:hAnsi="Calibri" w:cs="Calibri"/>
            <w:lang w:val="it-IT" w:eastAsia="en-GB"/>
          </w:rPr>
          <w:t xml:space="preserve">, l’Elettore può comunque prenotarsi per la </w:t>
        </w:r>
      </w:ins>
      <w:ins w:id="1058" w:author="Martina Nolletti" w:date="2021-01-26T18:12:00Z">
        <w:r w:rsidR="00EA0282">
          <w:rPr>
            <w:rFonts w:ascii="Calibri" w:hAnsi="Calibri" w:cs="Calibri"/>
            <w:lang w:val="it-IT" w:eastAsia="en-GB"/>
          </w:rPr>
          <w:t>votazione</w:t>
        </w:r>
      </w:ins>
      <w:ins w:id="1059" w:author="Martina Nolletti" w:date="2021-01-26T18:11:00Z">
        <w:r w:rsidR="00EA0282">
          <w:rPr>
            <w:rFonts w:ascii="Calibri" w:hAnsi="Calibri" w:cs="Calibri"/>
            <w:lang w:val="it-IT" w:eastAsia="en-GB"/>
          </w:rPr>
          <w:t xml:space="preserve"> in presenza; nel secondo caso, l’Elettore può anche provare a ricaricare il </w:t>
        </w:r>
      </w:ins>
      <w:ins w:id="1060" w:author="Martina Nolletti" w:date="2021-01-26T18:12:00Z">
        <w:r w:rsidR="00EA0282">
          <w:rPr>
            <w:rFonts w:ascii="Calibri" w:hAnsi="Calibri" w:cs="Calibri"/>
            <w:lang w:val="it-IT" w:eastAsia="en-GB"/>
          </w:rPr>
          <w:t>certificato</w:t>
        </w:r>
      </w:ins>
      <w:del w:id="1061" w:author="Martina Nolletti" w:date="2021-01-26T18:10:00Z">
        <w:r w:rsidR="001735AD" w:rsidRPr="001735AD" w:rsidDel="00EA0282">
          <w:rPr>
            <w:rFonts w:ascii="Calibri" w:hAnsi="Calibri" w:cs="Calibri"/>
            <w:lang w:val="it-IT" w:eastAsia="en-GB"/>
          </w:rPr>
          <w:delText xml:space="preserve"> comporta il cambiamento dell’Elettore a ElettoreInPresenza</w:delText>
        </w:r>
      </w:del>
      <w:r w:rsidR="001735AD" w:rsidRPr="001735AD">
        <w:rPr>
          <w:rFonts w:ascii="Calibri" w:hAnsi="Calibri" w:cs="Calibri"/>
          <w:lang w:val="it-IT" w:eastAsia="en-GB"/>
        </w:rPr>
        <w:t>.</w:t>
      </w:r>
      <w:ins w:id="1062" w:author="Martina Nolletti" w:date="2021-01-26T18:13:00Z">
        <w:r w:rsidR="00AD55B4">
          <w:rPr>
            <w:rFonts w:ascii="Calibri" w:hAnsi="Calibri" w:cs="Calibri"/>
            <w:lang w:val="it-IT" w:eastAsia="en-GB"/>
          </w:rPr>
          <w:t xml:space="preserve"> L’Elettore può </w:t>
        </w:r>
      </w:ins>
      <w:ins w:id="1063" w:author="Martina Nolletti" w:date="2021-01-26T18:14:00Z">
        <w:r w:rsidR="00AD55B4">
          <w:rPr>
            <w:rFonts w:ascii="Calibri" w:hAnsi="Calibri" w:cs="Calibri"/>
            <w:lang w:val="it-IT" w:eastAsia="en-GB"/>
          </w:rPr>
          <w:t>anche scegliere di non votare</w:t>
        </w:r>
      </w:ins>
      <w:ins w:id="1064" w:author="Martina Nolletti" w:date="2021-01-26T18:15:00Z">
        <w:r w:rsidR="00AA7972">
          <w:rPr>
            <w:rFonts w:ascii="Calibri" w:hAnsi="Calibri" w:cs="Calibri"/>
            <w:lang w:val="it-IT" w:eastAsia="en-GB"/>
          </w:rPr>
          <w:t xml:space="preserve"> e quindi di non effettuare le operazioni descritte in precedenza</w:t>
        </w:r>
      </w:ins>
      <w:ins w:id="1065" w:author="Martina Nolletti" w:date="2021-01-26T18:14:00Z">
        <w:r w:rsidR="00AD55B4">
          <w:rPr>
            <w:rFonts w:ascii="Calibri" w:hAnsi="Calibri" w:cs="Calibri"/>
            <w:lang w:val="it-IT" w:eastAsia="en-GB"/>
          </w:rPr>
          <w:t>.</w:t>
        </w:r>
      </w:ins>
    </w:p>
    <w:p w14:paraId="713E0D44"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48FDFB6" w14:textId="0FA0AAA9" w:rsidR="001735AD" w:rsidRDefault="001735AD" w:rsidP="001735AD">
      <w:pPr>
        <w:rPr>
          <w:ins w:id="1066" w:author="Martina Nolletti" w:date="2021-02-07T11:25: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067" w:author="Martina Nolletti" w:date="2021-02-07T11:32:00Z">
        <w:r w:rsidR="00B0126A" w:rsidRPr="00922D9A">
          <w:rPr>
            <w:rFonts w:ascii="Calibri" w:hAnsi="Calibri" w:cs="Calibri"/>
            <w:b/>
            <w:bCs/>
            <w:u w:val="single"/>
            <w:lang w:val="it-IT"/>
          </w:rPr>
          <w:t xml:space="preserve"> (Component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68" w:author="Martina Nolletti" w:date="2021-02-07T11:32:00Z">
        <w:r w:rsidRPr="001735AD" w:rsidDel="00B0126A">
          <w:rPr>
            <w:rFonts w:ascii="Calibri" w:hAnsi="Calibri" w:cs="Calibri"/>
            <w:b/>
            <w:bCs/>
            <w:u w:val="single"/>
            <w:lang w:val="it-IT"/>
          </w:rPr>
          <w:delText>.</w:delText>
        </w:r>
      </w:del>
    </w:p>
    <w:p w14:paraId="76011188" w14:textId="11B5F972" w:rsidR="00D44D90" w:rsidRDefault="00D44D90" w:rsidP="00D44D90">
      <w:pPr>
        <w:rPr>
          <w:ins w:id="1069" w:author="Martina Nolletti" w:date="2021-02-07T11:25:00Z"/>
          <w:rFonts w:ascii="Calibri" w:hAnsi="Calibri" w:cs="Calibri"/>
          <w:b/>
          <w:bCs/>
          <w:u w:val="single"/>
          <w:lang w:val="it-IT"/>
        </w:rPr>
      </w:pPr>
      <w:ins w:id="1070" w:author="Martina Nolletti" w:date="2021-02-07T11:25:00Z">
        <w:r w:rsidRPr="00922D9A">
          <w:rPr>
            <w:rFonts w:ascii="Calibri" w:hAnsi="Calibri" w:cs="Calibri"/>
            <w:u w:val="single"/>
            <w:lang w:val="it-IT" w:eastAsia="it-IT"/>
          </w:rPr>
          <w:t>Scenario preso in considerazione:</w:t>
        </w:r>
        <w:r>
          <w:rPr>
            <w:rFonts w:ascii="Calibri" w:hAnsi="Calibri" w:cs="Calibri"/>
            <w:b/>
            <w:bCs/>
            <w:u w:val="single"/>
            <w:lang w:val="it-IT"/>
          </w:rPr>
          <w:t xml:space="preserve"> </w:t>
        </w:r>
        <w:r w:rsidRPr="00922D9A">
          <w:rPr>
            <w:rFonts w:ascii="Calibri" w:hAnsi="Calibri" w:cs="Calibri"/>
            <w:b/>
            <w:bCs/>
            <w:u w:val="single"/>
            <w:lang w:val="it-IT"/>
          </w:rPr>
          <w:t>SC</w:t>
        </w:r>
        <w:r>
          <w:rPr>
            <w:rFonts w:ascii="Calibri" w:hAnsi="Calibri" w:cs="Calibri"/>
            <w:b/>
            <w:bCs/>
            <w:u w:val="single"/>
            <w:lang w:val="it-IT"/>
          </w:rPr>
          <w:t>4</w:t>
        </w:r>
        <w:r w:rsidRPr="00922D9A">
          <w:rPr>
            <w:rFonts w:ascii="Calibri" w:hAnsi="Calibri" w:cs="Calibri"/>
            <w:b/>
            <w:bCs/>
            <w:u w:val="single"/>
            <w:lang w:val="it-IT"/>
          </w:rPr>
          <w:t xml:space="preserve">: Prenotazione votazione </w:t>
        </w:r>
        <w:r>
          <w:rPr>
            <w:rFonts w:ascii="Calibri" w:hAnsi="Calibri" w:cs="Calibri"/>
            <w:b/>
            <w:bCs/>
            <w:u w:val="single"/>
            <w:lang w:val="it-IT"/>
          </w:rPr>
          <w:t>online.</w:t>
        </w:r>
      </w:ins>
    </w:p>
    <w:p w14:paraId="4D69953B" w14:textId="77777777" w:rsidR="00D44D90" w:rsidRPr="001735AD" w:rsidRDefault="00D44D90" w:rsidP="001735AD">
      <w:pPr>
        <w:rPr>
          <w:rFonts w:ascii="Calibri" w:hAnsi="Calibri" w:cs="Calibri"/>
          <w:b/>
          <w:bCs/>
          <w:u w:val="single"/>
          <w:lang w:val="it-IT"/>
        </w:rPr>
      </w:pPr>
    </w:p>
    <w:p w14:paraId="4E864C9E" w14:textId="77777777" w:rsidR="001735AD" w:rsidRPr="001735AD" w:rsidRDefault="001735AD" w:rsidP="001735AD">
      <w:pPr>
        <w:jc w:val="center"/>
        <w:rPr>
          <w:rFonts w:ascii="Calibri" w:hAnsi="Calibri" w:cs="Calibri"/>
          <w:color w:val="4F81BD"/>
          <w:lang w:val="it-IT"/>
        </w:rPr>
      </w:pPr>
    </w:p>
    <w:p w14:paraId="11361AD9" w14:textId="404F6790" w:rsidR="001735AD" w:rsidRPr="001735AD" w:rsidRDefault="00F11C3A" w:rsidP="001735AD">
      <w:pPr>
        <w:ind w:left="-1701" w:right="-1701"/>
        <w:jc w:val="center"/>
        <w:rPr>
          <w:rFonts w:ascii="Calibri" w:hAnsi="Calibri" w:cs="Calibri"/>
          <w:color w:val="4F81BD"/>
          <w:lang w:val="it-IT"/>
        </w:rPr>
      </w:pPr>
      <w:del w:id="1071" w:author="Martina Nolletti" w:date="2021-01-26T18:09:00Z">
        <w:r>
          <w:rPr>
            <w:rFonts w:ascii="Calibri" w:hAnsi="Calibri" w:cs="Calibri"/>
            <w:color w:val="4F81BD"/>
            <w:lang w:val="it-IT"/>
          </w:rPr>
          <w:lastRenderedPageBreak/>
          <w:pict w14:anchorId="498B538F">
            <v:shape id="_x0000_i1034" type="#_x0000_t75" style="width:456.85pt;height:698.9pt">
              <v:imagedata r:id="rId27" o:title="Prenotazione Votazione Online"/>
            </v:shape>
          </w:pict>
        </w:r>
      </w:del>
      <w:ins w:id="1072" w:author="Martina Nolletti" w:date="2021-02-08T12:29:00Z">
        <w:r>
          <w:rPr>
            <w:rFonts w:ascii="Calibri" w:hAnsi="Calibri" w:cs="Calibri"/>
            <w:color w:val="4F81BD"/>
            <w:lang w:val="it-IT"/>
          </w:rPr>
          <w:pict w14:anchorId="19905E37">
            <v:shape id="_x0000_i1035" type="#_x0000_t75" style="width:497.8pt;height:701.4pt">
              <v:imagedata r:id="rId28" o:title="Prenotazione Votazione Online"/>
            </v:shape>
          </w:pict>
        </w:r>
      </w:ins>
    </w:p>
    <w:p w14:paraId="63B0BB51"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SD5: Cambiamento Modalità</w:t>
      </w:r>
    </w:p>
    <w:p w14:paraId="0E0EED04"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xml:space="preserve">), l’Elettore accede al Sistema e </w:t>
      </w:r>
      <w:r w:rsidRPr="001735AD">
        <w:rPr>
          <w:rFonts w:ascii="Calibri" w:hAnsi="Calibri" w:cs="Calibri"/>
          <w:lang w:val="it-IT" w:eastAsia="it-IT"/>
        </w:rPr>
        <w:t xml:space="preserve">attende che quest’ultimo gli conceda l’accesso, verificando le credenziali all’interno del Database. L’Elettore può decidere di cambiare la modalità di voto in quanto malato di COVID-SARS19 o per motivi di lavoro. Esso </w:t>
      </w:r>
      <w:r w:rsidRPr="001735AD">
        <w:rPr>
          <w:rFonts w:ascii="Calibri" w:hAnsi="Calibri" w:cs="Calibri"/>
          <w:lang w:val="it-IT" w:eastAsia="en-GB"/>
        </w:rPr>
        <w:t>dovrà comprovare la condizione espressa inserendo, nell’apposita sezione</w:t>
      </w:r>
      <w:del w:id="1073" w:author="Martina Nolletti" w:date="2021-02-08T12:32:00Z">
        <w:r w:rsidRPr="001735AD" w:rsidDel="00624FA7">
          <w:rPr>
            <w:rFonts w:ascii="Calibri" w:hAnsi="Calibri" w:cs="Calibri"/>
            <w:lang w:val="it-IT" w:eastAsia="en-GB"/>
          </w:rPr>
          <w:delText xml:space="preserve"> “Richiesta votazione online”</w:delText>
        </w:r>
      </w:del>
      <w:r w:rsidRPr="001735AD">
        <w:rPr>
          <w:rFonts w:ascii="Calibri" w:hAnsi="Calibri" w:cs="Calibri"/>
          <w:lang w:val="it-IT" w:eastAsia="en-GB"/>
        </w:rPr>
        <w:t xml:space="preserve">, tutti gli allegati richiesti: certificati e anagrafica. Una volta allegati, il Sistema caricherà sul Database i vari certificati e l’Amministratore di segreteria riceverà una notifica del caricamento effettuato da parte dell’Elettore. Successivamente, la stessa, procederà nel verificare i documenti inseriti. </w:t>
      </w:r>
      <w:r w:rsidRPr="001735AD">
        <w:rPr>
          <w:rFonts w:ascii="Calibri" w:hAnsi="Calibri" w:cs="Calibri"/>
          <w:lang w:val="it-IT"/>
        </w:rPr>
        <w:t xml:space="preserve">Anche in questo caso si può effettuare una scelta con l’operatore </w:t>
      </w:r>
      <w:r w:rsidRPr="001735AD">
        <w:rPr>
          <w:rFonts w:ascii="Calibri" w:hAnsi="Calibri" w:cs="Calibri"/>
          <w:b/>
          <w:bCs/>
          <w:lang w:val="it-IT"/>
        </w:rPr>
        <w:t>ALT</w:t>
      </w:r>
      <w:r w:rsidRPr="001735AD">
        <w:rPr>
          <w:rFonts w:ascii="Calibri" w:hAnsi="Calibri" w:cs="Calibri"/>
          <w:lang w:val="it-IT"/>
        </w:rPr>
        <w:t>:</w:t>
      </w:r>
    </w:p>
    <w:p w14:paraId="6DA77D14" w14:textId="6BF9FEEF" w:rsidR="001735AD" w:rsidRPr="001735AD" w:rsidRDefault="001735AD" w:rsidP="001735AD">
      <w:pPr>
        <w:numPr>
          <w:ilvl w:val="0"/>
          <w:numId w:val="77"/>
        </w:numPr>
        <w:rPr>
          <w:rFonts w:ascii="Calibri" w:hAnsi="Calibri" w:cs="Calibri"/>
          <w:lang w:val="it-IT" w:eastAsia="en-GB"/>
        </w:rPr>
      </w:pPr>
      <w:r w:rsidRPr="001735AD">
        <w:rPr>
          <w:rFonts w:ascii="Calibri" w:hAnsi="Calibri" w:cs="Calibri"/>
          <w:lang w:val="it-IT"/>
        </w:rPr>
        <w:t>L’Amministratore di segreteria conferma la richiesta dell’Elettore, che verrà memorizzata all’</w:t>
      </w:r>
      <w:r w:rsidR="00711CE0" w:rsidRPr="001735AD">
        <w:rPr>
          <w:rFonts w:ascii="Calibri" w:hAnsi="Calibri" w:cs="Calibri"/>
          <w:lang w:val="it-IT"/>
        </w:rPr>
        <w:t>interno</w:t>
      </w:r>
      <w:r w:rsidRPr="001735AD">
        <w:rPr>
          <w:rFonts w:ascii="Calibri" w:hAnsi="Calibri" w:cs="Calibri"/>
          <w:lang w:val="it-IT"/>
        </w:rPr>
        <w:t xml:space="preserve"> del Database, al quale sarà inviata una notifica dell’esito del controllo</w:t>
      </w:r>
      <w:del w:id="1074" w:author="Martina Nolletti" w:date="2021-02-08T12:32:00Z">
        <w:r w:rsidRPr="001735AD" w:rsidDel="00624FA7">
          <w:rPr>
            <w:rFonts w:ascii="Calibri" w:hAnsi="Calibri" w:cs="Calibri"/>
            <w:lang w:val="it-IT" w:eastAsia="en-GB"/>
          </w:rPr>
          <w:delText>. La conferma della richiesta di prenotazione comporta il cambiamento dell’Elettore a ElettoreOnline</w:delText>
        </w:r>
      </w:del>
      <w:r w:rsidRPr="001735AD">
        <w:rPr>
          <w:rFonts w:ascii="Calibri" w:hAnsi="Calibri" w:cs="Calibri"/>
          <w:lang w:val="it-IT" w:eastAsia="en-GB"/>
        </w:rPr>
        <w:t>.</w:t>
      </w:r>
    </w:p>
    <w:p w14:paraId="39896657" w14:textId="77777777" w:rsidR="0021310C" w:rsidRPr="001735AD" w:rsidRDefault="0021310C" w:rsidP="0021310C">
      <w:pPr>
        <w:numPr>
          <w:ilvl w:val="0"/>
          <w:numId w:val="77"/>
        </w:numPr>
        <w:rPr>
          <w:ins w:id="1075" w:author="Martina Nolletti" w:date="2021-01-26T18:16:00Z"/>
          <w:rFonts w:ascii="Calibri" w:hAnsi="Calibri" w:cs="Calibri"/>
          <w:lang w:val="it-IT" w:eastAsia="en-GB"/>
        </w:rPr>
      </w:pPr>
      <w:ins w:id="1076" w:author="Martina Nolletti" w:date="2021-01-26T18:16:00Z">
        <w:r w:rsidRPr="001735AD">
          <w:rPr>
            <w:rFonts w:ascii="Calibri" w:hAnsi="Calibri" w:cs="Calibri"/>
            <w:lang w:val="it-IT" w:eastAsia="en-GB"/>
          </w:rPr>
          <w:t>L’Amministratore di segreteria nega la richiesta da parte dell’Elettore di poter svolgere la votazione online in quanto ritiene non validi i motivi espressi all’interno dei certificati caricati</w:t>
        </w:r>
        <w:r>
          <w:rPr>
            <w:rFonts w:ascii="Calibri" w:hAnsi="Calibri" w:cs="Calibri"/>
            <w:lang w:val="it-IT" w:eastAsia="en-GB"/>
          </w:rPr>
          <w:t xml:space="preserve"> o a causa di documentazione non leggibile</w:t>
        </w:r>
        <w:r w:rsidRPr="001735AD">
          <w:rPr>
            <w:rFonts w:ascii="Calibri" w:hAnsi="Calibri" w:cs="Calibri"/>
            <w:lang w:val="it-IT" w:eastAsia="en-GB"/>
          </w:rPr>
          <w:t>. Anche in questo caso la risposta da parte dell’Amministratore verrà salvat</w:t>
        </w:r>
        <w:r>
          <w:rPr>
            <w:rFonts w:ascii="Calibri" w:hAnsi="Calibri" w:cs="Calibri"/>
            <w:lang w:val="it-IT" w:eastAsia="en-GB"/>
          </w:rPr>
          <w:t>a</w:t>
        </w:r>
        <w:r w:rsidRPr="001735AD">
          <w:rPr>
            <w:rFonts w:ascii="Calibri" w:hAnsi="Calibri" w:cs="Calibri"/>
            <w:lang w:val="it-IT" w:eastAsia="en-GB"/>
          </w:rPr>
          <w:t xml:space="preserve"> all’interno del Database e all’Elettore sarà inviata una notifica di rifiuto della richiesta.</w:t>
        </w:r>
        <w:r>
          <w:rPr>
            <w:rFonts w:ascii="Calibri" w:hAnsi="Calibri" w:cs="Calibri"/>
            <w:lang w:val="it-IT" w:eastAsia="en-GB"/>
          </w:rPr>
          <w:t xml:space="preserve"> Nel primo caso,</w:t>
        </w:r>
        <w:r w:rsidRPr="001735AD">
          <w:rPr>
            <w:rFonts w:ascii="Calibri" w:hAnsi="Calibri" w:cs="Calibri"/>
            <w:lang w:val="it-IT" w:eastAsia="en-GB"/>
          </w:rPr>
          <w:t xml:space="preserve"> </w:t>
        </w:r>
        <w:r>
          <w:rPr>
            <w:rFonts w:ascii="Calibri" w:hAnsi="Calibri" w:cs="Calibri"/>
            <w:lang w:val="it-IT" w:eastAsia="en-GB"/>
          </w:rPr>
          <w:t>l</w:t>
        </w:r>
        <w:r w:rsidRPr="001735AD">
          <w:rPr>
            <w:rFonts w:ascii="Calibri" w:hAnsi="Calibri" w:cs="Calibri"/>
            <w:lang w:val="it-IT" w:eastAsia="en-GB"/>
          </w:rPr>
          <w:t>a negazione della richiesta di prenotazione</w:t>
        </w:r>
        <w:r>
          <w:rPr>
            <w:rFonts w:ascii="Calibri" w:hAnsi="Calibri" w:cs="Calibri"/>
            <w:lang w:val="it-IT" w:eastAsia="en-GB"/>
          </w:rPr>
          <w:t>, l’Elettore può comunque prenotarsi per la votazione in presenza; nel secondo caso, l’Elettore può anche provare a ricaricare il certificato</w:t>
        </w:r>
        <w:r w:rsidRPr="001735AD">
          <w:rPr>
            <w:rFonts w:ascii="Calibri" w:hAnsi="Calibri" w:cs="Calibri"/>
            <w:lang w:val="it-IT" w:eastAsia="en-GB"/>
          </w:rPr>
          <w:t>.</w:t>
        </w:r>
        <w:r>
          <w:rPr>
            <w:rFonts w:ascii="Calibri" w:hAnsi="Calibri" w:cs="Calibri"/>
            <w:lang w:val="it-IT" w:eastAsia="en-GB"/>
          </w:rPr>
          <w:t xml:space="preserve"> L’Elettore può anche scegliere di non votare e quindi di non effettuare le operazioni descritte in precedenza.</w:t>
        </w:r>
      </w:ins>
    </w:p>
    <w:p w14:paraId="4D76652C" w14:textId="04AE9B53" w:rsidR="001735AD" w:rsidRPr="001735AD" w:rsidDel="0021310C" w:rsidRDefault="00711CE0" w:rsidP="001735AD">
      <w:pPr>
        <w:numPr>
          <w:ilvl w:val="0"/>
          <w:numId w:val="57"/>
        </w:numPr>
        <w:rPr>
          <w:del w:id="1077" w:author="Martina Nolletti" w:date="2021-01-26T18:16:00Z"/>
          <w:rFonts w:ascii="Calibri" w:hAnsi="Calibri" w:cs="Calibri"/>
          <w:lang w:val="it-IT" w:eastAsia="en-GB"/>
        </w:rPr>
      </w:pPr>
      <w:del w:id="1078" w:author="Martina Nolletti" w:date="2021-01-26T18:16:00Z">
        <w:r w:rsidRPr="001735AD" w:rsidDel="0021310C">
          <w:rPr>
            <w:rFonts w:ascii="Calibri" w:hAnsi="Calibri" w:cs="Calibri"/>
            <w:lang w:val="it-IT" w:eastAsia="en-GB"/>
          </w:rPr>
          <w:delText>L’Amministratore di segreteria</w:delText>
        </w:r>
        <w:r w:rsidR="001735AD" w:rsidRPr="001735AD" w:rsidDel="0021310C">
          <w:rPr>
            <w:rFonts w:ascii="Calibri" w:hAnsi="Calibri" w:cs="Calibri"/>
            <w:lang w:val="it-IT" w:eastAsia="en-GB"/>
          </w:rPr>
          <w:delText xml:space="preserve"> nega la richiesta da parte dell’Elettore di poter svolgere la votazione online in quanto ritiene non validi i motivi espressi all’interno dei certificati caricati. Anche in questo caso la risposta da parte dell’Amministratore verrà salvato all’interno del Database e all’Elettore sarà inviata una notifica di rifiuto della richiesta. La negazione della richiesta di prenotazione comporta il cambiamento dell’Elettore a ElettoreInPresenza.</w:delText>
        </w:r>
      </w:del>
    </w:p>
    <w:p w14:paraId="52141B08" w14:textId="5A266AB7" w:rsidR="001735AD" w:rsidRDefault="001735AD" w:rsidP="001735AD">
      <w:pPr>
        <w:rPr>
          <w:ins w:id="1079" w:author="Martina Nolletti" w:date="2021-02-07T11:32:00Z"/>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RF6: Cambiamento delle modalità di voto.</w:t>
      </w:r>
    </w:p>
    <w:p w14:paraId="0ED8C5C6" w14:textId="73C24EF9" w:rsidR="00ED554C" w:rsidRPr="00ED554C" w:rsidRDefault="00ED554C" w:rsidP="001735AD">
      <w:pPr>
        <w:rPr>
          <w:rFonts w:ascii="Calibri" w:hAnsi="Calibri" w:cs="Calibri"/>
          <w:b/>
          <w:bCs/>
          <w:u w:val="single"/>
          <w:lang w:val="it-IT"/>
          <w:rPrChange w:id="1080" w:author="Martina Nolletti" w:date="2021-02-07T11:32:00Z">
            <w:rPr>
              <w:rFonts w:ascii="Calibri" w:hAnsi="Calibri" w:cs="Calibri"/>
              <w:lang w:val="it-IT" w:eastAsia="en-GB"/>
            </w:rPr>
          </w:rPrChange>
        </w:rPr>
      </w:pPr>
      <w:ins w:id="1081" w:author="Martina Nolletti" w:date="2021-02-07T11:32:00Z">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r w:rsidRPr="00922D9A">
          <w:rPr>
            <w:rFonts w:ascii="Calibri" w:hAnsi="Calibri" w:cs="Calibri"/>
            <w:b/>
            <w:bCs/>
            <w:u w:val="single"/>
            <w:lang w:val="it-IT"/>
          </w:rPr>
          <w:t xml:space="preserve"> (Component </w:t>
        </w:r>
        <w:proofErr w:type="spellStart"/>
        <w:r w:rsidRPr="00922D9A">
          <w:rPr>
            <w:rFonts w:ascii="Calibri" w:hAnsi="Calibri" w:cs="Calibri"/>
            <w:b/>
            <w:bCs/>
            <w:u w:val="single"/>
            <w:lang w:val="it-IT"/>
          </w:rPr>
          <w:t>Diagram</w:t>
        </w:r>
        <w:proofErr w:type="spellEnd"/>
        <w:r w:rsidRPr="00922D9A">
          <w:rPr>
            <w:rFonts w:ascii="Calibri" w:hAnsi="Calibri" w:cs="Calibri"/>
            <w:b/>
            <w:bCs/>
            <w:u w:val="single"/>
            <w:lang w:val="it-IT"/>
          </w:rPr>
          <w:t>).</w:t>
        </w:r>
      </w:ins>
    </w:p>
    <w:p w14:paraId="685DD7C6" w14:textId="0240C968" w:rsidR="001735AD" w:rsidRPr="001735AD" w:rsidRDefault="00D44D90" w:rsidP="001735AD">
      <w:pPr>
        <w:rPr>
          <w:rFonts w:ascii="Calibri" w:hAnsi="Calibri" w:cs="Calibri"/>
          <w:b/>
          <w:bCs/>
          <w:lang w:val="it-IT"/>
        </w:rPr>
      </w:pPr>
      <w:ins w:id="1082" w:author="Martina Nolletti" w:date="2021-02-07T11:26: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ins>
      <w:ins w:id="1083" w:author="Martina Nolletti" w:date="2021-02-07T11:25:00Z">
        <w:r w:rsidRPr="00D44D90">
          <w:rPr>
            <w:rFonts w:ascii="Calibri" w:hAnsi="Calibri" w:cs="Calibri"/>
            <w:b/>
            <w:bCs/>
            <w:u w:val="single"/>
            <w:lang w:val="it-IT"/>
            <w:rPrChange w:id="1084" w:author="Martina Nolletti" w:date="2021-02-07T11:26:00Z">
              <w:rPr>
                <w:rFonts w:ascii="Calibri" w:hAnsi="Calibri" w:cs="Calibri"/>
                <w:b/>
                <w:bCs/>
                <w:color w:val="000000"/>
                <w:spacing w:val="5"/>
                <w:kern w:val="28"/>
                <w:sz w:val="22"/>
                <w:szCs w:val="22"/>
                <w:lang w:val="it-IT"/>
              </w:rPr>
            </w:rPrChange>
          </w:rPr>
          <w:t>SC5: Cambiamento modalità di voto.</w:t>
        </w:r>
      </w:ins>
    </w:p>
    <w:p w14:paraId="732BA6E9" w14:textId="2693E251" w:rsidR="001735AD" w:rsidRPr="001735AD" w:rsidRDefault="00F11C3A" w:rsidP="001735AD">
      <w:pPr>
        <w:jc w:val="center"/>
        <w:rPr>
          <w:rFonts w:ascii="Calibri" w:hAnsi="Calibri" w:cs="Calibri"/>
          <w:b/>
          <w:bCs/>
          <w:lang w:val="it-IT"/>
        </w:rPr>
      </w:pPr>
      <w:del w:id="1085" w:author="Martina Nolletti" w:date="2021-01-26T18:19:00Z">
        <w:r>
          <w:rPr>
            <w:rFonts w:ascii="Calibri" w:hAnsi="Calibri" w:cs="Calibri"/>
            <w:b/>
            <w:bCs/>
            <w:lang w:val="it-IT"/>
          </w:rPr>
          <w:lastRenderedPageBreak/>
          <w:pict w14:anchorId="01117396">
            <v:shape id="_x0000_i1036" type="#_x0000_t75" style="width:438.2pt;height:638.05pt">
              <v:imagedata r:id="rId29" o:title="Cambio Modalità"/>
            </v:shape>
          </w:pict>
        </w:r>
      </w:del>
      <w:ins w:id="1086" w:author="Martina Nolletti" w:date="2021-02-08T12:33:00Z">
        <w:r>
          <w:rPr>
            <w:rFonts w:ascii="Calibri" w:hAnsi="Calibri" w:cs="Calibri"/>
            <w:b/>
            <w:bCs/>
            <w:lang w:val="it-IT"/>
          </w:rPr>
          <w:pict w14:anchorId="7666720C">
            <v:shape id="_x0000_i1037" type="#_x0000_t75" style="width:491.6pt;height:685.25pt">
              <v:imagedata r:id="rId30" o:title="Cambio Modalità"/>
            </v:shape>
          </w:pict>
        </w:r>
      </w:ins>
    </w:p>
    <w:p w14:paraId="6CAF2CA2"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SD6: Votazione Presenza</w:t>
      </w:r>
    </w:p>
    <w:p w14:paraId="17502396"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in presenza per un determinato Evento (</w:t>
      </w:r>
      <w:r w:rsidRPr="001735AD">
        <w:rPr>
          <w:rFonts w:ascii="Calibri" w:hAnsi="Calibri" w:cs="Calibri"/>
          <w:b/>
          <w:bCs/>
          <w:lang w:val="it-IT" w:eastAsia="it-IT"/>
        </w:rPr>
        <w:t>REF Prenotazione Votazione Presenza</w:t>
      </w:r>
      <w:r w:rsidRPr="001735AD">
        <w:rPr>
          <w:rFonts w:ascii="Calibri" w:hAnsi="Calibri" w:cs="Calibri"/>
          <w:lang w:val="it-IT"/>
        </w:rPr>
        <w:t>), l’Elettore</w:t>
      </w:r>
      <w:del w:id="1087"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si presenterà presso il seggio il giorno delle elezioni e darà il suo documento di riconoscimento </w:t>
      </w:r>
      <w:r w:rsidRPr="001735AD">
        <w:rPr>
          <w:rFonts w:ascii="Calibri" w:hAnsi="Calibri" w:cs="Calibri"/>
          <w:lang w:val="it-IT" w:eastAsia="en-GB"/>
        </w:rPr>
        <w:t xml:space="preserve">(carta d’identità, patente, libretto dello studente) </w:t>
      </w:r>
      <w:r w:rsidRPr="001735AD">
        <w:rPr>
          <w:rFonts w:ascii="Calibri" w:hAnsi="Calibri" w:cs="Calibri"/>
          <w:lang w:val="it-IT"/>
        </w:rPr>
        <w:t xml:space="preserve">all’Operatore di seggio. Quest’ultimo verificherà l’identità dell’Elettore stesso, restituendo infine il documento. Successivamente si può effettuare una scelta con l’operatore </w:t>
      </w:r>
      <w:r w:rsidRPr="001735AD">
        <w:rPr>
          <w:rFonts w:ascii="Calibri" w:hAnsi="Calibri" w:cs="Calibri"/>
          <w:b/>
          <w:bCs/>
          <w:lang w:val="it-IT"/>
        </w:rPr>
        <w:t>ALT</w:t>
      </w:r>
      <w:r w:rsidRPr="001735AD">
        <w:rPr>
          <w:rFonts w:ascii="Calibri" w:hAnsi="Calibri" w:cs="Calibri"/>
          <w:lang w:val="it-IT"/>
        </w:rPr>
        <w:t>:</w:t>
      </w:r>
    </w:p>
    <w:p w14:paraId="7871F825" w14:textId="72189839"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rPr>
        <w:t xml:space="preserve">L’Operatore di seggio accede al Sistema con le proprie credenziali </w:t>
      </w:r>
      <w:r w:rsidRPr="001735AD">
        <w:rPr>
          <w:rFonts w:ascii="Calibri" w:hAnsi="Calibri" w:cs="Calibri"/>
          <w:lang w:val="it-IT" w:eastAsia="it-IT"/>
        </w:rPr>
        <w:t>e quest’ultimo verifica le credenziali all’interno del Database.</w:t>
      </w:r>
      <w:r w:rsidRPr="001735AD">
        <w:rPr>
          <w:rFonts w:ascii="Calibri" w:hAnsi="Calibri" w:cs="Calibri"/>
          <w:lang w:val="it-IT"/>
        </w:rPr>
        <w:t xml:space="preserve"> Accede alla lista degli utenti prenotati, </w:t>
      </w:r>
      <w:r w:rsidRPr="001735AD">
        <w:rPr>
          <w:rFonts w:ascii="Calibri" w:hAnsi="Calibri" w:cs="Calibri"/>
          <w:lang w:val="it-IT" w:eastAsia="en-GB"/>
        </w:rPr>
        <w:t>nell</w:t>
      </w:r>
      <w:ins w:id="1088" w:author="Martina Nolletti" w:date="2021-02-08T12:35:00Z">
        <w:r w:rsidR="00537B3B">
          <w:rPr>
            <w:rFonts w:ascii="Calibri" w:hAnsi="Calibri" w:cs="Calibri"/>
            <w:lang w:val="it-IT" w:eastAsia="en-GB"/>
          </w:rPr>
          <w:t>’apposita</w:t>
        </w:r>
      </w:ins>
      <w:del w:id="1089" w:author="Martina Nolletti" w:date="2021-02-08T12:35:00Z">
        <w:r w:rsidRPr="001735AD" w:rsidDel="00537B3B">
          <w:rPr>
            <w:rFonts w:ascii="Calibri" w:hAnsi="Calibri" w:cs="Calibri"/>
            <w:lang w:val="it-IT" w:eastAsia="en-GB"/>
          </w:rPr>
          <w:delText>a</w:delText>
        </w:r>
      </w:del>
      <w:r w:rsidRPr="001735AD">
        <w:rPr>
          <w:rFonts w:ascii="Calibri" w:hAnsi="Calibri" w:cs="Calibri"/>
          <w:lang w:val="it-IT" w:eastAsia="en-GB"/>
        </w:rPr>
        <w:t xml:space="preserve"> sezione</w:t>
      </w:r>
      <w:del w:id="1090" w:author="Martina Nolletti" w:date="2021-02-08T12:35:00Z">
        <w:r w:rsidRPr="001735AD" w:rsidDel="00537B3B">
          <w:rPr>
            <w:rFonts w:ascii="Calibri" w:hAnsi="Calibri" w:cs="Calibri"/>
            <w:lang w:val="it-IT" w:eastAsia="en-GB"/>
          </w:rPr>
          <w:delText xml:space="preserve"> “Lista utenti”</w:delText>
        </w:r>
      </w:del>
      <w:r w:rsidRPr="001735AD">
        <w:rPr>
          <w:rFonts w:ascii="Calibri" w:hAnsi="Calibri" w:cs="Calibri"/>
          <w:lang w:val="it-IT" w:eastAsia="en-GB"/>
        </w:rPr>
        <w:t xml:space="preserve">, </w:t>
      </w:r>
      <w:r w:rsidRPr="001735AD">
        <w:rPr>
          <w:rFonts w:ascii="Calibri" w:hAnsi="Calibri" w:cs="Calibri"/>
          <w:lang w:val="it-IT"/>
        </w:rPr>
        <w:t xml:space="preserve">per un determinato evento. </w:t>
      </w:r>
      <w:proofErr w:type="gramStart"/>
      <w:r w:rsidRPr="001735AD">
        <w:rPr>
          <w:rFonts w:ascii="Calibri" w:hAnsi="Calibri" w:cs="Calibri"/>
          <w:lang w:val="it-IT"/>
        </w:rPr>
        <w:t>Infine</w:t>
      </w:r>
      <w:proofErr w:type="gramEnd"/>
      <w:r w:rsidRPr="001735AD">
        <w:rPr>
          <w:rFonts w:ascii="Calibri" w:hAnsi="Calibri" w:cs="Calibri"/>
          <w:lang w:val="it-IT"/>
        </w:rPr>
        <w:t xml:space="preserve"> l’Operatore verificherà la prenotazione dell’Elettore</w:t>
      </w:r>
      <w:del w:id="1091"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all’interno dell’applicazione.</w:t>
      </w:r>
    </w:p>
    <w:p w14:paraId="4749AEA8" w14:textId="77777777" w:rsidR="001735AD" w:rsidRPr="001735AD" w:rsidRDefault="001735AD" w:rsidP="001735AD">
      <w:pPr>
        <w:numPr>
          <w:ilvl w:val="0"/>
          <w:numId w:val="57"/>
        </w:numPr>
        <w:rPr>
          <w:rFonts w:ascii="Calibri" w:hAnsi="Calibri" w:cs="Calibri"/>
          <w:lang w:val="it-IT" w:eastAsia="en-GB"/>
        </w:rPr>
      </w:pPr>
      <w:r w:rsidRPr="001735AD">
        <w:rPr>
          <w:rFonts w:ascii="Calibri" w:hAnsi="Calibri" w:cs="Calibri"/>
          <w:lang w:val="it-IT" w:eastAsia="en-GB"/>
        </w:rPr>
        <w:t xml:space="preserve">L’Operatore di seggio richiede la lista stampata all’Amministratore di segreteria, che accederà al Sistema </w:t>
      </w:r>
      <w:r w:rsidRPr="001735AD">
        <w:rPr>
          <w:rFonts w:ascii="Calibri" w:hAnsi="Calibri" w:cs="Calibri"/>
          <w:lang w:val="it-IT" w:eastAsia="it-IT"/>
        </w:rPr>
        <w:t>e quest’ultimo verificherà le credenziali all’interno del Database</w:t>
      </w:r>
      <w:r w:rsidRPr="001735AD">
        <w:rPr>
          <w:rFonts w:ascii="Calibri" w:hAnsi="Calibri" w:cs="Calibri"/>
          <w:lang w:val="it-IT" w:eastAsia="en-GB"/>
        </w:rPr>
        <w:t>.</w:t>
      </w:r>
      <w:r w:rsidRPr="001735AD">
        <w:rPr>
          <w:rFonts w:ascii="Calibri" w:hAnsi="Calibri" w:cs="Calibri"/>
          <w:lang w:val="it-IT"/>
        </w:rPr>
        <w:t xml:space="preserve"> </w:t>
      </w:r>
      <w:proofErr w:type="gramStart"/>
      <w:r w:rsidRPr="001735AD">
        <w:rPr>
          <w:rFonts w:ascii="Calibri" w:hAnsi="Calibri" w:cs="Calibri"/>
          <w:lang w:val="it-IT"/>
        </w:rPr>
        <w:t>Infine</w:t>
      </w:r>
      <w:proofErr w:type="gramEnd"/>
      <w:r w:rsidRPr="001735AD">
        <w:rPr>
          <w:rFonts w:ascii="Calibri" w:hAnsi="Calibri" w:cs="Calibri"/>
          <w:lang w:val="it-IT"/>
        </w:rPr>
        <w:t xml:space="preserve"> l’Operatore verificherà la prenotazione dell’Elettore</w:t>
      </w:r>
      <w:del w:id="1092"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sulla lista cartacea.</w:t>
      </w:r>
    </w:p>
    <w:p w14:paraId="70BE4FC0" w14:textId="77777777" w:rsidR="001735AD" w:rsidRPr="001735AD" w:rsidRDefault="001735AD" w:rsidP="001735AD">
      <w:pPr>
        <w:rPr>
          <w:rFonts w:ascii="Calibri" w:hAnsi="Calibri" w:cs="Calibri"/>
          <w:lang w:val="it-IT" w:eastAsia="en-GB"/>
        </w:rPr>
      </w:pPr>
      <w:r w:rsidRPr="001735AD">
        <w:rPr>
          <w:rFonts w:ascii="Calibri" w:hAnsi="Calibri" w:cs="Calibri"/>
          <w:lang w:val="it-IT"/>
        </w:rPr>
        <w:t>Una volta verificata l’identità e la prenotazione, l’Operatore darà la scheda elettorale all’Elettore</w:t>
      </w:r>
      <w:del w:id="1093" w:author="Martina Nolletti" w:date="2021-02-08T12:35:00Z">
        <w:r w:rsidRPr="001735AD" w:rsidDel="00537B3B">
          <w:rPr>
            <w:rFonts w:ascii="Calibri" w:hAnsi="Calibri" w:cs="Calibri"/>
            <w:lang w:val="it-IT"/>
          </w:rPr>
          <w:delText>InSede</w:delText>
        </w:r>
      </w:del>
      <w:r w:rsidRPr="001735AD">
        <w:rPr>
          <w:rFonts w:ascii="Calibri" w:hAnsi="Calibri" w:cs="Calibri"/>
          <w:lang w:val="it-IT"/>
        </w:rPr>
        <w:t xml:space="preserve"> che voterà in piena segretezza. Espressa la sua preferenza, porrà la scheda elettorale all’interno dell’urna.</w:t>
      </w:r>
    </w:p>
    <w:p w14:paraId="5006681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rPr>
        <w:t xml:space="preserve">Requisito preso in considerazione: </w:t>
      </w:r>
      <w:r w:rsidRPr="001735AD">
        <w:rPr>
          <w:rFonts w:ascii="Calibri" w:hAnsi="Calibri" w:cs="Calibri"/>
          <w:b/>
          <w:bCs/>
          <w:u w:val="single"/>
          <w:lang w:val="it-IT"/>
        </w:rPr>
        <w:t>RF7: Riconoscimento presso seggio.</w:t>
      </w:r>
    </w:p>
    <w:p w14:paraId="20D43790" w14:textId="60FE5FDB" w:rsidR="001735AD" w:rsidRPr="001735AD" w:rsidRDefault="001735AD" w:rsidP="001735AD">
      <w:pPr>
        <w:rPr>
          <w:rFonts w:ascii="Calibri" w:hAnsi="Calibri" w:cs="Calibri"/>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094"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095" w:author="Martina Nolletti" w:date="2021-02-07T11:31:00Z">
        <w:r w:rsidRPr="001735AD" w:rsidDel="00B0126A">
          <w:rPr>
            <w:rFonts w:ascii="Calibri" w:hAnsi="Calibri" w:cs="Calibri"/>
            <w:b/>
            <w:bCs/>
            <w:u w:val="single"/>
            <w:lang w:val="it-IT"/>
          </w:rPr>
          <w:delText>.</w:delText>
        </w:r>
      </w:del>
    </w:p>
    <w:p w14:paraId="086456CC" w14:textId="105218BD" w:rsidR="001735AD" w:rsidRPr="001735AD" w:rsidRDefault="00D44D90" w:rsidP="001735AD">
      <w:pPr>
        <w:rPr>
          <w:rFonts w:ascii="Calibri" w:hAnsi="Calibri" w:cs="Calibri"/>
          <w:u w:val="single"/>
          <w:lang w:val="it-IT"/>
        </w:rPr>
      </w:pPr>
      <w:ins w:id="1096" w:author="Martina Nolletti" w:date="2021-02-07T11:26: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D44D90">
          <w:rPr>
            <w:rFonts w:ascii="Calibri" w:hAnsi="Calibri" w:cs="Calibri"/>
            <w:b/>
            <w:bCs/>
            <w:u w:val="single"/>
            <w:lang w:val="it-IT"/>
            <w:rPrChange w:id="1097" w:author="Martina Nolletti" w:date="2021-02-07T11:26:00Z">
              <w:rPr>
                <w:rFonts w:ascii="Calibri" w:hAnsi="Calibri" w:cs="Calibri"/>
                <w:b/>
                <w:bCs/>
                <w:color w:val="000000"/>
                <w:spacing w:val="5"/>
                <w:kern w:val="28"/>
                <w:sz w:val="22"/>
                <w:szCs w:val="22"/>
                <w:lang w:val="it-IT"/>
              </w:rPr>
            </w:rPrChange>
          </w:rPr>
          <w:t>SC6: Votazione in presenza.</w:t>
        </w:r>
      </w:ins>
    </w:p>
    <w:p w14:paraId="0C628E87" w14:textId="705B8191" w:rsidR="001735AD" w:rsidRPr="001735AD" w:rsidRDefault="00F11C3A" w:rsidP="001735AD">
      <w:pPr>
        <w:ind w:left="-1701" w:right="-1701"/>
        <w:jc w:val="center"/>
        <w:rPr>
          <w:rFonts w:ascii="Calibri" w:hAnsi="Calibri" w:cs="Calibri"/>
          <w:b/>
          <w:bCs/>
          <w:u w:val="single"/>
          <w:lang w:val="it-IT"/>
        </w:rPr>
      </w:pPr>
      <w:del w:id="1098" w:author="Martina Nolletti" w:date="2021-02-08T12:36:00Z">
        <w:r>
          <w:rPr>
            <w:rFonts w:ascii="Calibri" w:hAnsi="Calibri" w:cs="Calibri"/>
            <w:b/>
            <w:bCs/>
            <w:u w:val="single"/>
            <w:lang w:val="it-IT"/>
          </w:rPr>
          <w:lastRenderedPageBreak/>
          <w:pict w14:anchorId="158C04C8">
            <v:shape id="_x0000_i1038" type="#_x0000_t75" style="width:543.7pt;height:633.1pt">
              <v:imagedata r:id="rId31" o:title="Votazione Presenza"/>
            </v:shape>
          </w:pict>
        </w:r>
      </w:del>
      <w:ins w:id="1099" w:author="Martina Nolletti" w:date="2021-02-08T12:36:00Z">
        <w:r>
          <w:rPr>
            <w:rFonts w:ascii="Calibri" w:hAnsi="Calibri" w:cs="Calibri"/>
            <w:b/>
            <w:bCs/>
            <w:u w:val="single"/>
            <w:lang w:val="it-IT"/>
          </w:rPr>
          <w:pict w14:anchorId="5630BA8F">
            <v:shape id="_x0000_i1039" type="#_x0000_t75" style="width:561.1pt;height:670.35pt">
              <v:imagedata r:id="rId32" o:title="Votazione Presenza"/>
            </v:shape>
          </w:pict>
        </w:r>
      </w:ins>
    </w:p>
    <w:p w14:paraId="3C029048"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SD7: Votazione Online</w:t>
      </w:r>
    </w:p>
    <w:p w14:paraId="4965FFAF" w14:textId="2B22258C" w:rsidR="001735AD" w:rsidRPr="001735AD" w:rsidRDefault="001735AD" w:rsidP="001735AD">
      <w:pPr>
        <w:rPr>
          <w:rFonts w:ascii="Calibri" w:hAnsi="Calibri" w:cs="Calibri"/>
          <w:lang w:val="it-IT"/>
        </w:rPr>
      </w:pPr>
      <w:r w:rsidRPr="001735AD">
        <w:rPr>
          <w:rFonts w:ascii="Calibri" w:hAnsi="Calibri" w:cs="Calibri"/>
          <w:lang w:val="it-IT"/>
        </w:rPr>
        <w:t>Dopo aver effettuato la prenotazione per la votazione online (</w:t>
      </w:r>
      <w:r w:rsidRPr="001735AD">
        <w:rPr>
          <w:rFonts w:ascii="Calibri" w:hAnsi="Calibri" w:cs="Calibri"/>
          <w:b/>
          <w:bCs/>
          <w:lang w:val="it-IT" w:eastAsia="it-IT"/>
        </w:rPr>
        <w:t>REF Prenotazione Votazione Online</w:t>
      </w:r>
      <w:r w:rsidRPr="001735AD">
        <w:rPr>
          <w:rFonts w:ascii="Calibri" w:hAnsi="Calibri" w:cs="Calibri"/>
          <w:lang w:val="it-IT"/>
        </w:rPr>
        <w:t>), il giorno delle votazioni l’Elettor</w:t>
      </w:r>
      <w:ins w:id="1100" w:author="Martina Nolletti" w:date="2021-02-08T12:40:00Z">
        <w:r w:rsidR="00E111E6">
          <w:rPr>
            <w:rFonts w:ascii="Calibri" w:hAnsi="Calibri" w:cs="Calibri"/>
            <w:lang w:val="it-IT"/>
          </w:rPr>
          <w:t>e</w:t>
        </w:r>
      </w:ins>
      <w:del w:id="1101" w:author="Martina Nolletti" w:date="2021-02-08T12:40:00Z">
        <w:r w:rsidRPr="001735AD" w:rsidDel="00E111E6">
          <w:rPr>
            <w:rFonts w:ascii="Calibri" w:hAnsi="Calibri" w:cs="Calibri"/>
            <w:lang w:val="it-IT"/>
          </w:rPr>
          <w:delText>eOnline</w:delText>
        </w:r>
      </w:del>
      <w:r w:rsidRPr="001735AD">
        <w:rPr>
          <w:rFonts w:ascii="Calibri" w:hAnsi="Calibri" w:cs="Calibri"/>
          <w:lang w:val="it-IT"/>
        </w:rPr>
        <w:t xml:space="preserve"> accederà al Sistema attraverso le sue credenziali, che verranno verificate all’interno del Database. Successivamente, l’Elettore</w:t>
      </w:r>
      <w:del w:id="1102" w:author="Martina Nolletti" w:date="2021-02-08T12:40:00Z">
        <w:r w:rsidRPr="001735AD" w:rsidDel="00E111E6">
          <w:rPr>
            <w:rFonts w:ascii="Calibri" w:hAnsi="Calibri" w:cs="Calibri"/>
            <w:lang w:val="it-IT"/>
          </w:rPr>
          <w:delText>Online</w:delText>
        </w:r>
      </w:del>
      <w:r w:rsidRPr="001735AD">
        <w:rPr>
          <w:rFonts w:ascii="Calibri" w:hAnsi="Calibri" w:cs="Calibri"/>
          <w:lang w:val="it-IT"/>
        </w:rPr>
        <w:t xml:space="preserve"> si collegherà all’Evento che visualizzerà sulla propria dashboard. Il Sistema richiederà l’identificazione dell’Elettore</w:t>
      </w:r>
      <w:del w:id="1103" w:author="Martina Nolletti" w:date="2021-02-08T12:40:00Z">
        <w:r w:rsidRPr="001735AD" w:rsidDel="00E111E6">
          <w:rPr>
            <w:rFonts w:ascii="Calibri" w:hAnsi="Calibri" w:cs="Calibri"/>
            <w:lang w:val="it-IT"/>
          </w:rPr>
          <w:delText>Online</w:delText>
        </w:r>
      </w:del>
      <w:r w:rsidRPr="001735AD">
        <w:rPr>
          <w:rFonts w:ascii="Calibri" w:hAnsi="Calibri" w:cs="Calibri"/>
          <w:lang w:val="it-IT"/>
        </w:rPr>
        <w:t xml:space="preserve"> che si autenticherà via webcam. A quel punto, il Sistema verificherà l’identità dell’Elettore che voterà tramite </w:t>
      </w:r>
      <w:ins w:id="1104" w:author="Martina Nolletti" w:date="2021-02-08T12:40:00Z">
        <w:r w:rsidR="00E111E6">
          <w:rPr>
            <w:rFonts w:ascii="Calibri" w:hAnsi="Calibri" w:cs="Calibri"/>
            <w:lang w:val="it-IT"/>
          </w:rPr>
          <w:t xml:space="preserve">il Sistema con una scheda elettorale </w:t>
        </w:r>
      </w:ins>
      <w:del w:id="1105" w:author="Martina Nolletti" w:date="2021-02-08T12:40:00Z">
        <w:r w:rsidRPr="001735AD" w:rsidDel="00E111E6">
          <w:rPr>
            <w:rFonts w:ascii="Calibri" w:hAnsi="Calibri" w:cs="Calibri"/>
            <w:lang w:val="it-IT"/>
          </w:rPr>
          <w:delText xml:space="preserve">la SchedaElettorale </w:delText>
        </w:r>
      </w:del>
      <w:r w:rsidRPr="001735AD">
        <w:rPr>
          <w:rFonts w:ascii="Calibri" w:hAnsi="Calibri" w:cs="Calibri"/>
          <w:lang w:val="it-IT"/>
        </w:rPr>
        <w:t xml:space="preserve">elettronica. </w:t>
      </w:r>
      <w:ins w:id="1106" w:author="Martina Nolletti" w:date="2021-02-08T12:41:00Z">
        <w:r w:rsidR="00E111E6">
          <w:rPr>
            <w:rFonts w:ascii="Calibri" w:hAnsi="Calibri" w:cs="Calibri"/>
            <w:lang w:val="it-IT"/>
          </w:rPr>
          <w:t>Successivamente i</w:t>
        </w:r>
      </w:ins>
      <w:del w:id="1107" w:author="Martina Nolletti" w:date="2021-02-08T12:41:00Z">
        <w:r w:rsidRPr="001735AD" w:rsidDel="00E111E6">
          <w:rPr>
            <w:rFonts w:ascii="Calibri" w:hAnsi="Calibri" w:cs="Calibri"/>
            <w:lang w:val="it-IT"/>
          </w:rPr>
          <w:delText>Quest’ultima invierà le preferenze di voto espresse a</w:delText>
        </w:r>
      </w:del>
      <w:r w:rsidRPr="001735AD">
        <w:rPr>
          <w:rFonts w:ascii="Calibri" w:hAnsi="Calibri" w:cs="Calibri"/>
          <w:lang w:val="it-IT"/>
        </w:rPr>
        <w:t xml:space="preserve">l Sistema </w:t>
      </w:r>
      <w:del w:id="1108" w:author="Martina Nolletti" w:date="2021-02-08T12:41:00Z">
        <w:r w:rsidRPr="001735AD" w:rsidDel="00E111E6">
          <w:rPr>
            <w:rFonts w:ascii="Calibri" w:hAnsi="Calibri" w:cs="Calibri"/>
            <w:lang w:val="it-IT"/>
          </w:rPr>
          <w:delText xml:space="preserve">che </w:delText>
        </w:r>
      </w:del>
      <w:r w:rsidRPr="001735AD">
        <w:rPr>
          <w:rFonts w:ascii="Calibri" w:hAnsi="Calibri" w:cs="Calibri"/>
          <w:lang w:val="it-IT"/>
        </w:rPr>
        <w:t>procederà nel registrare i dati all’interno del Database. Solo dopo il salvataggio completato l’Elettore</w:t>
      </w:r>
      <w:del w:id="1109" w:author="Martina Nolletti" w:date="2021-02-08T12:41:00Z">
        <w:r w:rsidRPr="001735AD" w:rsidDel="00E111E6">
          <w:rPr>
            <w:rFonts w:ascii="Calibri" w:hAnsi="Calibri" w:cs="Calibri"/>
            <w:lang w:val="it-IT"/>
          </w:rPr>
          <w:delText>Online</w:delText>
        </w:r>
      </w:del>
      <w:r w:rsidRPr="001735AD">
        <w:rPr>
          <w:rFonts w:ascii="Calibri" w:hAnsi="Calibri" w:cs="Calibri"/>
          <w:lang w:val="it-IT"/>
        </w:rPr>
        <w:t xml:space="preserve"> riceverà una notifica di avvenuta votazione con un pop-up “Votazione avvenuta con successo!”. </w:t>
      </w:r>
    </w:p>
    <w:p w14:paraId="690EBB22"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RF5: Votazione online.</w:t>
      </w:r>
    </w:p>
    <w:p w14:paraId="76B56923" w14:textId="2E5F26BA" w:rsidR="00D44D90" w:rsidRDefault="001735AD" w:rsidP="001735AD">
      <w:pPr>
        <w:rPr>
          <w:ins w:id="1110" w:author="Martina Nolletti" w:date="2021-02-07T11:27:00Z"/>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111"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112" w:author="Martina Nolletti" w:date="2021-02-07T11:31:00Z">
        <w:r w:rsidRPr="001735AD" w:rsidDel="00B0126A">
          <w:rPr>
            <w:rFonts w:ascii="Calibri" w:hAnsi="Calibri" w:cs="Calibri"/>
            <w:b/>
            <w:bCs/>
            <w:i/>
            <w:iCs/>
            <w:u w:val="single"/>
            <w:lang w:val="it-IT"/>
          </w:rPr>
          <w:delText>.</w:delText>
        </w:r>
      </w:del>
    </w:p>
    <w:p w14:paraId="2AAC258B" w14:textId="0FDD39D6" w:rsidR="00D44D90" w:rsidRPr="001735AD" w:rsidRDefault="00D44D90" w:rsidP="00D44D90">
      <w:pPr>
        <w:rPr>
          <w:ins w:id="1113" w:author="Martina Nolletti" w:date="2021-02-07T11:27:00Z"/>
          <w:rFonts w:ascii="Calibri" w:hAnsi="Calibri" w:cs="Calibri"/>
          <w:u w:val="single"/>
          <w:lang w:val="it-IT"/>
        </w:rPr>
      </w:pPr>
      <w:ins w:id="1114" w:author="Martina Nolletti" w:date="2021-02-07T11:27: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922D9A">
          <w:rPr>
            <w:rFonts w:ascii="Calibri" w:hAnsi="Calibri" w:cs="Calibri"/>
            <w:b/>
            <w:bCs/>
            <w:u w:val="single"/>
            <w:lang w:val="it-IT"/>
          </w:rPr>
          <w:t>SC</w:t>
        </w:r>
        <w:r>
          <w:rPr>
            <w:rFonts w:ascii="Calibri" w:hAnsi="Calibri" w:cs="Calibri"/>
            <w:b/>
            <w:bCs/>
            <w:u w:val="single"/>
            <w:lang w:val="it-IT"/>
          </w:rPr>
          <w:t>7</w:t>
        </w:r>
        <w:r w:rsidRPr="00922D9A">
          <w:rPr>
            <w:rFonts w:ascii="Calibri" w:hAnsi="Calibri" w:cs="Calibri"/>
            <w:b/>
            <w:bCs/>
            <w:u w:val="single"/>
            <w:lang w:val="it-IT"/>
          </w:rPr>
          <w:t xml:space="preserve">: Votazione </w:t>
        </w:r>
        <w:r>
          <w:rPr>
            <w:rFonts w:ascii="Calibri" w:hAnsi="Calibri" w:cs="Calibri"/>
            <w:b/>
            <w:bCs/>
            <w:u w:val="single"/>
            <w:lang w:val="it-IT"/>
          </w:rPr>
          <w:t>online</w:t>
        </w:r>
        <w:r w:rsidRPr="00922D9A">
          <w:rPr>
            <w:rFonts w:ascii="Calibri" w:hAnsi="Calibri" w:cs="Calibri"/>
            <w:b/>
            <w:bCs/>
            <w:u w:val="single"/>
            <w:lang w:val="it-IT"/>
          </w:rPr>
          <w:t>.</w:t>
        </w:r>
      </w:ins>
    </w:p>
    <w:p w14:paraId="292907F6" w14:textId="33206070" w:rsidR="00D44D90" w:rsidRPr="001735AD" w:rsidRDefault="00D44D90" w:rsidP="00D44D90">
      <w:pPr>
        <w:ind w:left="-1701" w:right="-1701"/>
        <w:jc w:val="center"/>
        <w:rPr>
          <w:ins w:id="1115" w:author="Martina Nolletti" w:date="2021-02-07T11:27:00Z"/>
          <w:rFonts w:ascii="Calibri" w:hAnsi="Calibri" w:cs="Calibri"/>
          <w:b/>
          <w:bCs/>
          <w:u w:val="single"/>
          <w:lang w:val="it-IT"/>
        </w:rPr>
      </w:pPr>
    </w:p>
    <w:p w14:paraId="4FD46D32" w14:textId="77777777" w:rsidR="00D44D90" w:rsidRPr="00D44D90" w:rsidRDefault="00D44D90" w:rsidP="001735AD">
      <w:pPr>
        <w:rPr>
          <w:rFonts w:ascii="Calibri" w:hAnsi="Calibri" w:cs="Calibri"/>
          <w:b/>
          <w:bCs/>
          <w:i/>
          <w:iCs/>
          <w:lang w:val="it-IT"/>
          <w:rPrChange w:id="1116" w:author="Martina Nolletti" w:date="2021-02-07T11:27:00Z">
            <w:rPr>
              <w:rFonts w:ascii="Calibri" w:hAnsi="Calibri" w:cs="Calibri"/>
              <w:b/>
              <w:bCs/>
              <w:i/>
              <w:iCs/>
              <w:u w:val="single"/>
              <w:lang w:val="it-IT"/>
            </w:rPr>
          </w:rPrChange>
        </w:rPr>
      </w:pPr>
    </w:p>
    <w:p w14:paraId="7D781735" w14:textId="77777777" w:rsidR="001735AD" w:rsidRPr="001735AD" w:rsidRDefault="001735AD" w:rsidP="001735AD">
      <w:pPr>
        <w:jc w:val="center"/>
        <w:rPr>
          <w:rFonts w:ascii="Calibri" w:hAnsi="Calibri" w:cs="Calibri"/>
          <w:b/>
          <w:bCs/>
          <w:lang w:val="it-IT"/>
        </w:rPr>
      </w:pPr>
    </w:p>
    <w:p w14:paraId="031F5873" w14:textId="58508957" w:rsidR="001735AD" w:rsidRPr="001735AD" w:rsidRDefault="00F11C3A" w:rsidP="001735AD">
      <w:pPr>
        <w:ind w:left="-1701" w:right="-1701"/>
        <w:jc w:val="center"/>
        <w:rPr>
          <w:rFonts w:ascii="Calibri" w:hAnsi="Calibri" w:cs="Calibri"/>
          <w:b/>
          <w:bCs/>
          <w:lang w:val="it-IT"/>
        </w:rPr>
      </w:pPr>
      <w:del w:id="1117" w:author="Martina Nolletti" w:date="2021-02-08T12:41:00Z">
        <w:r>
          <w:rPr>
            <w:rFonts w:ascii="Calibri" w:hAnsi="Calibri" w:cs="Calibri"/>
            <w:b/>
            <w:bCs/>
            <w:lang w:val="it-IT"/>
          </w:rPr>
          <w:lastRenderedPageBreak/>
          <w:pict w14:anchorId="37A0247B">
            <v:shape id="_x0000_i1040" type="#_x0000_t75" style="width:552.4pt;height:634.35pt">
              <v:imagedata r:id="rId33" o:title="Votazione Online"/>
            </v:shape>
          </w:pict>
        </w:r>
      </w:del>
      <w:ins w:id="1118" w:author="Martina Nolletti" w:date="2021-02-08T12:41:00Z">
        <w:r>
          <w:rPr>
            <w:rFonts w:ascii="Calibri" w:hAnsi="Calibri" w:cs="Calibri"/>
            <w:b/>
            <w:bCs/>
            <w:lang w:val="it-IT"/>
          </w:rPr>
          <w:pict w14:anchorId="15CCE154">
            <v:shape id="_x0000_i1041" type="#_x0000_t75" style="width:594.6pt;height:667.85pt">
              <v:imagedata r:id="rId34" o:title="Votazione Online"/>
            </v:shape>
          </w:pict>
        </w:r>
      </w:ins>
    </w:p>
    <w:p w14:paraId="6490E18E" w14:textId="77777777"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SD8: Caricamento Risultati Voti Presenza</w:t>
      </w:r>
    </w:p>
    <w:p w14:paraId="252A041E" w14:textId="77777777" w:rsidR="001735AD" w:rsidRPr="001735AD" w:rsidRDefault="001735AD" w:rsidP="001735AD">
      <w:pPr>
        <w:rPr>
          <w:rFonts w:ascii="Calibri" w:hAnsi="Calibri" w:cs="Calibri"/>
          <w:lang w:val="it-IT"/>
        </w:rPr>
      </w:pPr>
      <w:r w:rsidRPr="001735AD">
        <w:rPr>
          <w:rFonts w:ascii="Calibri" w:hAnsi="Calibri" w:cs="Calibri"/>
          <w:lang w:val="it-IT"/>
        </w:rPr>
        <w:t>Dopo aver effettuato la votazione in presenza (</w:t>
      </w:r>
      <w:r w:rsidRPr="001735AD">
        <w:rPr>
          <w:rFonts w:ascii="Calibri" w:hAnsi="Calibri" w:cs="Calibri"/>
          <w:b/>
          <w:bCs/>
          <w:lang w:val="it-IT" w:eastAsia="it-IT"/>
        </w:rPr>
        <w:t>REF Votazione Presenza</w:t>
      </w:r>
      <w:r w:rsidRPr="001735AD">
        <w:rPr>
          <w:rFonts w:ascii="Calibri" w:hAnsi="Calibri" w:cs="Calibri"/>
          <w:lang w:val="it-IT"/>
        </w:rPr>
        <w:t xml:space="preserve">), quindi una volta chiusi i seggi, si procede allo spoglio e si possono scegliere due modalità con l’operatore </w:t>
      </w:r>
      <w:r w:rsidRPr="001735AD">
        <w:rPr>
          <w:rFonts w:ascii="Calibri" w:hAnsi="Calibri" w:cs="Calibri"/>
          <w:b/>
          <w:bCs/>
          <w:lang w:val="it-IT"/>
        </w:rPr>
        <w:t>ALT</w:t>
      </w:r>
      <w:r w:rsidRPr="001735AD">
        <w:rPr>
          <w:rFonts w:ascii="Calibri" w:hAnsi="Calibri" w:cs="Calibri"/>
          <w:lang w:val="it-IT"/>
        </w:rPr>
        <w:t>:</w:t>
      </w:r>
    </w:p>
    <w:p w14:paraId="57ECC338"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velocizzare questa pratica si assegna il compito dello spoglio ad uno Scanner che riconosce le schede nulle da quelle bianche, quelle a favore e quelle contro. Alla fine del conteggio, lo Scanner inserirà i voti all’interno del Sistema, il quale li salverà nel Database.</w:t>
      </w:r>
    </w:p>
    <w:p w14:paraId="310A30C2" w14:textId="77777777" w:rsidR="001735AD" w:rsidRPr="001735AD" w:rsidRDefault="001735AD" w:rsidP="001735AD">
      <w:pPr>
        <w:numPr>
          <w:ilvl w:val="0"/>
          <w:numId w:val="71"/>
        </w:numPr>
        <w:rPr>
          <w:rFonts w:ascii="Calibri" w:hAnsi="Calibri" w:cs="Calibri"/>
          <w:lang w:val="it-IT" w:eastAsia="en-GB"/>
        </w:rPr>
      </w:pPr>
      <w:r w:rsidRPr="001735AD">
        <w:rPr>
          <w:rFonts w:ascii="Calibri" w:hAnsi="Calibri" w:cs="Calibri"/>
          <w:lang w:val="it-IT" w:eastAsia="en-GB"/>
        </w:rPr>
        <w:t>Per essere scrupolosi, anche gli Operatori di seggio possono controllare tutte le schede, conteggiarle e inserire i risultati all’interno del Sistema. Quest’ultimo salverà i voti conteggiati all’interno del Database.</w:t>
      </w:r>
    </w:p>
    <w:p w14:paraId="6EFD4E27" w14:textId="77777777" w:rsidR="001735AD" w:rsidRPr="001735AD" w:rsidRDefault="001735AD" w:rsidP="001735AD">
      <w:pPr>
        <w:rPr>
          <w:rFonts w:ascii="Calibri" w:hAnsi="Calibri" w:cs="Calibri"/>
          <w:lang w:val="it-IT" w:eastAsia="en-GB"/>
        </w:rPr>
      </w:pPr>
      <w:r w:rsidRPr="001735AD">
        <w:rPr>
          <w:rFonts w:ascii="Calibri" w:hAnsi="Calibri" w:cs="Calibri"/>
          <w:lang w:val="it-IT" w:eastAsia="en-GB"/>
        </w:rPr>
        <w:t>In entrambi i casi quindi, si riporteranno il numero di voti sul sistema (escludendo le schede nulle, ma riportando solamente i voti a favore, i contro e le schede bianche).</w:t>
      </w:r>
    </w:p>
    <w:p w14:paraId="06AC198B"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RF8: Conteggio automatico voti cartacei dati in presenza.</w:t>
      </w:r>
    </w:p>
    <w:p w14:paraId="135CA837" w14:textId="379CE696" w:rsidR="001735AD" w:rsidRDefault="001735AD" w:rsidP="001735AD">
      <w:pPr>
        <w:rPr>
          <w:ins w:id="1119" w:author="Martina Nolletti" w:date="2021-02-07T11:27:00Z"/>
          <w:rFonts w:ascii="Calibri" w:hAnsi="Calibri" w:cs="Calibri"/>
          <w:b/>
          <w:b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Comp3: Votazione in presenza</w:t>
      </w:r>
      <w:ins w:id="1120" w:author="Martina Nolletti" w:date="2021-02-07T11:31:00Z">
        <w:r w:rsidR="00B0126A">
          <w:rPr>
            <w:rFonts w:ascii="Calibri" w:hAnsi="Calibri" w:cs="Calibri"/>
            <w:b/>
            <w:bCs/>
            <w:u w:val="single"/>
            <w:lang w:val="it-IT"/>
          </w:rPr>
          <w:t xml:space="preserve"> </w:t>
        </w:r>
        <w:r w:rsidR="00B0126A" w:rsidRPr="00922D9A">
          <w:rPr>
            <w:rFonts w:ascii="Calibri" w:hAnsi="Calibri" w:cs="Calibri"/>
            <w:b/>
            <w:bCs/>
            <w:u w:val="single"/>
            <w:lang w:val="it-IT"/>
          </w:rPr>
          <w:t xml:space="preserve">(Component </w:t>
        </w:r>
        <w:proofErr w:type="spellStart"/>
        <w:r w:rsidR="00B0126A" w:rsidRPr="00922D9A">
          <w:rPr>
            <w:rFonts w:ascii="Calibri" w:hAnsi="Calibri" w:cs="Calibri"/>
            <w:b/>
            <w:bCs/>
            <w:u w:val="single"/>
            <w:lang w:val="it-IT"/>
          </w:rPr>
          <w:t>Diagram</w:t>
        </w:r>
        <w:proofErr w:type="spellEnd"/>
        <w:r w:rsidR="00B0126A" w:rsidRPr="00922D9A">
          <w:rPr>
            <w:rFonts w:ascii="Calibri" w:hAnsi="Calibri" w:cs="Calibri"/>
            <w:b/>
            <w:bCs/>
            <w:u w:val="single"/>
            <w:lang w:val="it-IT"/>
          </w:rPr>
          <w:t>).</w:t>
        </w:r>
      </w:ins>
      <w:del w:id="1121" w:author="Martina Nolletti" w:date="2021-02-07T11:31:00Z">
        <w:r w:rsidRPr="001735AD" w:rsidDel="00B0126A">
          <w:rPr>
            <w:rFonts w:ascii="Calibri" w:hAnsi="Calibri" w:cs="Calibri"/>
            <w:b/>
            <w:bCs/>
            <w:u w:val="single"/>
            <w:lang w:val="it-IT"/>
          </w:rPr>
          <w:delText>.</w:delText>
        </w:r>
      </w:del>
    </w:p>
    <w:p w14:paraId="5FEBFB68" w14:textId="0088E7BA" w:rsidR="00D44D90" w:rsidRPr="001735AD" w:rsidRDefault="00D44D90" w:rsidP="001735AD">
      <w:pPr>
        <w:rPr>
          <w:rFonts w:ascii="Calibri" w:hAnsi="Calibri" w:cs="Calibri"/>
          <w:u w:val="single"/>
          <w:lang w:val="it-IT"/>
        </w:rPr>
      </w:pPr>
      <w:ins w:id="1122" w:author="Martina Nolletti" w:date="2021-02-07T11:28: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ins>
      <w:ins w:id="1123" w:author="Martina Nolletti" w:date="2021-02-07T11:27:00Z">
        <w:r w:rsidRPr="00D44D90">
          <w:rPr>
            <w:rFonts w:ascii="Calibri" w:hAnsi="Calibri" w:cs="Calibri"/>
            <w:b/>
            <w:bCs/>
            <w:u w:val="single"/>
            <w:lang w:val="it-IT"/>
            <w:rPrChange w:id="1124" w:author="Martina Nolletti" w:date="2021-02-07T11:28:00Z">
              <w:rPr>
                <w:rFonts w:ascii="Calibri" w:hAnsi="Calibri" w:cs="Calibri"/>
                <w:b/>
                <w:bCs/>
                <w:color w:val="000000"/>
                <w:spacing w:val="5"/>
                <w:kern w:val="28"/>
                <w:sz w:val="22"/>
                <w:szCs w:val="22"/>
                <w:lang w:val="it-IT"/>
              </w:rPr>
            </w:rPrChange>
          </w:rPr>
          <w:t>SC8: Caricamento dei risultati dei voti in presenza</w:t>
        </w:r>
      </w:ins>
      <w:ins w:id="1125" w:author="Martina Nolletti" w:date="2021-02-07T11:28:00Z">
        <w:r>
          <w:rPr>
            <w:rFonts w:ascii="Calibri" w:hAnsi="Calibri" w:cs="Calibri"/>
            <w:b/>
            <w:bCs/>
            <w:u w:val="single"/>
            <w:lang w:val="it-IT"/>
          </w:rPr>
          <w:t>.</w:t>
        </w:r>
      </w:ins>
    </w:p>
    <w:p w14:paraId="64ADFABA" w14:textId="77777777" w:rsidR="001735AD" w:rsidRPr="001735AD" w:rsidRDefault="001735AD" w:rsidP="001735AD">
      <w:pPr>
        <w:rPr>
          <w:rFonts w:ascii="Calibri" w:hAnsi="Calibri" w:cs="Calibri"/>
          <w:lang w:val="it-IT" w:eastAsia="en-GB"/>
        </w:rPr>
      </w:pPr>
    </w:p>
    <w:p w14:paraId="0178ACFB" w14:textId="0A15BD01" w:rsidR="001735AD" w:rsidRPr="001735AD" w:rsidRDefault="00F11C3A" w:rsidP="001735AD">
      <w:pPr>
        <w:ind w:left="-1701" w:right="-1701"/>
        <w:jc w:val="center"/>
        <w:rPr>
          <w:rFonts w:ascii="Calibri" w:hAnsi="Calibri" w:cs="Calibri"/>
          <w:lang w:val="it-IT" w:eastAsia="en-GB"/>
        </w:rPr>
      </w:pPr>
      <w:del w:id="1126" w:author="Martina Nolletti" w:date="2021-02-08T12:52:00Z">
        <w:r>
          <w:rPr>
            <w:rFonts w:ascii="Calibri" w:hAnsi="Calibri" w:cs="Calibri"/>
            <w:lang w:val="it-IT" w:eastAsia="en-GB"/>
          </w:rPr>
          <w:lastRenderedPageBreak/>
          <w:pict w14:anchorId="15A44E07">
            <v:shape id="_x0000_i1042" type="#_x0000_t75" style="width:533.8pt;height:387.3pt">
              <v:imagedata r:id="rId35" o:title="Caricamento Risultati Voti Presenza"/>
            </v:shape>
          </w:pict>
        </w:r>
      </w:del>
      <w:ins w:id="1127" w:author="Martina Nolletti" w:date="2021-02-08T12:53:00Z">
        <w:r>
          <w:rPr>
            <w:rFonts w:ascii="Calibri" w:hAnsi="Calibri" w:cs="Calibri"/>
            <w:lang w:val="it-IT" w:eastAsia="en-GB"/>
          </w:rPr>
          <w:pict w14:anchorId="20CB926D">
            <v:shape id="_x0000_i1043" type="#_x0000_t75" style="width:592.15pt;height:412.15pt">
              <v:imagedata r:id="rId36" o:title="Caricamento Risultati Voti Presenza"/>
            </v:shape>
          </w:pict>
        </w:r>
      </w:ins>
    </w:p>
    <w:p w14:paraId="04032053" w14:textId="06FBCD86" w:rsidR="00B227BD" w:rsidRDefault="00B227BD" w:rsidP="00B227BD">
      <w:pPr>
        <w:rPr>
          <w:ins w:id="1128" w:author="Martina Nolletti" w:date="2021-02-07T11:30:00Z"/>
          <w:rFonts w:ascii="Calibri" w:hAnsi="Calibri" w:cs="Calibri"/>
          <w:b/>
          <w:bCs/>
          <w:lang w:val="it-IT"/>
        </w:rPr>
      </w:pPr>
    </w:p>
    <w:p w14:paraId="05083818" w14:textId="275C9CDA" w:rsidR="00B227BD" w:rsidRDefault="00B227BD" w:rsidP="00B227BD">
      <w:pPr>
        <w:rPr>
          <w:ins w:id="1129" w:author="Martina Nolletti" w:date="2021-02-07T11:30:00Z"/>
          <w:rFonts w:ascii="Calibri" w:hAnsi="Calibri" w:cs="Calibri"/>
          <w:b/>
          <w:bCs/>
          <w:lang w:val="it-IT"/>
        </w:rPr>
      </w:pPr>
    </w:p>
    <w:p w14:paraId="26FA3083" w14:textId="6723D8D8" w:rsidR="00B227BD" w:rsidRDefault="00B227BD" w:rsidP="00B227BD">
      <w:pPr>
        <w:rPr>
          <w:ins w:id="1130" w:author="Martina Nolletti" w:date="2021-02-07T11:30:00Z"/>
          <w:rFonts w:ascii="Calibri" w:hAnsi="Calibri" w:cs="Calibri"/>
          <w:b/>
          <w:bCs/>
          <w:lang w:val="it-IT"/>
        </w:rPr>
      </w:pPr>
    </w:p>
    <w:p w14:paraId="6542CCB4" w14:textId="4EB4075B" w:rsidR="00B227BD" w:rsidRDefault="00B227BD" w:rsidP="00B227BD">
      <w:pPr>
        <w:rPr>
          <w:ins w:id="1131" w:author="Martina Nolletti" w:date="2021-02-07T11:30:00Z"/>
          <w:rFonts w:ascii="Calibri" w:hAnsi="Calibri" w:cs="Calibri"/>
          <w:b/>
          <w:bCs/>
          <w:lang w:val="it-IT"/>
        </w:rPr>
      </w:pPr>
    </w:p>
    <w:p w14:paraId="6B8B1276" w14:textId="515021FE" w:rsidR="00B227BD" w:rsidRDefault="00B227BD" w:rsidP="00B227BD">
      <w:pPr>
        <w:rPr>
          <w:ins w:id="1132" w:author="Martina Nolletti" w:date="2021-02-07T11:30:00Z"/>
          <w:rFonts w:ascii="Calibri" w:hAnsi="Calibri" w:cs="Calibri"/>
          <w:b/>
          <w:bCs/>
          <w:lang w:val="it-IT"/>
        </w:rPr>
      </w:pPr>
    </w:p>
    <w:p w14:paraId="0A34E11F" w14:textId="29AD1F8E" w:rsidR="00B227BD" w:rsidRDefault="00B227BD" w:rsidP="00B227BD">
      <w:pPr>
        <w:rPr>
          <w:ins w:id="1133" w:author="Martina Nolletti" w:date="2021-02-07T11:30:00Z"/>
          <w:rFonts w:ascii="Calibri" w:hAnsi="Calibri" w:cs="Calibri"/>
          <w:b/>
          <w:bCs/>
          <w:lang w:val="it-IT"/>
        </w:rPr>
      </w:pPr>
    </w:p>
    <w:p w14:paraId="71A05463" w14:textId="2ED256F2" w:rsidR="00B227BD" w:rsidRDefault="00B227BD" w:rsidP="00B227BD">
      <w:pPr>
        <w:rPr>
          <w:ins w:id="1134" w:author="Martina Nolletti" w:date="2021-02-07T11:30:00Z"/>
          <w:rFonts w:ascii="Calibri" w:hAnsi="Calibri" w:cs="Calibri"/>
          <w:b/>
          <w:bCs/>
          <w:lang w:val="it-IT"/>
        </w:rPr>
      </w:pPr>
    </w:p>
    <w:p w14:paraId="565E5ADA" w14:textId="7CD04E55" w:rsidR="00B227BD" w:rsidRDefault="00B227BD" w:rsidP="00B227BD">
      <w:pPr>
        <w:rPr>
          <w:ins w:id="1135" w:author="Martina Nolletti" w:date="2021-02-07T11:30:00Z"/>
          <w:rFonts w:ascii="Calibri" w:hAnsi="Calibri" w:cs="Calibri"/>
          <w:b/>
          <w:bCs/>
          <w:lang w:val="it-IT"/>
        </w:rPr>
      </w:pPr>
    </w:p>
    <w:p w14:paraId="5E5A1DB8" w14:textId="42330C03" w:rsidR="00B227BD" w:rsidRDefault="00B227BD" w:rsidP="00B227BD">
      <w:pPr>
        <w:rPr>
          <w:ins w:id="1136" w:author="Martina Nolletti" w:date="2021-02-07T11:30:00Z"/>
          <w:rFonts w:ascii="Calibri" w:hAnsi="Calibri" w:cs="Calibri"/>
          <w:b/>
          <w:bCs/>
          <w:lang w:val="it-IT"/>
        </w:rPr>
      </w:pPr>
    </w:p>
    <w:p w14:paraId="3B60A5B5" w14:textId="05C1E9B3" w:rsidR="00B227BD" w:rsidRDefault="00B227BD" w:rsidP="00B227BD">
      <w:pPr>
        <w:rPr>
          <w:ins w:id="1137" w:author="Martina Nolletti" w:date="2021-02-07T11:30:00Z"/>
          <w:rFonts w:ascii="Calibri" w:hAnsi="Calibri" w:cs="Calibri"/>
          <w:b/>
          <w:bCs/>
          <w:lang w:val="it-IT"/>
        </w:rPr>
      </w:pPr>
    </w:p>
    <w:p w14:paraId="7B2F1C70" w14:textId="5962FF87" w:rsidR="00B227BD" w:rsidRDefault="00B227BD" w:rsidP="00B227BD">
      <w:pPr>
        <w:rPr>
          <w:ins w:id="1138" w:author="Martina Nolletti" w:date="2021-02-07T11:30:00Z"/>
          <w:rFonts w:ascii="Calibri" w:hAnsi="Calibri" w:cs="Calibri"/>
          <w:b/>
          <w:bCs/>
          <w:lang w:val="it-IT"/>
        </w:rPr>
      </w:pPr>
    </w:p>
    <w:p w14:paraId="45F1CE36" w14:textId="6880C43B" w:rsidR="00B227BD" w:rsidRDefault="00B227BD" w:rsidP="00B227BD">
      <w:pPr>
        <w:rPr>
          <w:ins w:id="1139" w:author="Martina Nolletti" w:date="2021-02-07T11:30:00Z"/>
          <w:rFonts w:ascii="Calibri" w:hAnsi="Calibri" w:cs="Calibri"/>
          <w:b/>
          <w:bCs/>
          <w:lang w:val="it-IT"/>
        </w:rPr>
      </w:pPr>
    </w:p>
    <w:p w14:paraId="2EF50ABD" w14:textId="09A9BF71" w:rsidR="00B227BD" w:rsidRDefault="00B227BD" w:rsidP="00B227BD">
      <w:pPr>
        <w:rPr>
          <w:ins w:id="1140" w:author="Martina Nolletti" w:date="2021-02-07T11:30:00Z"/>
          <w:rFonts w:ascii="Calibri" w:hAnsi="Calibri" w:cs="Calibri"/>
          <w:b/>
          <w:bCs/>
          <w:lang w:val="it-IT"/>
        </w:rPr>
      </w:pPr>
    </w:p>
    <w:p w14:paraId="5022102A" w14:textId="45D30B5A" w:rsidR="00B227BD" w:rsidRDefault="00B227BD" w:rsidP="00B227BD">
      <w:pPr>
        <w:rPr>
          <w:ins w:id="1141" w:author="Martina Nolletti" w:date="2021-02-07T11:30:00Z"/>
          <w:rFonts w:ascii="Calibri" w:hAnsi="Calibri" w:cs="Calibri"/>
          <w:b/>
          <w:bCs/>
          <w:lang w:val="it-IT"/>
        </w:rPr>
      </w:pPr>
    </w:p>
    <w:p w14:paraId="5C48D85C" w14:textId="77777777" w:rsidR="00B227BD" w:rsidRDefault="00B227BD">
      <w:pPr>
        <w:rPr>
          <w:ins w:id="1142" w:author="Martina Nolletti" w:date="2021-02-07T11:30:00Z"/>
          <w:rFonts w:ascii="Calibri" w:hAnsi="Calibri" w:cs="Calibri"/>
          <w:b/>
          <w:bCs/>
          <w:lang w:val="it-IT"/>
        </w:rPr>
        <w:pPrChange w:id="1143" w:author="Martina Nolletti" w:date="2021-02-07T11:30:00Z">
          <w:pPr>
            <w:numPr>
              <w:numId w:val="33"/>
            </w:numPr>
            <w:ind w:left="720" w:hanging="360"/>
          </w:pPr>
        </w:pPrChange>
      </w:pPr>
    </w:p>
    <w:p w14:paraId="0D90D2E2" w14:textId="7C2073B0" w:rsidR="001735AD" w:rsidRPr="001735AD" w:rsidRDefault="001735AD" w:rsidP="001735AD">
      <w:pPr>
        <w:numPr>
          <w:ilvl w:val="0"/>
          <w:numId w:val="33"/>
        </w:numPr>
        <w:rPr>
          <w:rFonts w:ascii="Calibri" w:hAnsi="Calibri" w:cs="Calibri"/>
          <w:b/>
          <w:bCs/>
          <w:lang w:val="it-IT"/>
        </w:rPr>
      </w:pPr>
      <w:r w:rsidRPr="001735AD">
        <w:rPr>
          <w:rFonts w:ascii="Calibri" w:hAnsi="Calibri" w:cs="Calibri"/>
          <w:b/>
          <w:bCs/>
          <w:lang w:val="it-IT"/>
        </w:rPr>
        <w:lastRenderedPageBreak/>
        <w:t>SD9: Pubblicazione Risultati e Report</w:t>
      </w:r>
    </w:p>
    <w:p w14:paraId="07F6D656" w14:textId="77777777" w:rsidR="001735AD" w:rsidRPr="001735AD" w:rsidRDefault="001735AD" w:rsidP="001735AD">
      <w:pPr>
        <w:rPr>
          <w:rFonts w:ascii="Calibri" w:hAnsi="Calibri" w:cs="Calibri"/>
          <w:lang w:val="it-IT"/>
        </w:rPr>
      </w:pPr>
      <w:r w:rsidRPr="001735AD">
        <w:rPr>
          <w:rFonts w:ascii="Calibri" w:hAnsi="Calibri" w:cs="Calibri"/>
          <w:lang w:val="it-IT"/>
        </w:rPr>
        <w:t>Al termine delle elezioni, dopo aver caricato nel Sistema i voti delle votazioni in presenza e delle votazioni online (</w:t>
      </w:r>
      <w:r w:rsidRPr="001735AD">
        <w:rPr>
          <w:rFonts w:ascii="Calibri" w:hAnsi="Calibri" w:cs="Calibri"/>
          <w:b/>
          <w:bCs/>
          <w:lang w:val="it-IT"/>
        </w:rPr>
        <w:t>REF Caricamento Risultati Voti Presenza</w:t>
      </w:r>
      <w:r w:rsidRPr="001735AD">
        <w:rPr>
          <w:rFonts w:ascii="Calibri" w:hAnsi="Calibri" w:cs="Calibri"/>
          <w:lang w:val="it-IT"/>
        </w:rPr>
        <w:t xml:space="preserve">, </w:t>
      </w:r>
      <w:r w:rsidRPr="001735AD">
        <w:rPr>
          <w:rFonts w:ascii="Calibri" w:hAnsi="Calibri" w:cs="Calibri"/>
          <w:b/>
          <w:bCs/>
          <w:lang w:val="it-IT" w:eastAsia="it-IT"/>
        </w:rPr>
        <w:t>REF Votazione Online</w:t>
      </w:r>
      <w:r w:rsidRPr="001735AD">
        <w:rPr>
          <w:rFonts w:ascii="Calibri" w:hAnsi="Calibri" w:cs="Calibri"/>
          <w:lang w:val="it-IT"/>
        </w:rPr>
        <w:t xml:space="preserve">), si sommano entrambi per avere i risultati finali delle votazioni. Il Sistema preleva i dati sulle votazioni dal Database, effettua il calcolo sommando voti in presenza e voti online e salva il tutto nel Database. </w:t>
      </w:r>
      <w:proofErr w:type="gramStart"/>
      <w:r w:rsidRPr="001735AD">
        <w:rPr>
          <w:rFonts w:ascii="Calibri" w:hAnsi="Calibri" w:cs="Calibri"/>
          <w:lang w:val="it-IT"/>
        </w:rPr>
        <w:t>In seguito</w:t>
      </w:r>
      <w:proofErr w:type="gramEnd"/>
      <w:r w:rsidRPr="001735AD">
        <w:rPr>
          <w:rFonts w:ascii="Calibri" w:hAnsi="Calibri" w:cs="Calibri"/>
          <w:lang w:val="it-IT"/>
        </w:rPr>
        <w:t xml:space="preserve"> ci saranno due metodi per procedere alla creazione dei report, attraverso l’operatore </w:t>
      </w:r>
      <w:r w:rsidRPr="001735AD">
        <w:rPr>
          <w:rFonts w:ascii="Calibri" w:hAnsi="Calibri" w:cs="Calibri"/>
          <w:b/>
          <w:bCs/>
          <w:lang w:val="it-IT"/>
        </w:rPr>
        <w:t>ALT</w:t>
      </w:r>
      <w:r w:rsidRPr="001735AD">
        <w:rPr>
          <w:rFonts w:ascii="Calibri" w:hAnsi="Calibri" w:cs="Calibri"/>
          <w:lang w:val="it-IT"/>
        </w:rPr>
        <w:t>:</w:t>
      </w:r>
    </w:p>
    <w:p w14:paraId="238962FE" w14:textId="77777777" w:rsidR="001735AD" w:rsidRPr="001735AD" w:rsidRDefault="001735AD" w:rsidP="001735AD">
      <w:pPr>
        <w:numPr>
          <w:ilvl w:val="0"/>
          <w:numId w:val="72"/>
        </w:numPr>
        <w:rPr>
          <w:rFonts w:ascii="Calibri" w:hAnsi="Calibri" w:cs="Calibri"/>
          <w:lang w:val="it-IT"/>
        </w:rPr>
      </w:pPr>
      <w:r w:rsidRPr="001735AD">
        <w:rPr>
          <w:rFonts w:ascii="Calibri" w:hAnsi="Calibri" w:cs="Calibri"/>
          <w:lang w:val="it-IT"/>
        </w:rPr>
        <w:t xml:space="preserve">Si creano automaticamente, attraverso l’utilizzo dello Scanner che preleva il calcolo precedentemente registrato nel Database, i report dei risultati e le statistiche relative agli orari più affollati, i giorni delle votazioni. Successivamente lo scanner invierà tutti i file all’interno del Sistema. </w:t>
      </w:r>
    </w:p>
    <w:p w14:paraId="68A77FE0" w14:textId="128D5117" w:rsidR="001735AD" w:rsidRPr="001735AD" w:rsidRDefault="001735AD" w:rsidP="001735AD">
      <w:pPr>
        <w:numPr>
          <w:ilvl w:val="0"/>
          <w:numId w:val="72"/>
        </w:numPr>
        <w:rPr>
          <w:rFonts w:ascii="Calibri" w:hAnsi="Calibri" w:cs="Calibri"/>
          <w:lang w:val="it-IT" w:eastAsia="en-GB"/>
        </w:rPr>
      </w:pPr>
      <w:r w:rsidRPr="001735AD">
        <w:rPr>
          <w:rFonts w:ascii="Calibri" w:hAnsi="Calibri" w:cs="Calibri"/>
          <w:lang w:val="it-IT" w:eastAsia="en-GB"/>
        </w:rPr>
        <w:t xml:space="preserve">L’Amministratore </w:t>
      </w:r>
      <w:r w:rsidR="00711CE0" w:rsidRPr="001735AD">
        <w:rPr>
          <w:rFonts w:ascii="Calibri" w:hAnsi="Calibri" w:cs="Calibri"/>
          <w:lang w:val="it-IT" w:eastAsia="en-GB"/>
        </w:rPr>
        <w:t>di segreteria</w:t>
      </w:r>
      <w:r w:rsidRPr="001735AD">
        <w:rPr>
          <w:rFonts w:ascii="Calibri" w:hAnsi="Calibri" w:cs="Calibri"/>
          <w:lang w:val="it-IT" w:eastAsia="en-GB"/>
        </w:rPr>
        <w:t xml:space="preserve"> crea i file relativi ai report dei risultati delle votazioni e alle statistiche che verranno successivamente inseriti all’interno della dashboard. </w:t>
      </w:r>
      <w:r w:rsidRPr="001735AD">
        <w:rPr>
          <w:rFonts w:ascii="Calibri" w:hAnsi="Calibri" w:cs="Calibri"/>
          <w:lang w:val="it-IT"/>
        </w:rPr>
        <w:t>Dopo aver effettuato l’accesso al Sistema con le proprie credenziali, opportunatamente verificate nel Database, l’Amministratore si collegherà nella pagina dell’Evento ed infine creerà report e statistiche, prelevando il calcolo dal Database, e le invierà al Sistema.</w:t>
      </w:r>
    </w:p>
    <w:p w14:paraId="7CE1B583" w14:textId="77777777" w:rsidR="001735AD" w:rsidRPr="001735AD" w:rsidRDefault="001735AD" w:rsidP="001735AD">
      <w:pPr>
        <w:rPr>
          <w:rFonts w:ascii="Calibri" w:hAnsi="Calibri" w:cs="Calibri"/>
          <w:lang w:val="it-IT"/>
        </w:rPr>
      </w:pPr>
      <w:r w:rsidRPr="001735AD">
        <w:rPr>
          <w:rFonts w:ascii="Calibri" w:hAnsi="Calibri" w:cs="Calibri"/>
          <w:lang w:val="it-IT" w:eastAsia="en-GB"/>
        </w:rPr>
        <w:t xml:space="preserve">Il Sistema salverà tutti i file all’interno del Database e li pubblicherà. </w:t>
      </w:r>
      <w:proofErr w:type="gramStart"/>
      <w:r w:rsidRPr="001735AD">
        <w:rPr>
          <w:rFonts w:ascii="Calibri" w:hAnsi="Calibri" w:cs="Calibri"/>
          <w:lang w:val="it-IT" w:eastAsia="en-GB"/>
        </w:rPr>
        <w:t>Infine</w:t>
      </w:r>
      <w:proofErr w:type="gramEnd"/>
      <w:r w:rsidRPr="001735AD">
        <w:rPr>
          <w:rFonts w:ascii="Calibri" w:hAnsi="Calibri" w:cs="Calibri"/>
          <w:lang w:val="it-IT" w:eastAsia="en-GB"/>
        </w:rPr>
        <w:t xml:space="preserve"> invierà una notifica all’elettore, il quale accederà all’intero della propria dashboard attraverso le sue credenziali, e consulterà i report.</w:t>
      </w:r>
    </w:p>
    <w:p w14:paraId="79FD51C8" w14:textId="77777777" w:rsidR="001735AD" w:rsidRPr="001735AD" w:rsidRDefault="001735AD" w:rsidP="001735AD">
      <w:pPr>
        <w:rPr>
          <w:rFonts w:ascii="Calibri" w:hAnsi="Calibri" w:cs="Calibri"/>
          <w:b/>
          <w:bCs/>
          <w:u w:val="single"/>
          <w:lang w:val="it-IT"/>
        </w:rPr>
      </w:pPr>
      <w:r w:rsidRPr="001735AD">
        <w:rPr>
          <w:rFonts w:ascii="Calibri" w:hAnsi="Calibri" w:cs="Calibri"/>
          <w:u w:val="single"/>
          <w:lang w:val="it-IT" w:eastAsia="it-IT"/>
        </w:rPr>
        <w:t xml:space="preserve">Requisito preso in considerazione: </w:t>
      </w:r>
      <w:r w:rsidRPr="001735AD">
        <w:rPr>
          <w:rFonts w:ascii="Calibri" w:hAnsi="Calibri" w:cs="Calibri"/>
          <w:b/>
          <w:bCs/>
          <w:u w:val="single"/>
          <w:lang w:val="it-IT"/>
        </w:rPr>
        <w:t>RF9: Report votazioni e statistiche orari più affollati.</w:t>
      </w:r>
    </w:p>
    <w:p w14:paraId="063754C7" w14:textId="21866518" w:rsidR="001735AD" w:rsidRDefault="001735AD" w:rsidP="001735AD">
      <w:pPr>
        <w:rPr>
          <w:ins w:id="1144" w:author="Martina Nolletti" w:date="2021-02-07T11:28:00Z"/>
          <w:rFonts w:ascii="Calibri" w:hAnsi="Calibri" w:cs="Calibri"/>
          <w:b/>
          <w:bCs/>
          <w:i/>
          <w:iCs/>
          <w:u w:val="single"/>
          <w:lang w:val="it-IT"/>
        </w:rPr>
      </w:pPr>
      <w:r w:rsidRPr="001735AD">
        <w:rPr>
          <w:rFonts w:ascii="Calibri" w:hAnsi="Calibri" w:cs="Calibri"/>
          <w:u w:val="single"/>
          <w:lang w:val="it-IT" w:eastAsia="it-IT"/>
        </w:rPr>
        <w:t xml:space="preserve">Componente preso in considerazione: </w:t>
      </w:r>
      <w:r w:rsidRPr="001735AD">
        <w:rPr>
          <w:rFonts w:ascii="Calibri" w:hAnsi="Calibri" w:cs="Calibri"/>
          <w:b/>
          <w:bCs/>
          <w:u w:val="single"/>
          <w:lang w:val="it-IT"/>
        </w:rPr>
        <w:t>Comp2: Sistema</w:t>
      </w:r>
      <w:ins w:id="1145" w:author="Martina Nolletti" w:date="2021-02-07T11:31:00Z">
        <w:r w:rsidR="00B0126A" w:rsidRPr="00B0126A">
          <w:rPr>
            <w:rFonts w:ascii="Calibri" w:hAnsi="Calibri" w:cs="Calibri"/>
            <w:b/>
            <w:bCs/>
            <w:u w:val="single"/>
            <w:lang w:val="it-IT"/>
            <w:rPrChange w:id="1146" w:author="Martina Nolletti" w:date="2021-02-07T11:31:00Z">
              <w:rPr>
                <w:rFonts w:ascii="Calibri" w:hAnsi="Calibri" w:cs="Calibri"/>
                <w:b/>
                <w:bCs/>
                <w:i/>
                <w:iCs/>
                <w:u w:val="single"/>
                <w:lang w:val="it-IT"/>
              </w:rPr>
            </w:rPrChange>
          </w:rPr>
          <w:t xml:space="preserve"> (Component </w:t>
        </w:r>
        <w:proofErr w:type="spellStart"/>
        <w:r w:rsidR="00B0126A" w:rsidRPr="00B0126A">
          <w:rPr>
            <w:rFonts w:ascii="Calibri" w:hAnsi="Calibri" w:cs="Calibri"/>
            <w:b/>
            <w:bCs/>
            <w:u w:val="single"/>
            <w:lang w:val="it-IT"/>
            <w:rPrChange w:id="1147" w:author="Martina Nolletti" w:date="2021-02-07T11:31:00Z">
              <w:rPr>
                <w:rFonts w:ascii="Calibri" w:hAnsi="Calibri" w:cs="Calibri"/>
                <w:b/>
                <w:bCs/>
                <w:i/>
                <w:iCs/>
                <w:u w:val="single"/>
                <w:lang w:val="it-IT"/>
              </w:rPr>
            </w:rPrChange>
          </w:rPr>
          <w:t>Diagram</w:t>
        </w:r>
        <w:proofErr w:type="spellEnd"/>
        <w:r w:rsidR="00B0126A" w:rsidRPr="00B0126A">
          <w:rPr>
            <w:rFonts w:ascii="Calibri" w:hAnsi="Calibri" w:cs="Calibri"/>
            <w:b/>
            <w:bCs/>
            <w:u w:val="single"/>
            <w:lang w:val="it-IT"/>
            <w:rPrChange w:id="1148" w:author="Martina Nolletti" w:date="2021-02-07T11:31:00Z">
              <w:rPr>
                <w:rFonts w:ascii="Calibri" w:hAnsi="Calibri" w:cs="Calibri"/>
                <w:b/>
                <w:bCs/>
                <w:i/>
                <w:iCs/>
                <w:u w:val="single"/>
                <w:lang w:val="it-IT"/>
              </w:rPr>
            </w:rPrChange>
          </w:rPr>
          <w:t>).</w:t>
        </w:r>
      </w:ins>
      <w:del w:id="1149" w:author="Martina Nolletti" w:date="2021-02-07T11:31:00Z">
        <w:r w:rsidRPr="001735AD" w:rsidDel="00B0126A">
          <w:rPr>
            <w:rFonts w:ascii="Calibri" w:hAnsi="Calibri" w:cs="Calibri"/>
            <w:b/>
            <w:bCs/>
            <w:i/>
            <w:iCs/>
            <w:u w:val="single"/>
            <w:lang w:val="it-IT"/>
          </w:rPr>
          <w:delText>.</w:delText>
        </w:r>
      </w:del>
    </w:p>
    <w:p w14:paraId="56139F1E" w14:textId="743DEA5F" w:rsidR="00D44D90" w:rsidRPr="00D44D90" w:rsidRDefault="00D44D90" w:rsidP="001735AD">
      <w:pPr>
        <w:rPr>
          <w:rFonts w:ascii="Calibri" w:hAnsi="Calibri" w:cs="Calibri"/>
          <w:b/>
          <w:bCs/>
          <w:i/>
          <w:iCs/>
          <w:lang w:val="it-IT"/>
          <w:rPrChange w:id="1150" w:author="Martina Nolletti" w:date="2021-02-07T11:28:00Z">
            <w:rPr>
              <w:rFonts w:ascii="Calibri" w:hAnsi="Calibri" w:cs="Calibri"/>
              <w:b/>
              <w:bCs/>
              <w:i/>
              <w:iCs/>
              <w:u w:val="single"/>
              <w:lang w:val="it-IT"/>
            </w:rPr>
          </w:rPrChange>
        </w:rPr>
      </w:pPr>
      <w:ins w:id="1151" w:author="Martina Nolletti" w:date="2021-02-07T11:28:00Z">
        <w:r w:rsidRPr="00922D9A">
          <w:rPr>
            <w:rFonts w:ascii="Calibri" w:hAnsi="Calibri" w:cs="Calibri"/>
            <w:u w:val="single"/>
            <w:lang w:val="it-IT" w:eastAsia="it-IT"/>
          </w:rPr>
          <w:t>Scenario preso in considerazione:</w:t>
        </w:r>
        <w:r>
          <w:rPr>
            <w:rFonts w:ascii="Calibri" w:hAnsi="Calibri" w:cs="Calibri"/>
            <w:u w:val="single"/>
            <w:lang w:val="it-IT" w:eastAsia="it-IT"/>
          </w:rPr>
          <w:t xml:space="preserve"> </w:t>
        </w:r>
        <w:r w:rsidRPr="00D44D90">
          <w:rPr>
            <w:rFonts w:ascii="Calibri" w:hAnsi="Calibri" w:cs="Calibri"/>
            <w:b/>
            <w:bCs/>
            <w:u w:val="single"/>
            <w:lang w:val="it-IT"/>
            <w:rPrChange w:id="1152" w:author="Martina Nolletti" w:date="2021-02-07T11:28:00Z">
              <w:rPr>
                <w:rFonts w:ascii="Calibri" w:hAnsi="Calibri" w:cs="Calibri"/>
                <w:b/>
                <w:bCs/>
                <w:color w:val="000000"/>
                <w:spacing w:val="5"/>
                <w:kern w:val="28"/>
                <w:sz w:val="22"/>
                <w:szCs w:val="22"/>
                <w:lang w:val="it-IT"/>
              </w:rPr>
            </w:rPrChange>
          </w:rPr>
          <w:t>SC9: Pubblicazione dei report e dei risultati definitivi</w:t>
        </w:r>
        <w:r>
          <w:rPr>
            <w:rFonts w:ascii="Calibri" w:hAnsi="Calibri" w:cs="Calibri"/>
            <w:b/>
            <w:bCs/>
            <w:u w:val="single"/>
            <w:lang w:val="it-IT"/>
          </w:rPr>
          <w:t>.</w:t>
        </w:r>
      </w:ins>
    </w:p>
    <w:p w14:paraId="13BC1828" w14:textId="77777777" w:rsidR="001735AD" w:rsidRPr="001735AD" w:rsidRDefault="001735AD" w:rsidP="001735AD">
      <w:pPr>
        <w:rPr>
          <w:rFonts w:ascii="Calibri" w:hAnsi="Calibri" w:cs="Calibri"/>
          <w:lang w:val="it-IT" w:eastAsia="en-GB"/>
        </w:rPr>
      </w:pPr>
    </w:p>
    <w:p w14:paraId="3098C727" w14:textId="06CCDF91" w:rsidR="007E18A0" w:rsidRPr="001735AD" w:rsidRDefault="00F11C3A" w:rsidP="00A86DA0">
      <w:pPr>
        <w:ind w:left="-1701" w:right="-1701"/>
        <w:jc w:val="center"/>
        <w:rPr>
          <w:rFonts w:ascii="Calibri" w:hAnsi="Calibri" w:cs="Calibri"/>
          <w:lang w:val="it-IT" w:eastAsia="en-GB"/>
        </w:rPr>
      </w:pPr>
      <w:del w:id="1153" w:author="Martina Nolletti" w:date="2021-02-08T14:30:00Z">
        <w:r>
          <w:rPr>
            <w:rFonts w:ascii="Calibri" w:hAnsi="Calibri" w:cs="Calibri"/>
            <w:lang w:val="it-IT" w:eastAsia="en-GB"/>
          </w:rPr>
          <w:lastRenderedPageBreak/>
          <w:pict w14:anchorId="5B521B56">
            <v:shape id="_x0000_i1044" type="#_x0000_t75" style="width:551.15pt;height:635.6pt">
              <v:imagedata r:id="rId37" o:title="Pubblicazione Risultati e Report"/>
            </v:shape>
          </w:pict>
        </w:r>
      </w:del>
      <w:ins w:id="1154" w:author="Martina Nolletti" w:date="2021-02-08T14:30:00Z">
        <w:r>
          <w:rPr>
            <w:rFonts w:ascii="Calibri" w:hAnsi="Calibri" w:cs="Calibri"/>
            <w:lang w:val="it-IT" w:eastAsia="en-GB"/>
          </w:rPr>
          <w:pict w14:anchorId="4E41EF1D">
            <v:shape id="_x0000_i1045" type="#_x0000_t75" style="width:578.5pt;height:676.55pt">
              <v:imagedata r:id="rId38" o:title="Pubblicazione Risultati e Report"/>
            </v:shape>
          </w:pict>
        </w:r>
      </w:ins>
    </w:p>
    <w:p w14:paraId="75A051DC" w14:textId="77777777" w:rsidR="007E18A0" w:rsidRPr="00070832" w:rsidRDefault="007E18A0">
      <w:pPr>
        <w:pStyle w:val="Titolo"/>
        <w:outlineLvl w:val="0"/>
        <w:rPr>
          <w:noProof/>
          <w:lang w:val="it-IT"/>
        </w:rPr>
        <w:pPrChange w:id="1155" w:author="Marco Chiavaroli" w:date="2021-02-10T19:22:00Z">
          <w:pPr>
            <w:pStyle w:val="Titolo"/>
          </w:pPr>
        </w:pPrChange>
      </w:pPr>
      <w:bookmarkStart w:id="1156" w:name="_Toc63878163"/>
      <w:r w:rsidRPr="00070832">
        <w:rPr>
          <w:noProof/>
          <w:lang w:val="it-IT"/>
        </w:rPr>
        <w:lastRenderedPageBreak/>
        <w:t>D. Dati e loro modellazione</w:t>
      </w:r>
      <w:bookmarkEnd w:id="1156"/>
      <w:del w:id="1157" w:author="Martina Nolletti" w:date="2021-02-08T16:14:00Z">
        <w:r w:rsidRPr="00070832" w:rsidDel="002128ED">
          <w:rPr>
            <w:noProof/>
            <w:lang w:val="it-IT"/>
          </w:rPr>
          <w:delText xml:space="preserve">  </w:delText>
        </w:r>
      </w:del>
    </w:p>
    <w:p w14:paraId="22716461" w14:textId="7E5ADCA0" w:rsidR="007E18A0" w:rsidRPr="004F3123" w:rsidDel="002128ED" w:rsidRDefault="00F11C3A" w:rsidP="007E18A0">
      <w:pPr>
        <w:pStyle w:val="Titolo"/>
        <w:spacing w:line="276" w:lineRule="auto"/>
        <w:rPr>
          <w:del w:id="1158" w:author="Martina Nolletti" w:date="2021-02-08T16:14:00Z"/>
          <w:rFonts w:ascii="Arial" w:hAnsi="Arial" w:cs="Arial"/>
          <w:i/>
          <w:iCs/>
          <w:color w:val="FF0000"/>
          <w:sz w:val="22"/>
          <w:szCs w:val="24"/>
          <w:lang w:val="it-IT"/>
          <w:rPrChange w:id="1159" w:author="Martina Nolletti" w:date="2021-02-07T21:44:00Z">
            <w:rPr>
              <w:del w:id="1160" w:author="Martina Nolletti" w:date="2021-02-08T16:14:00Z"/>
              <w:rFonts w:ascii="Arial" w:hAnsi="Arial" w:cs="Arial"/>
              <w:i/>
              <w:iCs/>
              <w:color w:val="595959"/>
              <w:sz w:val="22"/>
              <w:szCs w:val="24"/>
              <w:lang w:val="it-IT"/>
            </w:rPr>
          </w:rPrChange>
        </w:rPr>
      </w:pPr>
      <w:ins w:id="1161" w:author="Martina Nolletti" w:date="2021-02-08T22:40:00Z">
        <w:r>
          <w:rPr>
            <w:rFonts w:ascii="Arial" w:hAnsi="Arial" w:cs="Arial"/>
            <w:i/>
            <w:iCs/>
            <w:color w:val="FF0000"/>
            <w:lang w:val="it-IT"/>
          </w:rPr>
          <w:pict w14:anchorId="24CA5F94">
            <v:shape id="_x0000_i1046" type="#_x0000_t75" style="width:602.05pt;height:583.45pt">
              <v:imagedata r:id="rId39" o:title="er_definitivo"/>
            </v:shape>
          </w:pict>
        </w:r>
      </w:ins>
      <w:del w:id="1162" w:author="Martina Nolletti" w:date="2021-02-08T16:11:00Z">
        <w:r w:rsidR="007E18A0" w:rsidRPr="004F3123" w:rsidDel="00555F20">
          <w:rPr>
            <w:rFonts w:ascii="Arial" w:hAnsi="Arial" w:cs="Arial"/>
            <w:i/>
            <w:iCs/>
            <w:color w:val="FF0000"/>
            <w:sz w:val="22"/>
            <w:lang w:val="it-IT"/>
            <w:rPrChange w:id="1163" w:author="Martina Nolletti" w:date="2021-02-07T21:44:00Z">
              <w:rPr>
                <w:rFonts w:ascii="Arial" w:hAnsi="Arial" w:cs="Arial"/>
                <w:i/>
                <w:iCs/>
                <w:color w:val="595959"/>
                <w:sz w:val="22"/>
                <w:lang w:val="it-IT"/>
              </w:rPr>
            </w:rPrChange>
          </w:rPr>
          <w:delText xml:space="preserve">Definite le sorgenti di dati a voi necessarie per realizzare I servizi di cui sopra. </w:delText>
        </w:r>
        <w:r w:rsidR="00711CE0" w:rsidRPr="004F3123" w:rsidDel="00555F20">
          <w:rPr>
            <w:rFonts w:ascii="Arial" w:hAnsi="Arial" w:cs="Arial"/>
            <w:i/>
            <w:iCs/>
            <w:color w:val="FF0000"/>
            <w:sz w:val="22"/>
            <w:lang w:val="it-IT"/>
            <w:rPrChange w:id="1164" w:author="Martina Nolletti" w:date="2021-02-07T21:44:00Z">
              <w:rPr>
                <w:rFonts w:ascii="Arial" w:hAnsi="Arial" w:cs="Arial"/>
                <w:i/>
                <w:iCs/>
                <w:color w:val="595959"/>
                <w:sz w:val="22"/>
                <w:lang w:val="it-IT"/>
              </w:rPr>
            </w:rPrChange>
          </w:rPr>
          <w:delText>Modellate</w:delText>
        </w:r>
        <w:r w:rsidR="007E18A0" w:rsidRPr="004F3123" w:rsidDel="00555F20">
          <w:rPr>
            <w:rFonts w:ascii="Arial" w:hAnsi="Arial" w:cs="Arial"/>
            <w:i/>
            <w:iCs/>
            <w:color w:val="FF0000"/>
            <w:sz w:val="22"/>
            <w:lang w:val="it-IT"/>
            <w:rPrChange w:id="1165" w:author="Martina Nolletti" w:date="2021-02-07T21:44:00Z">
              <w:rPr>
                <w:rFonts w:ascii="Arial" w:hAnsi="Arial" w:cs="Arial"/>
                <w:i/>
                <w:iCs/>
                <w:color w:val="595959"/>
                <w:sz w:val="22"/>
                <w:lang w:val="it-IT"/>
              </w:rPr>
            </w:rPrChange>
          </w:rPr>
          <w:delText xml:space="preserve"> tali dati tramite un ER o similari. </w:delText>
        </w:r>
      </w:del>
      <w:del w:id="1166" w:author="Martina Nolletti" w:date="2021-02-08T16:14:00Z">
        <w:r w:rsidR="007E18A0" w:rsidRPr="004F3123" w:rsidDel="002128ED">
          <w:rPr>
            <w:rFonts w:ascii="Arial" w:hAnsi="Arial" w:cs="Arial"/>
            <w:i/>
            <w:iCs/>
            <w:color w:val="FF0000"/>
            <w:sz w:val="22"/>
            <w:lang w:val="it-IT"/>
            <w:rPrChange w:id="1167" w:author="Martina Nolletti" w:date="2021-02-07T21:44:00Z">
              <w:rPr>
                <w:rFonts w:ascii="Arial" w:hAnsi="Arial" w:cs="Arial"/>
                <w:i/>
                <w:iCs/>
                <w:color w:val="595959"/>
                <w:sz w:val="22"/>
                <w:lang w:val="it-IT"/>
              </w:rPr>
            </w:rPrChange>
          </w:rPr>
          <w:delText xml:space="preserve">Specificate se e quali di tali dati sono </w:delText>
        </w:r>
        <w:r w:rsidR="00711CE0" w:rsidRPr="004F3123" w:rsidDel="002128ED">
          <w:rPr>
            <w:rFonts w:ascii="Arial" w:hAnsi="Arial" w:cs="Arial"/>
            <w:i/>
            <w:iCs/>
            <w:color w:val="FF0000"/>
            <w:sz w:val="22"/>
            <w:lang w:val="it-IT"/>
            <w:rPrChange w:id="1168" w:author="Martina Nolletti" w:date="2021-02-07T21:44:00Z">
              <w:rPr>
                <w:rFonts w:ascii="Arial" w:hAnsi="Arial" w:cs="Arial"/>
                <w:i/>
                <w:iCs/>
                <w:color w:val="595959"/>
                <w:sz w:val="22"/>
                <w:lang w:val="it-IT"/>
              </w:rPr>
            </w:rPrChange>
          </w:rPr>
          <w:delText>già</w:delText>
        </w:r>
        <w:r w:rsidR="007E18A0" w:rsidRPr="004F3123" w:rsidDel="002128ED">
          <w:rPr>
            <w:rFonts w:ascii="Arial" w:hAnsi="Arial" w:cs="Arial"/>
            <w:i/>
            <w:iCs/>
            <w:color w:val="FF0000"/>
            <w:sz w:val="22"/>
            <w:lang w:val="it-IT"/>
            <w:rPrChange w:id="1169" w:author="Martina Nolletti" w:date="2021-02-07T21:44:00Z">
              <w:rPr>
                <w:rFonts w:ascii="Arial" w:hAnsi="Arial" w:cs="Arial"/>
                <w:i/>
                <w:iCs/>
                <w:color w:val="595959"/>
                <w:sz w:val="22"/>
                <w:lang w:val="it-IT"/>
              </w:rPr>
            </w:rPrChange>
          </w:rPr>
          <w:delText xml:space="preserve"> forniti da applicativi esistenti</w:delText>
        </w:r>
      </w:del>
      <w:del w:id="1170" w:author="Martina Nolletti" w:date="2021-02-08T16:11:00Z">
        <w:r w:rsidR="007E18A0" w:rsidRPr="004F3123" w:rsidDel="00555F20">
          <w:rPr>
            <w:rFonts w:ascii="Arial" w:hAnsi="Arial" w:cs="Arial"/>
            <w:i/>
            <w:iCs/>
            <w:color w:val="FF0000"/>
            <w:sz w:val="22"/>
            <w:lang w:val="it-IT"/>
            <w:rPrChange w:id="1171" w:author="Martina Nolletti" w:date="2021-02-07T21:44:00Z">
              <w:rPr>
                <w:rFonts w:ascii="Arial" w:hAnsi="Arial" w:cs="Arial"/>
                <w:i/>
                <w:iCs/>
                <w:color w:val="595959"/>
                <w:sz w:val="22"/>
                <w:lang w:val="it-IT"/>
              </w:rPr>
            </w:rPrChange>
          </w:rPr>
          <w:delText xml:space="preserve">. </w:delText>
        </w:r>
      </w:del>
      <w:del w:id="1172" w:author="Martina Nolletti" w:date="2021-02-08T16:14:00Z">
        <w:r w:rsidR="007E18A0" w:rsidRPr="004F3123" w:rsidDel="002128ED">
          <w:rPr>
            <w:rFonts w:ascii="Arial" w:hAnsi="Arial" w:cs="Arial"/>
            <w:i/>
            <w:iCs/>
            <w:color w:val="FF0000"/>
            <w:sz w:val="22"/>
            <w:lang w:val="it-IT"/>
            <w:rPrChange w:id="1173" w:author="Martina Nolletti" w:date="2021-02-07T21:44:00Z">
              <w:rPr>
                <w:rFonts w:ascii="Arial" w:hAnsi="Arial" w:cs="Arial"/>
                <w:i/>
                <w:iCs/>
                <w:color w:val="595959"/>
                <w:sz w:val="22"/>
                <w:lang w:val="it-IT"/>
              </w:rPr>
            </w:rPrChange>
          </w:rPr>
          <w:delText xml:space="preserve"> </w:delText>
        </w:r>
      </w:del>
    </w:p>
    <w:p w14:paraId="73248FAA" w14:textId="0E33DCCF" w:rsidR="007E18A0" w:rsidRPr="00070832" w:rsidRDefault="007E18A0">
      <w:pPr>
        <w:pStyle w:val="Paragrafoelenco"/>
        <w:ind w:left="-1701"/>
        <w:rPr>
          <w:rFonts w:ascii="Cambria" w:hAnsi="Cambria"/>
          <w:sz w:val="24"/>
          <w:szCs w:val="24"/>
          <w:lang w:val="it-IT"/>
        </w:rPr>
        <w:pPrChange w:id="1174" w:author="Martina Nolletti" w:date="2021-01-27T17:04:00Z">
          <w:pPr>
            <w:pStyle w:val="Paragrafoelenco"/>
            <w:ind w:left="0"/>
          </w:pPr>
        </w:pPrChange>
      </w:pPr>
    </w:p>
    <w:p w14:paraId="5CA84FF6" w14:textId="7414D953" w:rsidR="007E18A0" w:rsidRPr="00A06314" w:rsidRDefault="00710FA2" w:rsidP="007E18A0">
      <w:pPr>
        <w:rPr>
          <w:ins w:id="1175" w:author="Martina Nolletti" w:date="2021-02-07T20:46:00Z"/>
          <w:rFonts w:ascii="Calibri" w:hAnsi="Calibri" w:cs="Calibri"/>
        </w:rPr>
      </w:pPr>
      <w:ins w:id="1176" w:author="Martina Nolletti" w:date="2021-02-07T20:46:00Z">
        <w:r w:rsidRPr="00A06314">
          <w:rPr>
            <w:rFonts w:ascii="Calibri" w:hAnsi="Calibri" w:cs="Calibri"/>
          </w:rPr>
          <w:lastRenderedPageBreak/>
          <w:t xml:space="preserve">Nel </w:t>
        </w:r>
        <w:proofErr w:type="spellStart"/>
        <w:r w:rsidRPr="00A06314">
          <w:rPr>
            <w:rFonts w:ascii="Calibri" w:hAnsi="Calibri" w:cs="Calibri"/>
          </w:rPr>
          <w:t>modello</w:t>
        </w:r>
        <w:proofErr w:type="spellEnd"/>
        <w:r w:rsidRPr="00A06314">
          <w:rPr>
            <w:rFonts w:ascii="Calibri" w:hAnsi="Calibri" w:cs="Calibri"/>
          </w:rPr>
          <w:t xml:space="preserve"> E-R </w:t>
        </w:r>
        <w:proofErr w:type="spellStart"/>
        <w:r w:rsidRPr="00A06314">
          <w:rPr>
            <w:rFonts w:ascii="Calibri" w:hAnsi="Calibri" w:cs="Calibri"/>
          </w:rPr>
          <w:t>sono</w:t>
        </w:r>
        <w:proofErr w:type="spellEnd"/>
        <w:r w:rsidRPr="00A06314">
          <w:rPr>
            <w:rFonts w:ascii="Calibri" w:hAnsi="Calibri" w:cs="Calibri"/>
          </w:rPr>
          <w:t xml:space="preserve"> state definite le </w:t>
        </w:r>
        <w:proofErr w:type="spellStart"/>
        <w:r w:rsidRPr="00A06314">
          <w:rPr>
            <w:rFonts w:ascii="Calibri" w:hAnsi="Calibri" w:cs="Calibri"/>
          </w:rPr>
          <w:t>seguenti</w:t>
        </w:r>
        <w:proofErr w:type="spellEnd"/>
        <w:r w:rsidRPr="00A06314">
          <w:rPr>
            <w:rFonts w:ascii="Calibri" w:hAnsi="Calibri" w:cs="Calibri"/>
          </w:rPr>
          <w:t xml:space="preserve"> </w:t>
        </w:r>
        <w:proofErr w:type="spellStart"/>
        <w:r w:rsidRPr="00A06314">
          <w:rPr>
            <w:rFonts w:ascii="Calibri" w:hAnsi="Calibri" w:cs="Calibri"/>
          </w:rPr>
          <w:t>tabelle</w:t>
        </w:r>
        <w:proofErr w:type="spellEnd"/>
        <w:r w:rsidRPr="00A06314">
          <w:rPr>
            <w:rFonts w:ascii="Calibri" w:hAnsi="Calibri" w:cs="Calibri"/>
          </w:rPr>
          <w:t>:</w:t>
        </w:r>
      </w:ins>
    </w:p>
    <w:p w14:paraId="7C34A71D" w14:textId="394DB52E" w:rsidR="00710FA2" w:rsidRPr="00A06314" w:rsidRDefault="00710FA2" w:rsidP="00710FA2">
      <w:pPr>
        <w:numPr>
          <w:ilvl w:val="0"/>
          <w:numId w:val="67"/>
        </w:numPr>
        <w:rPr>
          <w:ins w:id="1177" w:author="Martina Nolletti" w:date="2021-02-07T20:47:00Z"/>
          <w:rFonts w:ascii="Calibri" w:hAnsi="Calibri" w:cs="Calibri"/>
          <w:lang w:val="it-IT"/>
        </w:rPr>
      </w:pPr>
      <w:proofErr w:type="spellStart"/>
      <w:ins w:id="1178" w:author="Martina Nolletti" w:date="2021-02-07T20:47:00Z">
        <w:r w:rsidRPr="00A06314">
          <w:rPr>
            <w:b/>
            <w:bCs/>
          </w:rPr>
          <w:t>Utente</w:t>
        </w:r>
        <w:proofErr w:type="spellEnd"/>
        <w:r w:rsidRPr="00A06314">
          <w:rPr>
            <w:rFonts w:ascii="Calibri" w:hAnsi="Calibri" w:cs="Calibri"/>
            <w:lang w:val="it-IT"/>
          </w:rPr>
          <w:t>.</w:t>
        </w:r>
      </w:ins>
      <w:ins w:id="1179" w:author="Martina Nolletti" w:date="2021-02-07T20:48:00Z">
        <w:r w:rsidRPr="00A06314">
          <w:rPr>
            <w:rFonts w:ascii="Calibri" w:hAnsi="Calibri" w:cs="Calibri"/>
            <w:lang w:val="it-IT"/>
          </w:rPr>
          <w:t xml:space="preserve"> </w:t>
        </w:r>
      </w:ins>
      <w:ins w:id="1180" w:author="Martina Nolletti" w:date="2021-02-07T20:49:00Z">
        <w:r w:rsidRPr="00A06314">
          <w:rPr>
            <w:rFonts w:ascii="Calibri" w:hAnsi="Calibri" w:cs="Calibri"/>
            <w:lang w:val="it-IT"/>
          </w:rPr>
          <w:t>Questa tabella ingloba le tabelle di Elettore, Operatore di seggio e Amministratore, inserendo l’attributo “</w:t>
        </w:r>
        <w:proofErr w:type="spellStart"/>
        <w:r w:rsidRPr="00A06314">
          <w:rPr>
            <w:rFonts w:ascii="Calibri" w:hAnsi="Calibri" w:cs="Calibri"/>
            <w:lang w:val="it-IT"/>
          </w:rPr>
          <w:t>tipo_utente</w:t>
        </w:r>
        <w:proofErr w:type="spellEnd"/>
        <w:r w:rsidRPr="00A06314">
          <w:rPr>
            <w:rFonts w:ascii="Calibri" w:hAnsi="Calibri" w:cs="Calibri"/>
            <w:lang w:val="it-IT"/>
          </w:rPr>
          <w:t>”</w:t>
        </w:r>
      </w:ins>
      <w:ins w:id="1181" w:author="Martina Nolletti" w:date="2021-02-07T20:50:00Z">
        <w:r w:rsidRPr="00A06314">
          <w:rPr>
            <w:rFonts w:ascii="Calibri" w:hAnsi="Calibri" w:cs="Calibri"/>
            <w:lang w:val="it-IT"/>
          </w:rPr>
          <w:t xml:space="preserve"> che indica uno dei tre </w:t>
        </w:r>
      </w:ins>
      <w:ins w:id="1182" w:author="Martina Nolletti" w:date="2021-02-07T20:52:00Z">
        <w:r w:rsidRPr="00A06314">
          <w:rPr>
            <w:rFonts w:ascii="Calibri" w:hAnsi="Calibri" w:cs="Calibri"/>
            <w:lang w:val="it-IT"/>
          </w:rPr>
          <w:t>U</w:t>
        </w:r>
      </w:ins>
      <w:ins w:id="1183" w:author="Martina Nolletti" w:date="2021-02-07T20:50:00Z">
        <w:r w:rsidRPr="00A06314">
          <w:rPr>
            <w:rFonts w:ascii="Calibri" w:hAnsi="Calibri" w:cs="Calibri"/>
            <w:lang w:val="it-IT"/>
          </w:rPr>
          <w:t>tenti. Altri campi presenti nella tabella e comuni a tutte le tipologie di Utenti</w:t>
        </w:r>
      </w:ins>
      <w:ins w:id="1184" w:author="Martina Nolletti" w:date="2021-02-07T20:51:00Z">
        <w:r w:rsidRPr="00A06314">
          <w:rPr>
            <w:rFonts w:ascii="Calibri" w:hAnsi="Calibri" w:cs="Calibri"/>
            <w:lang w:val="it-IT"/>
          </w:rPr>
          <w:t xml:space="preserve"> sono: id (chiave primaria), nome, cognome, e</w:t>
        </w:r>
      </w:ins>
      <w:ins w:id="1185" w:author="Martina Nolletti" w:date="2021-02-08T16:30:00Z">
        <w:r w:rsidR="003B030A" w:rsidRPr="00A06314">
          <w:rPr>
            <w:rFonts w:ascii="Calibri" w:hAnsi="Calibri" w:cs="Calibri"/>
            <w:lang w:val="it-IT"/>
          </w:rPr>
          <w:t>-</w:t>
        </w:r>
      </w:ins>
      <w:ins w:id="1186" w:author="Martina Nolletti" w:date="2021-02-07T20:51:00Z">
        <w:r w:rsidRPr="00A06314">
          <w:rPr>
            <w:rFonts w:ascii="Calibri" w:hAnsi="Calibri" w:cs="Calibri"/>
            <w:lang w:val="it-IT"/>
          </w:rPr>
          <w:t>mail, username</w:t>
        </w:r>
      </w:ins>
      <w:ins w:id="1187" w:author="Martina Nolletti" w:date="2021-02-07T21:23:00Z">
        <w:r w:rsidR="001A704B" w:rsidRPr="00A06314">
          <w:rPr>
            <w:rFonts w:ascii="Calibri" w:hAnsi="Calibri" w:cs="Calibri"/>
            <w:lang w:val="it-IT"/>
          </w:rPr>
          <w:t xml:space="preserve">, </w:t>
        </w:r>
      </w:ins>
      <w:ins w:id="1188" w:author="Martina Nolletti" w:date="2021-02-07T20:51:00Z">
        <w:r w:rsidRPr="00A06314">
          <w:rPr>
            <w:rFonts w:ascii="Calibri" w:hAnsi="Calibri" w:cs="Calibri"/>
            <w:lang w:val="it-IT"/>
          </w:rPr>
          <w:t xml:space="preserve">password, telefono, </w:t>
        </w:r>
        <w:proofErr w:type="spellStart"/>
        <w:r w:rsidRPr="00A06314">
          <w:rPr>
            <w:rFonts w:ascii="Calibri" w:hAnsi="Calibri" w:cs="Calibri"/>
            <w:lang w:val="it-IT"/>
          </w:rPr>
          <w:t>data_nascita</w:t>
        </w:r>
        <w:proofErr w:type="spellEnd"/>
        <w:r w:rsidRPr="00A06314">
          <w:rPr>
            <w:rFonts w:ascii="Calibri" w:hAnsi="Calibri" w:cs="Calibri"/>
            <w:lang w:val="it-IT"/>
          </w:rPr>
          <w:t xml:space="preserve">, professione, </w:t>
        </w:r>
        <w:proofErr w:type="spellStart"/>
        <w:r w:rsidRPr="00A06314">
          <w:rPr>
            <w:rFonts w:ascii="Calibri" w:hAnsi="Calibri" w:cs="Calibri"/>
            <w:lang w:val="it-IT"/>
          </w:rPr>
          <w:t>nome_universita</w:t>
        </w:r>
        <w:proofErr w:type="spellEnd"/>
        <w:r w:rsidRPr="00A06314">
          <w:rPr>
            <w:rFonts w:ascii="Calibri" w:hAnsi="Calibri" w:cs="Calibri"/>
            <w:lang w:val="it-IT"/>
          </w:rPr>
          <w:t>, dipartimento</w:t>
        </w:r>
      </w:ins>
      <w:ins w:id="1189" w:author="Martina Nolletti" w:date="2021-02-07T20:52:00Z">
        <w:r w:rsidRPr="00A06314">
          <w:rPr>
            <w:rFonts w:ascii="Calibri" w:hAnsi="Calibri" w:cs="Calibri"/>
            <w:lang w:val="it-IT"/>
          </w:rPr>
          <w:t xml:space="preserve"> e</w:t>
        </w:r>
      </w:ins>
      <w:ins w:id="1190" w:author="Martina Nolletti" w:date="2021-02-07T20:51:00Z">
        <w:r w:rsidRPr="00A06314">
          <w:rPr>
            <w:rFonts w:ascii="Calibri" w:hAnsi="Calibri" w:cs="Calibri"/>
            <w:lang w:val="it-IT"/>
          </w:rPr>
          <w:t xml:space="preserve"> matricola (solo </w:t>
        </w:r>
      </w:ins>
      <w:ins w:id="1191" w:author="Martina Nolletti" w:date="2021-02-07T20:52:00Z">
        <w:r w:rsidRPr="00A06314">
          <w:rPr>
            <w:rFonts w:ascii="Calibri" w:hAnsi="Calibri" w:cs="Calibri"/>
            <w:lang w:val="it-IT"/>
          </w:rPr>
          <w:t>se l’Utente è uno studente</w:t>
        </w:r>
      </w:ins>
      <w:ins w:id="1192" w:author="Martina Nolletti" w:date="2021-02-07T20:51:00Z">
        <w:r w:rsidRPr="00A06314">
          <w:rPr>
            <w:rFonts w:ascii="Calibri" w:hAnsi="Calibri" w:cs="Calibri"/>
            <w:lang w:val="it-IT"/>
          </w:rPr>
          <w:t>)</w:t>
        </w:r>
      </w:ins>
      <w:ins w:id="1193" w:author="Martina Nolletti" w:date="2021-02-07T20:52:00Z">
        <w:r w:rsidRPr="00A06314">
          <w:rPr>
            <w:rFonts w:ascii="Calibri" w:hAnsi="Calibri" w:cs="Calibri"/>
            <w:lang w:val="it-IT"/>
          </w:rPr>
          <w:t>.</w:t>
        </w:r>
      </w:ins>
      <w:ins w:id="1194" w:author="Martina Nolletti" w:date="2021-02-07T20:53:00Z">
        <w:r w:rsidR="00BE60C3" w:rsidRPr="00A06314">
          <w:rPr>
            <w:rFonts w:ascii="Calibri" w:hAnsi="Calibri" w:cs="Calibri"/>
            <w:lang w:val="it-IT"/>
          </w:rPr>
          <w:t xml:space="preserve"> Un Utente di tipo Operatore di seggio può avere </w:t>
        </w:r>
      </w:ins>
      <w:ins w:id="1195" w:author="Martina Nolletti" w:date="2021-02-07T20:59:00Z">
        <w:r w:rsidR="000427C8" w:rsidRPr="00A06314">
          <w:rPr>
            <w:rFonts w:ascii="Calibri" w:hAnsi="Calibri" w:cs="Calibri"/>
            <w:lang w:val="it-IT"/>
          </w:rPr>
          <w:t xml:space="preserve">1 o </w:t>
        </w:r>
      </w:ins>
      <w:ins w:id="1196" w:author="Martina Nolletti" w:date="2021-02-07T20:53:00Z">
        <w:r w:rsidR="00BE60C3" w:rsidRPr="00A06314">
          <w:rPr>
            <w:rFonts w:ascii="Calibri" w:hAnsi="Calibri" w:cs="Calibri"/>
            <w:lang w:val="it-IT"/>
          </w:rPr>
          <w:t xml:space="preserve">più Turnazioni associate e </w:t>
        </w:r>
      </w:ins>
      <w:ins w:id="1197" w:author="Martina Nolletti" w:date="2021-02-07T20:59:00Z">
        <w:r w:rsidR="000427C8" w:rsidRPr="00A06314">
          <w:rPr>
            <w:rFonts w:ascii="Calibri" w:hAnsi="Calibri" w:cs="Calibri"/>
            <w:lang w:val="it-IT"/>
          </w:rPr>
          <w:t>una</w:t>
        </w:r>
      </w:ins>
      <w:ins w:id="1198" w:author="Martina Nolletti" w:date="2021-02-07T20:53:00Z">
        <w:r w:rsidR="00BE60C3" w:rsidRPr="00A06314">
          <w:rPr>
            <w:rFonts w:ascii="Calibri" w:hAnsi="Calibri" w:cs="Calibri"/>
            <w:lang w:val="it-IT"/>
          </w:rPr>
          <w:t xml:space="preserve"> Turnazion</w:t>
        </w:r>
      </w:ins>
      <w:ins w:id="1199" w:author="Martina Nolletti" w:date="2021-02-07T20:59:00Z">
        <w:r w:rsidR="000427C8" w:rsidRPr="00A06314">
          <w:rPr>
            <w:rFonts w:ascii="Calibri" w:hAnsi="Calibri" w:cs="Calibri"/>
            <w:lang w:val="it-IT"/>
          </w:rPr>
          <w:t xml:space="preserve">e </w:t>
        </w:r>
      </w:ins>
      <w:ins w:id="1200" w:author="Martina Nolletti" w:date="2021-02-07T20:53:00Z">
        <w:r w:rsidR="00BE60C3" w:rsidRPr="00A06314">
          <w:rPr>
            <w:rFonts w:ascii="Calibri" w:hAnsi="Calibri" w:cs="Calibri"/>
            <w:lang w:val="it-IT"/>
          </w:rPr>
          <w:t>p</w:t>
        </w:r>
      </w:ins>
      <w:ins w:id="1201" w:author="Martina Nolletti" w:date="2021-02-07T20:59:00Z">
        <w:r w:rsidR="000427C8" w:rsidRPr="00A06314">
          <w:rPr>
            <w:rFonts w:ascii="Calibri" w:hAnsi="Calibri" w:cs="Calibri"/>
            <w:lang w:val="it-IT"/>
          </w:rPr>
          <w:t xml:space="preserve">uò </w:t>
        </w:r>
      </w:ins>
      <w:ins w:id="1202" w:author="Martina Nolletti" w:date="2021-02-07T20:53:00Z">
        <w:r w:rsidR="00BE60C3" w:rsidRPr="00A06314">
          <w:rPr>
            <w:rFonts w:ascii="Calibri" w:hAnsi="Calibri" w:cs="Calibri"/>
            <w:lang w:val="it-IT"/>
          </w:rPr>
          <w:t>essere associat</w:t>
        </w:r>
      </w:ins>
      <w:ins w:id="1203" w:author="Martina Nolletti" w:date="2021-02-07T20:59:00Z">
        <w:r w:rsidR="000427C8" w:rsidRPr="00A06314">
          <w:rPr>
            <w:rFonts w:ascii="Calibri" w:hAnsi="Calibri" w:cs="Calibri"/>
            <w:lang w:val="it-IT"/>
          </w:rPr>
          <w:t>a</w:t>
        </w:r>
      </w:ins>
      <w:ins w:id="1204" w:author="Martina Nolletti" w:date="2021-02-07T20:53:00Z">
        <w:r w:rsidR="00BE60C3" w:rsidRPr="00A06314">
          <w:rPr>
            <w:rFonts w:ascii="Calibri" w:hAnsi="Calibri" w:cs="Calibri"/>
            <w:lang w:val="it-IT"/>
          </w:rPr>
          <w:t xml:space="preserve"> a</w:t>
        </w:r>
      </w:ins>
      <w:ins w:id="1205" w:author="Martina Nolletti" w:date="2021-02-07T21:55:00Z">
        <w:r w:rsidR="00D92B78" w:rsidRPr="00A06314">
          <w:rPr>
            <w:rFonts w:ascii="Calibri" w:hAnsi="Calibri" w:cs="Calibri"/>
            <w:lang w:val="it-IT"/>
          </w:rPr>
          <w:t xml:space="preserve">d uno e un solo </w:t>
        </w:r>
      </w:ins>
      <w:ins w:id="1206" w:author="Martina Nolletti" w:date="2021-02-07T20:53:00Z">
        <w:r w:rsidR="00BE60C3" w:rsidRPr="00A06314">
          <w:rPr>
            <w:rFonts w:ascii="Calibri" w:hAnsi="Calibri" w:cs="Calibri"/>
            <w:lang w:val="it-IT"/>
          </w:rPr>
          <w:t>Operator</w:t>
        </w:r>
      </w:ins>
      <w:ins w:id="1207" w:author="Martina Nolletti" w:date="2021-02-07T21:55:00Z">
        <w:r w:rsidR="00D92B78" w:rsidRPr="00A06314">
          <w:rPr>
            <w:rFonts w:ascii="Calibri" w:hAnsi="Calibri" w:cs="Calibri"/>
            <w:lang w:val="it-IT"/>
          </w:rPr>
          <w:t>e</w:t>
        </w:r>
      </w:ins>
      <w:ins w:id="1208" w:author="Martina Nolletti" w:date="2021-02-07T20:53:00Z">
        <w:r w:rsidR="00BE60C3" w:rsidRPr="00A06314">
          <w:rPr>
            <w:rFonts w:ascii="Calibri" w:hAnsi="Calibri" w:cs="Calibri"/>
            <w:lang w:val="it-IT"/>
          </w:rPr>
          <w:t>.</w:t>
        </w:r>
      </w:ins>
      <w:ins w:id="1209" w:author="Martina Nolletti" w:date="2021-02-07T20:54:00Z">
        <w:r w:rsidR="00BE60C3" w:rsidRPr="00A06314">
          <w:rPr>
            <w:rFonts w:ascii="Calibri" w:hAnsi="Calibri" w:cs="Calibri"/>
            <w:lang w:val="it-IT"/>
          </w:rPr>
          <w:t xml:space="preserve"> Un Utente di tipo Elettore può </w:t>
        </w:r>
      </w:ins>
      <w:ins w:id="1210" w:author="Martina Nolletti" w:date="2021-02-07T20:55:00Z">
        <w:r w:rsidR="00BE60C3" w:rsidRPr="00A06314">
          <w:rPr>
            <w:rFonts w:ascii="Calibri" w:hAnsi="Calibri" w:cs="Calibri"/>
            <w:lang w:val="it-IT"/>
          </w:rPr>
          <w:t xml:space="preserve">effettuare </w:t>
        </w:r>
      </w:ins>
      <w:ins w:id="1211" w:author="Martina Nolletti" w:date="2021-02-07T20:59:00Z">
        <w:r w:rsidR="000427C8" w:rsidRPr="00A06314">
          <w:rPr>
            <w:rFonts w:ascii="Calibri" w:hAnsi="Calibri" w:cs="Calibri"/>
            <w:lang w:val="it-IT"/>
          </w:rPr>
          <w:t xml:space="preserve">1 o </w:t>
        </w:r>
      </w:ins>
      <w:ins w:id="1212" w:author="Martina Nolletti" w:date="2021-02-07T20:55:00Z">
        <w:r w:rsidR="00BE60C3" w:rsidRPr="00A06314">
          <w:rPr>
            <w:rFonts w:ascii="Calibri" w:hAnsi="Calibri" w:cs="Calibri"/>
            <w:lang w:val="it-IT"/>
          </w:rPr>
          <w:t xml:space="preserve">più Prenotazioni </w:t>
        </w:r>
        <w:r w:rsidR="000427C8" w:rsidRPr="00A06314">
          <w:rPr>
            <w:rFonts w:ascii="Calibri" w:hAnsi="Calibri" w:cs="Calibri"/>
            <w:lang w:val="it-IT"/>
          </w:rPr>
          <w:t xml:space="preserve">e un tipo di Prenotazione può essere fatta da </w:t>
        </w:r>
      </w:ins>
      <w:ins w:id="1213" w:author="Martina Nolletti" w:date="2021-02-07T20:59:00Z">
        <w:r w:rsidR="000427C8" w:rsidRPr="00A06314">
          <w:rPr>
            <w:rFonts w:ascii="Calibri" w:hAnsi="Calibri" w:cs="Calibri"/>
            <w:lang w:val="it-IT"/>
          </w:rPr>
          <w:t xml:space="preserve">1 o </w:t>
        </w:r>
      </w:ins>
      <w:ins w:id="1214" w:author="Martina Nolletti" w:date="2021-02-07T20:55:00Z">
        <w:r w:rsidR="000427C8" w:rsidRPr="00A06314">
          <w:rPr>
            <w:rFonts w:ascii="Calibri" w:hAnsi="Calibri" w:cs="Calibri"/>
            <w:lang w:val="it-IT"/>
          </w:rPr>
          <w:t>più Elettori.</w:t>
        </w:r>
      </w:ins>
      <w:ins w:id="1215" w:author="Martina Nolletti" w:date="2021-02-07T22:07:00Z">
        <w:r w:rsidR="0056005A" w:rsidRPr="00A06314">
          <w:rPr>
            <w:rFonts w:ascii="Calibri" w:hAnsi="Calibri" w:cs="Calibri"/>
            <w:lang w:val="it-IT"/>
          </w:rPr>
          <w:t xml:space="preserve"> </w:t>
        </w:r>
        <w:proofErr w:type="gramStart"/>
        <w:r w:rsidR="0056005A" w:rsidRPr="00A06314">
          <w:rPr>
            <w:rFonts w:ascii="Calibri" w:hAnsi="Calibri" w:cs="Calibri"/>
            <w:lang w:val="it-IT"/>
          </w:rPr>
          <w:t>Inoltre</w:t>
        </w:r>
        <w:proofErr w:type="gramEnd"/>
        <w:r w:rsidR="0056005A" w:rsidRPr="00A06314">
          <w:rPr>
            <w:rFonts w:ascii="Calibri" w:hAnsi="Calibri" w:cs="Calibri"/>
            <w:lang w:val="it-IT"/>
          </w:rPr>
          <w:t xml:space="preserve"> un Operatore può avere 1 o più Turnazioni per un Evento e un </w:t>
        </w:r>
      </w:ins>
      <w:ins w:id="1216" w:author="Martina Nolletti" w:date="2021-02-07T22:08:00Z">
        <w:r w:rsidR="0056005A" w:rsidRPr="00A06314">
          <w:rPr>
            <w:rFonts w:ascii="Calibri" w:hAnsi="Calibri" w:cs="Calibri"/>
            <w:lang w:val="it-IT"/>
          </w:rPr>
          <w:t>E</w:t>
        </w:r>
      </w:ins>
      <w:ins w:id="1217" w:author="Martina Nolletti" w:date="2021-02-07T22:07:00Z">
        <w:r w:rsidR="0056005A" w:rsidRPr="00A06314">
          <w:rPr>
            <w:rFonts w:ascii="Calibri" w:hAnsi="Calibri" w:cs="Calibri"/>
            <w:lang w:val="it-IT"/>
          </w:rPr>
          <w:t xml:space="preserve">vento può avere </w:t>
        </w:r>
      </w:ins>
      <w:ins w:id="1218" w:author="Martina Nolletti" w:date="2021-02-07T22:08:00Z">
        <w:r w:rsidR="0056005A" w:rsidRPr="00A06314">
          <w:rPr>
            <w:rFonts w:ascii="Calibri" w:hAnsi="Calibri" w:cs="Calibri"/>
            <w:lang w:val="it-IT"/>
          </w:rPr>
          <w:t xml:space="preserve">1 o </w:t>
        </w:r>
      </w:ins>
      <w:ins w:id="1219" w:author="Martina Nolletti" w:date="2021-02-07T22:07:00Z">
        <w:r w:rsidR="0056005A" w:rsidRPr="00A06314">
          <w:rPr>
            <w:rFonts w:ascii="Calibri" w:hAnsi="Calibri" w:cs="Calibri"/>
            <w:lang w:val="it-IT"/>
          </w:rPr>
          <w:t xml:space="preserve">più </w:t>
        </w:r>
      </w:ins>
      <w:ins w:id="1220" w:author="Martina Nolletti" w:date="2021-02-07T22:08:00Z">
        <w:r w:rsidR="0056005A" w:rsidRPr="00A06314">
          <w:rPr>
            <w:rFonts w:ascii="Calibri" w:hAnsi="Calibri" w:cs="Calibri"/>
            <w:lang w:val="it-IT"/>
          </w:rPr>
          <w:t>Operatori</w:t>
        </w:r>
      </w:ins>
      <w:ins w:id="1221" w:author="Martina Nolletti" w:date="2021-02-07T22:12:00Z">
        <w:r w:rsidR="00B97C18" w:rsidRPr="00A06314">
          <w:rPr>
            <w:rFonts w:ascii="Calibri" w:hAnsi="Calibri" w:cs="Calibri"/>
            <w:lang w:val="it-IT"/>
          </w:rPr>
          <w:t xml:space="preserve"> che lavorano in un</w:t>
        </w:r>
      </w:ins>
      <w:ins w:id="1222" w:author="Martina Nolletti" w:date="2021-02-07T22:13:00Z">
        <w:r w:rsidR="00B97C18" w:rsidRPr="00A06314">
          <w:rPr>
            <w:rFonts w:ascii="Calibri" w:hAnsi="Calibri" w:cs="Calibri"/>
            <w:lang w:val="it-IT"/>
          </w:rPr>
          <w:t>a</w:t>
        </w:r>
      </w:ins>
      <w:ins w:id="1223" w:author="Martina Nolletti" w:date="2021-02-07T22:12:00Z">
        <w:r w:rsidR="00B97C18" w:rsidRPr="00A06314">
          <w:rPr>
            <w:rFonts w:ascii="Calibri" w:hAnsi="Calibri" w:cs="Calibri"/>
            <w:lang w:val="it-IT"/>
          </w:rPr>
          <w:t xml:space="preserve"> </w:t>
        </w:r>
      </w:ins>
      <w:ins w:id="1224" w:author="Martina Nolletti" w:date="2021-02-07T22:13:00Z">
        <w:r w:rsidR="00B97C18" w:rsidRPr="00A06314">
          <w:rPr>
            <w:rFonts w:ascii="Calibri" w:hAnsi="Calibri" w:cs="Calibri"/>
            <w:lang w:val="it-IT"/>
          </w:rPr>
          <w:t>determinata Turnazione</w:t>
        </w:r>
      </w:ins>
      <w:ins w:id="1225" w:author="Martina Nolletti" w:date="2021-02-07T22:08:00Z">
        <w:r w:rsidR="0056005A" w:rsidRPr="00A06314">
          <w:rPr>
            <w:rFonts w:ascii="Calibri" w:hAnsi="Calibri" w:cs="Calibri"/>
            <w:lang w:val="it-IT"/>
          </w:rPr>
          <w:t xml:space="preserve">. Un Elettore può prenotarsi per 1 o più Eventi e un Evento </w:t>
        </w:r>
      </w:ins>
      <w:ins w:id="1226" w:author="Martina Nolletti" w:date="2021-02-07T22:09:00Z">
        <w:r w:rsidR="0056005A" w:rsidRPr="00A06314">
          <w:rPr>
            <w:rFonts w:ascii="Calibri" w:hAnsi="Calibri" w:cs="Calibri"/>
            <w:lang w:val="it-IT"/>
          </w:rPr>
          <w:t>può avere prenotati 1 o più Elettori.</w:t>
        </w:r>
      </w:ins>
    </w:p>
    <w:p w14:paraId="4309CC14" w14:textId="041854A5" w:rsidR="00710FA2" w:rsidRPr="00A06314" w:rsidRDefault="00710FA2" w:rsidP="00710FA2">
      <w:pPr>
        <w:numPr>
          <w:ilvl w:val="0"/>
          <w:numId w:val="67"/>
        </w:numPr>
        <w:rPr>
          <w:ins w:id="1227" w:author="Martina Nolletti" w:date="2021-02-07T20:48:00Z"/>
          <w:rFonts w:ascii="Calibri" w:hAnsi="Calibri" w:cs="Calibri"/>
          <w:lang w:val="it-IT"/>
        </w:rPr>
      </w:pPr>
      <w:proofErr w:type="spellStart"/>
      <w:ins w:id="1228" w:author="Martina Nolletti" w:date="2021-02-07T20:47:00Z">
        <w:r w:rsidRPr="00A06314">
          <w:rPr>
            <w:b/>
            <w:bCs/>
          </w:rPr>
          <w:t>Turnazione</w:t>
        </w:r>
        <w:proofErr w:type="spellEnd"/>
        <w:r w:rsidRPr="00A06314">
          <w:rPr>
            <w:rFonts w:ascii="Calibri" w:hAnsi="Calibri" w:cs="Calibri"/>
            <w:lang w:val="it-IT"/>
          </w:rPr>
          <w:t>.</w:t>
        </w:r>
      </w:ins>
      <w:ins w:id="1229" w:author="Martina Nolletti" w:date="2021-02-07T21:00:00Z">
        <w:r w:rsidR="000427C8" w:rsidRPr="00A06314">
          <w:rPr>
            <w:rFonts w:ascii="Calibri" w:hAnsi="Calibri" w:cs="Calibri"/>
            <w:lang w:val="it-IT"/>
          </w:rPr>
          <w:t xml:space="preserve"> La ta</w:t>
        </w:r>
      </w:ins>
      <w:ins w:id="1230" w:author="Martina Nolletti" w:date="2021-02-07T21:01:00Z">
        <w:r w:rsidR="000427C8" w:rsidRPr="00A06314">
          <w:rPr>
            <w:rFonts w:ascii="Calibri" w:hAnsi="Calibri" w:cs="Calibri"/>
            <w:lang w:val="it-IT"/>
          </w:rPr>
          <w:t xml:space="preserve">bella Turnazione include attributi come: id (chiave primaria), </w:t>
        </w:r>
        <w:proofErr w:type="spellStart"/>
        <w:r w:rsidR="000427C8" w:rsidRPr="00A06314">
          <w:rPr>
            <w:rFonts w:ascii="Calibri" w:hAnsi="Calibri" w:cs="Calibri"/>
            <w:lang w:val="it-IT"/>
          </w:rPr>
          <w:t>id_utente</w:t>
        </w:r>
        <w:proofErr w:type="spellEnd"/>
        <w:r w:rsidR="000427C8" w:rsidRPr="00A06314">
          <w:rPr>
            <w:rFonts w:ascii="Calibri" w:hAnsi="Calibri" w:cs="Calibri"/>
            <w:lang w:val="it-IT"/>
          </w:rPr>
          <w:t xml:space="preserve"> (l’operatore a cui è associata), </w:t>
        </w:r>
        <w:proofErr w:type="spellStart"/>
        <w:r w:rsidR="000427C8" w:rsidRPr="00A06314">
          <w:rPr>
            <w:rFonts w:ascii="Calibri" w:hAnsi="Calibri" w:cs="Calibri"/>
            <w:lang w:val="it-IT"/>
          </w:rPr>
          <w:t>id_evento</w:t>
        </w:r>
        <w:proofErr w:type="spellEnd"/>
        <w:r w:rsidR="000427C8" w:rsidRPr="00A06314">
          <w:rPr>
            <w:rFonts w:ascii="Calibri" w:hAnsi="Calibri" w:cs="Calibri"/>
            <w:lang w:val="it-IT"/>
          </w:rPr>
          <w:t xml:space="preserve"> (l’evento a cui è associata), </w:t>
        </w:r>
      </w:ins>
      <w:ins w:id="1231" w:author="Martina Nolletti" w:date="2021-02-07T21:02:00Z">
        <w:r w:rsidR="000427C8" w:rsidRPr="00A06314">
          <w:rPr>
            <w:rFonts w:ascii="Calibri" w:hAnsi="Calibri" w:cs="Calibri"/>
            <w:lang w:val="it-IT"/>
          </w:rPr>
          <w:t>fascia (indica il momento della giorn</w:t>
        </w:r>
      </w:ins>
      <w:ins w:id="1232" w:author="Martina Nolletti" w:date="2021-02-07T21:03:00Z">
        <w:r w:rsidR="000427C8" w:rsidRPr="00A06314">
          <w:rPr>
            <w:rFonts w:ascii="Calibri" w:hAnsi="Calibri" w:cs="Calibri"/>
            <w:lang w:val="it-IT"/>
          </w:rPr>
          <w:t>ata come mattina, pomeriggio e sera in cui l’operatore dovrà presentarsi per svolgere il suo turno</w:t>
        </w:r>
      </w:ins>
      <w:ins w:id="1233" w:author="Martina Nolletti" w:date="2021-02-07T21:02:00Z">
        <w:r w:rsidR="000427C8" w:rsidRPr="00A06314">
          <w:rPr>
            <w:rFonts w:ascii="Calibri" w:hAnsi="Calibri" w:cs="Calibri"/>
            <w:lang w:val="it-IT"/>
          </w:rPr>
          <w:t>)</w:t>
        </w:r>
      </w:ins>
      <w:ins w:id="1234" w:author="Martina Nolletti" w:date="2021-02-07T21:03:00Z">
        <w:r w:rsidR="000427C8" w:rsidRPr="00A06314">
          <w:rPr>
            <w:rFonts w:ascii="Calibri" w:hAnsi="Calibri" w:cs="Calibri"/>
            <w:lang w:val="it-IT"/>
          </w:rPr>
          <w:t xml:space="preserve"> e </w:t>
        </w:r>
        <w:proofErr w:type="spellStart"/>
        <w:r w:rsidR="000427C8" w:rsidRPr="00A06314">
          <w:rPr>
            <w:rFonts w:ascii="Calibri" w:hAnsi="Calibri" w:cs="Calibri"/>
            <w:lang w:val="it-IT"/>
          </w:rPr>
          <w:t>data_giorno</w:t>
        </w:r>
        <w:proofErr w:type="spellEnd"/>
        <w:r w:rsidR="000427C8" w:rsidRPr="00A06314">
          <w:rPr>
            <w:rFonts w:ascii="Calibri" w:hAnsi="Calibri" w:cs="Calibri"/>
            <w:lang w:val="it-IT"/>
          </w:rPr>
          <w:t xml:space="preserve"> (la data </w:t>
        </w:r>
      </w:ins>
      <w:ins w:id="1235" w:author="Martina Nolletti" w:date="2021-02-07T21:04:00Z">
        <w:r w:rsidR="000427C8" w:rsidRPr="00A06314">
          <w:rPr>
            <w:rFonts w:ascii="Calibri" w:hAnsi="Calibri" w:cs="Calibri"/>
            <w:lang w:val="it-IT"/>
          </w:rPr>
          <w:t>dell’evento</w:t>
        </w:r>
      </w:ins>
      <w:ins w:id="1236" w:author="Martina Nolletti" w:date="2021-02-07T21:03:00Z">
        <w:r w:rsidR="000427C8" w:rsidRPr="00A06314">
          <w:rPr>
            <w:rFonts w:ascii="Calibri" w:hAnsi="Calibri" w:cs="Calibri"/>
            <w:lang w:val="it-IT"/>
          </w:rPr>
          <w:t>)</w:t>
        </w:r>
      </w:ins>
      <w:ins w:id="1237" w:author="Martina Nolletti" w:date="2021-02-07T21:04:00Z">
        <w:r w:rsidR="000427C8" w:rsidRPr="00A06314">
          <w:rPr>
            <w:rFonts w:ascii="Calibri" w:hAnsi="Calibri" w:cs="Calibri"/>
            <w:lang w:val="it-IT"/>
          </w:rPr>
          <w:t xml:space="preserve">. </w:t>
        </w:r>
        <w:r w:rsidR="000427C8">
          <w:rPr>
            <w:rFonts w:ascii="Calibri" w:hAnsi="Calibri" w:cs="Calibri"/>
            <w:lang w:val="it-IT"/>
          </w:rPr>
          <w:t>U</w:t>
        </w:r>
        <w:r w:rsidR="000427C8" w:rsidRPr="000427C8">
          <w:rPr>
            <w:rFonts w:ascii="Calibri" w:hAnsi="Calibri" w:cs="Calibri"/>
            <w:lang w:val="it-IT"/>
          </w:rPr>
          <w:t>na Turnazione può essere associata a</w:t>
        </w:r>
      </w:ins>
      <w:ins w:id="1238" w:author="Martina Nolletti" w:date="2021-02-07T21:58:00Z">
        <w:r w:rsidR="00D92B78">
          <w:rPr>
            <w:rFonts w:ascii="Calibri" w:hAnsi="Calibri" w:cs="Calibri"/>
            <w:lang w:val="it-IT"/>
          </w:rPr>
          <w:t>d</w:t>
        </w:r>
      </w:ins>
      <w:ins w:id="1239" w:author="Martina Nolletti" w:date="2021-02-07T21:04:00Z">
        <w:r w:rsidR="000427C8" w:rsidRPr="000427C8">
          <w:rPr>
            <w:rFonts w:ascii="Calibri" w:hAnsi="Calibri" w:cs="Calibri"/>
            <w:lang w:val="it-IT"/>
          </w:rPr>
          <w:t xml:space="preserve"> </w:t>
        </w:r>
      </w:ins>
      <w:ins w:id="1240" w:author="Martina Nolletti" w:date="2021-02-07T21:57:00Z">
        <w:r w:rsidR="00D92B78">
          <w:rPr>
            <w:rFonts w:ascii="Calibri" w:hAnsi="Calibri" w:cs="Calibri"/>
            <w:lang w:val="it-IT"/>
          </w:rPr>
          <w:t>uno ed un solo</w:t>
        </w:r>
      </w:ins>
      <w:ins w:id="1241" w:author="Martina Nolletti" w:date="2021-02-07T21:05:00Z">
        <w:r w:rsidR="000427C8">
          <w:rPr>
            <w:rFonts w:ascii="Calibri" w:hAnsi="Calibri" w:cs="Calibri"/>
            <w:lang w:val="it-IT"/>
          </w:rPr>
          <w:t xml:space="preserve"> Utent</w:t>
        </w:r>
      </w:ins>
      <w:ins w:id="1242" w:author="Martina Nolletti" w:date="2021-02-07T21:57:00Z">
        <w:r w:rsidR="00D92B78">
          <w:rPr>
            <w:rFonts w:ascii="Calibri" w:hAnsi="Calibri" w:cs="Calibri"/>
            <w:lang w:val="it-IT"/>
          </w:rPr>
          <w:t>e</w:t>
        </w:r>
      </w:ins>
      <w:ins w:id="1243" w:author="Martina Nolletti" w:date="2021-02-07T21:05:00Z">
        <w:r w:rsidR="000427C8">
          <w:rPr>
            <w:rFonts w:ascii="Calibri" w:hAnsi="Calibri" w:cs="Calibri"/>
            <w:lang w:val="it-IT"/>
          </w:rPr>
          <w:t xml:space="preserve"> di tipo</w:t>
        </w:r>
      </w:ins>
      <w:ins w:id="1244" w:author="Martina Nolletti" w:date="2021-02-07T21:04:00Z">
        <w:r w:rsidR="000427C8" w:rsidRPr="000427C8">
          <w:rPr>
            <w:rFonts w:ascii="Calibri" w:hAnsi="Calibri" w:cs="Calibri"/>
            <w:lang w:val="it-IT"/>
          </w:rPr>
          <w:t xml:space="preserve"> Operator</w:t>
        </w:r>
      </w:ins>
      <w:ins w:id="1245" w:author="Martina Nolletti" w:date="2021-02-07T21:19:00Z">
        <w:r w:rsidR="001A704B">
          <w:rPr>
            <w:rFonts w:ascii="Calibri" w:hAnsi="Calibri" w:cs="Calibri"/>
            <w:lang w:val="it-IT"/>
          </w:rPr>
          <w:t>e</w:t>
        </w:r>
      </w:ins>
      <w:ins w:id="1246" w:author="Martina Nolletti" w:date="2021-02-07T21:04:00Z">
        <w:r w:rsidR="000427C8" w:rsidRPr="000427C8">
          <w:rPr>
            <w:rFonts w:ascii="Calibri" w:hAnsi="Calibri" w:cs="Calibri"/>
            <w:lang w:val="it-IT"/>
          </w:rPr>
          <w:t xml:space="preserve"> </w:t>
        </w:r>
        <w:r w:rsidR="000427C8">
          <w:rPr>
            <w:rFonts w:ascii="Calibri" w:hAnsi="Calibri" w:cs="Calibri"/>
            <w:lang w:val="it-IT"/>
          </w:rPr>
          <w:t>e u</w:t>
        </w:r>
        <w:r w:rsidR="000427C8" w:rsidRPr="000427C8">
          <w:rPr>
            <w:rFonts w:ascii="Calibri" w:hAnsi="Calibri" w:cs="Calibri"/>
            <w:lang w:val="it-IT"/>
          </w:rPr>
          <w:t>n Operatore di seggio può avere 1 o più Turnazioni associate.</w:t>
        </w:r>
      </w:ins>
      <w:ins w:id="1247" w:author="Martina Nolletti" w:date="2021-02-07T21:05:00Z">
        <w:r w:rsidR="00F8336E">
          <w:rPr>
            <w:rFonts w:ascii="Calibri" w:hAnsi="Calibri" w:cs="Calibri"/>
            <w:lang w:val="it-IT"/>
          </w:rPr>
          <w:t xml:space="preserve"> </w:t>
        </w:r>
      </w:ins>
      <w:proofErr w:type="gramStart"/>
      <w:ins w:id="1248" w:author="Martina Nolletti" w:date="2021-02-07T21:58:00Z">
        <w:r w:rsidR="00D92B78">
          <w:rPr>
            <w:rFonts w:ascii="Calibri" w:hAnsi="Calibri" w:cs="Calibri"/>
            <w:lang w:val="it-IT"/>
          </w:rPr>
          <w:t>Inoltre</w:t>
        </w:r>
        <w:proofErr w:type="gramEnd"/>
        <w:r w:rsidR="00D92B78">
          <w:rPr>
            <w:rFonts w:ascii="Calibri" w:hAnsi="Calibri" w:cs="Calibri"/>
            <w:lang w:val="it-IT"/>
          </w:rPr>
          <w:t xml:space="preserve"> u</w:t>
        </w:r>
      </w:ins>
      <w:ins w:id="1249" w:author="Martina Nolletti" w:date="2021-02-07T21:08:00Z">
        <w:r w:rsidR="00F8336E">
          <w:rPr>
            <w:rFonts w:ascii="Calibri" w:hAnsi="Calibri" w:cs="Calibri"/>
            <w:lang w:val="it-IT"/>
          </w:rPr>
          <w:t>na Turnazione può essere associata a</w:t>
        </w:r>
      </w:ins>
      <w:ins w:id="1250" w:author="Martina Nolletti" w:date="2021-02-07T21:57:00Z">
        <w:r w:rsidR="00D92B78">
          <w:rPr>
            <w:rFonts w:ascii="Calibri" w:hAnsi="Calibri" w:cs="Calibri"/>
            <w:lang w:val="it-IT"/>
          </w:rPr>
          <w:t>d uno ed un solo</w:t>
        </w:r>
      </w:ins>
      <w:ins w:id="1251" w:author="Martina Nolletti" w:date="2021-02-07T21:19:00Z">
        <w:r w:rsidR="001A704B">
          <w:rPr>
            <w:rFonts w:ascii="Calibri" w:hAnsi="Calibri" w:cs="Calibri"/>
            <w:lang w:val="it-IT"/>
          </w:rPr>
          <w:t xml:space="preserve"> E</w:t>
        </w:r>
      </w:ins>
      <w:ins w:id="1252" w:author="Martina Nolletti" w:date="2021-02-07T21:08:00Z">
        <w:r w:rsidR="00F8336E">
          <w:rPr>
            <w:rFonts w:ascii="Calibri" w:hAnsi="Calibri" w:cs="Calibri"/>
            <w:lang w:val="it-IT"/>
          </w:rPr>
          <w:t>vent</w:t>
        </w:r>
      </w:ins>
      <w:ins w:id="1253" w:author="Martina Nolletti" w:date="2021-02-07T21:58:00Z">
        <w:r w:rsidR="00D92B78">
          <w:rPr>
            <w:rFonts w:ascii="Calibri" w:hAnsi="Calibri" w:cs="Calibri"/>
            <w:lang w:val="it-IT"/>
          </w:rPr>
          <w:t>o</w:t>
        </w:r>
      </w:ins>
      <w:ins w:id="1254" w:author="Martina Nolletti" w:date="2021-02-07T21:08:00Z">
        <w:r w:rsidR="00F8336E">
          <w:rPr>
            <w:rFonts w:ascii="Calibri" w:hAnsi="Calibri" w:cs="Calibri"/>
            <w:lang w:val="it-IT"/>
          </w:rPr>
          <w:t xml:space="preserve"> e un Evento può avere a</w:t>
        </w:r>
      </w:ins>
      <w:ins w:id="1255" w:author="Martina Nolletti" w:date="2021-02-07T21:09:00Z">
        <w:r w:rsidR="00F8336E">
          <w:rPr>
            <w:rFonts w:ascii="Calibri" w:hAnsi="Calibri" w:cs="Calibri"/>
            <w:lang w:val="it-IT"/>
          </w:rPr>
          <w:t>ssociato 1 o più Turnazioni.</w:t>
        </w:r>
      </w:ins>
      <w:ins w:id="1256" w:author="Martina Nolletti" w:date="2021-02-07T21:58:00Z">
        <w:r w:rsidR="00D92B78">
          <w:rPr>
            <w:rFonts w:ascii="Calibri" w:hAnsi="Calibri" w:cs="Calibri"/>
            <w:lang w:val="it-IT"/>
          </w:rPr>
          <w:t xml:space="preserve"> </w:t>
        </w:r>
      </w:ins>
    </w:p>
    <w:p w14:paraId="665088C7" w14:textId="4FD9CBCA" w:rsidR="00710FA2" w:rsidRPr="00A06314" w:rsidRDefault="00710FA2">
      <w:pPr>
        <w:numPr>
          <w:ilvl w:val="0"/>
          <w:numId w:val="67"/>
        </w:numPr>
        <w:rPr>
          <w:ins w:id="1257" w:author="Martina Nolletti" w:date="2021-02-07T20:47:00Z"/>
          <w:rFonts w:ascii="Calibri" w:hAnsi="Calibri" w:cs="Calibri"/>
        </w:rPr>
      </w:pPr>
      <w:ins w:id="1258" w:author="Martina Nolletti" w:date="2021-02-07T20:48:00Z">
        <w:r w:rsidRPr="00710FA2">
          <w:rPr>
            <w:rFonts w:ascii="Calibri" w:hAnsi="Calibri" w:cs="Calibri"/>
            <w:b/>
            <w:bCs/>
            <w:lang w:val="it-IT"/>
            <w:rPrChange w:id="1259" w:author="Martina Nolletti" w:date="2021-02-07T20:48:00Z">
              <w:rPr>
                <w:rFonts w:ascii="Calibri" w:hAnsi="Calibri" w:cs="Calibri"/>
                <w:lang w:val="it-IT"/>
              </w:rPr>
            </w:rPrChange>
          </w:rPr>
          <w:t>Prenotazione</w:t>
        </w:r>
        <w:r w:rsidRPr="00710FA2">
          <w:rPr>
            <w:rFonts w:ascii="Calibri" w:hAnsi="Calibri" w:cs="Calibri"/>
            <w:lang w:val="it-IT"/>
          </w:rPr>
          <w:t>.</w:t>
        </w:r>
      </w:ins>
      <w:ins w:id="1260" w:author="Martina Nolletti" w:date="2021-02-07T21:10:00Z">
        <w:r w:rsidR="00F8336E">
          <w:rPr>
            <w:rFonts w:ascii="Calibri" w:hAnsi="Calibri" w:cs="Calibri"/>
            <w:lang w:val="it-IT"/>
          </w:rPr>
          <w:t xml:space="preserve"> </w:t>
        </w:r>
        <w:r w:rsidR="00F8336E" w:rsidRPr="00F8336E">
          <w:rPr>
            <w:rFonts w:ascii="Calibri" w:hAnsi="Calibri" w:cs="Calibri"/>
            <w:lang w:val="it-IT"/>
          </w:rPr>
          <w:t xml:space="preserve">La tabella </w:t>
        </w:r>
        <w:r w:rsidR="00F8336E">
          <w:rPr>
            <w:rFonts w:ascii="Calibri" w:hAnsi="Calibri" w:cs="Calibri"/>
            <w:lang w:val="it-IT"/>
          </w:rPr>
          <w:t>Prenotazione</w:t>
        </w:r>
        <w:r w:rsidR="00F8336E" w:rsidRPr="00F8336E">
          <w:rPr>
            <w:rFonts w:ascii="Calibri" w:hAnsi="Calibri" w:cs="Calibri"/>
            <w:lang w:val="it-IT"/>
          </w:rPr>
          <w:t xml:space="preserve"> include attributi come: id (chiave primaria), </w:t>
        </w:r>
        <w:proofErr w:type="spellStart"/>
        <w:r w:rsidR="00F8336E" w:rsidRPr="00F8336E">
          <w:rPr>
            <w:rFonts w:ascii="Calibri" w:hAnsi="Calibri" w:cs="Calibri"/>
            <w:lang w:val="it-IT"/>
          </w:rPr>
          <w:t>id_utente</w:t>
        </w:r>
        <w:proofErr w:type="spellEnd"/>
        <w:r w:rsidR="00F8336E" w:rsidRPr="00F8336E">
          <w:rPr>
            <w:rFonts w:ascii="Calibri" w:hAnsi="Calibri" w:cs="Calibri"/>
            <w:lang w:val="it-IT"/>
          </w:rPr>
          <w:t xml:space="preserve"> (l’</w:t>
        </w:r>
      </w:ins>
      <w:ins w:id="1261" w:author="Martina Nolletti" w:date="2021-02-07T21:11:00Z">
        <w:r w:rsidR="00F8336E">
          <w:rPr>
            <w:rFonts w:ascii="Calibri" w:hAnsi="Calibri" w:cs="Calibri"/>
            <w:lang w:val="it-IT"/>
          </w:rPr>
          <w:t>elettore</w:t>
        </w:r>
      </w:ins>
      <w:ins w:id="1262" w:author="Martina Nolletti" w:date="2021-02-07T21:10:00Z">
        <w:r w:rsidR="00F8336E" w:rsidRPr="00F8336E">
          <w:rPr>
            <w:rFonts w:ascii="Calibri" w:hAnsi="Calibri" w:cs="Calibri"/>
            <w:lang w:val="it-IT"/>
          </w:rPr>
          <w:t xml:space="preserve"> a cui è associata), </w:t>
        </w:r>
        <w:proofErr w:type="spellStart"/>
        <w:r w:rsidR="00F8336E" w:rsidRPr="00F8336E">
          <w:rPr>
            <w:rFonts w:ascii="Calibri" w:hAnsi="Calibri" w:cs="Calibri"/>
            <w:lang w:val="it-IT"/>
          </w:rPr>
          <w:t>id_evento</w:t>
        </w:r>
        <w:proofErr w:type="spellEnd"/>
        <w:r w:rsidR="00F8336E" w:rsidRPr="00F8336E">
          <w:rPr>
            <w:rFonts w:ascii="Calibri" w:hAnsi="Calibri" w:cs="Calibri"/>
            <w:lang w:val="it-IT"/>
          </w:rPr>
          <w:t xml:space="preserve"> (l’evento a cui è associata), </w:t>
        </w:r>
      </w:ins>
      <w:proofErr w:type="spellStart"/>
      <w:ins w:id="1263" w:author="Martina Nolletti" w:date="2021-02-07T21:15:00Z">
        <w:r w:rsidR="00F8336E">
          <w:rPr>
            <w:rFonts w:ascii="Calibri" w:hAnsi="Calibri" w:cs="Calibri"/>
            <w:lang w:val="it-IT"/>
          </w:rPr>
          <w:t>tipo_prenotazione</w:t>
        </w:r>
      </w:ins>
      <w:proofErr w:type="spellEnd"/>
      <w:ins w:id="1264" w:author="Martina Nolletti" w:date="2021-02-07T21:10:00Z">
        <w:r w:rsidR="00F8336E" w:rsidRPr="00F8336E">
          <w:rPr>
            <w:rFonts w:ascii="Calibri" w:hAnsi="Calibri" w:cs="Calibri"/>
            <w:lang w:val="it-IT"/>
          </w:rPr>
          <w:t xml:space="preserve"> (indica il </w:t>
        </w:r>
      </w:ins>
      <w:ins w:id="1265" w:author="Martina Nolletti" w:date="2021-02-07T21:16:00Z">
        <w:r w:rsidR="001A704B">
          <w:rPr>
            <w:rFonts w:ascii="Calibri" w:hAnsi="Calibri" w:cs="Calibri"/>
            <w:lang w:val="it-IT"/>
          </w:rPr>
          <w:t xml:space="preserve">tipo di </w:t>
        </w:r>
      </w:ins>
      <w:ins w:id="1266" w:author="Martina Nolletti" w:date="2021-02-07T21:17:00Z">
        <w:r w:rsidR="001A704B">
          <w:rPr>
            <w:rFonts w:ascii="Calibri" w:hAnsi="Calibri" w:cs="Calibri"/>
            <w:lang w:val="it-IT"/>
          </w:rPr>
          <w:t>P</w:t>
        </w:r>
      </w:ins>
      <w:ins w:id="1267" w:author="Martina Nolletti" w:date="2021-02-07T21:16:00Z">
        <w:r w:rsidR="001A704B">
          <w:rPr>
            <w:rFonts w:ascii="Calibri" w:hAnsi="Calibri" w:cs="Calibri"/>
            <w:lang w:val="it-IT"/>
          </w:rPr>
          <w:t>renotazione effettuata se in presenza o online</w:t>
        </w:r>
      </w:ins>
      <w:ins w:id="1268" w:author="Martina Nolletti" w:date="2021-02-07T21:10:00Z">
        <w:r w:rsidR="00F8336E" w:rsidRPr="00F8336E">
          <w:rPr>
            <w:rFonts w:ascii="Calibri" w:hAnsi="Calibri" w:cs="Calibri"/>
            <w:lang w:val="it-IT"/>
          </w:rPr>
          <w:t>)</w:t>
        </w:r>
      </w:ins>
      <w:ins w:id="1269" w:author="Martina Nolletti" w:date="2021-02-07T21:16:00Z">
        <w:r w:rsidR="001A704B">
          <w:rPr>
            <w:rFonts w:ascii="Calibri" w:hAnsi="Calibri" w:cs="Calibri"/>
            <w:lang w:val="it-IT"/>
          </w:rPr>
          <w:t xml:space="preserve">, stato </w:t>
        </w:r>
      </w:ins>
      <w:ins w:id="1270" w:author="Martina Nolletti" w:date="2021-02-07T21:10:00Z">
        <w:r w:rsidR="00F8336E" w:rsidRPr="00F8336E">
          <w:rPr>
            <w:rFonts w:ascii="Calibri" w:hAnsi="Calibri" w:cs="Calibri"/>
            <w:lang w:val="it-IT"/>
          </w:rPr>
          <w:t>(</w:t>
        </w:r>
      </w:ins>
      <w:ins w:id="1271" w:author="Martina Nolletti" w:date="2021-02-07T21:16:00Z">
        <w:r w:rsidR="001A704B">
          <w:rPr>
            <w:rFonts w:ascii="Calibri" w:hAnsi="Calibri" w:cs="Calibri"/>
            <w:lang w:val="it-IT"/>
          </w:rPr>
          <w:t>relativo al</w:t>
        </w:r>
      </w:ins>
      <w:ins w:id="1272" w:author="Martina Nolletti" w:date="2021-02-07T21:17:00Z">
        <w:r w:rsidR="001A704B">
          <w:rPr>
            <w:rFonts w:ascii="Calibri" w:hAnsi="Calibri" w:cs="Calibri"/>
            <w:lang w:val="it-IT"/>
          </w:rPr>
          <w:t>la Prenotazione se accettata o meno</w:t>
        </w:r>
      </w:ins>
      <w:ins w:id="1273" w:author="Martina Nolletti" w:date="2021-02-07T21:10:00Z">
        <w:r w:rsidR="00F8336E" w:rsidRPr="00F8336E">
          <w:rPr>
            <w:rFonts w:ascii="Calibri" w:hAnsi="Calibri" w:cs="Calibri"/>
            <w:lang w:val="it-IT"/>
          </w:rPr>
          <w:t>)</w:t>
        </w:r>
      </w:ins>
      <w:ins w:id="1274" w:author="Martina Nolletti" w:date="2021-02-08T18:31:00Z">
        <w:r w:rsidR="006751E6">
          <w:rPr>
            <w:rFonts w:ascii="Calibri" w:hAnsi="Calibri" w:cs="Calibri"/>
            <w:lang w:val="it-IT"/>
          </w:rPr>
          <w:t xml:space="preserve"> e</w:t>
        </w:r>
      </w:ins>
      <w:ins w:id="1275" w:author="Martina Nolletti" w:date="2021-02-07T21:17:00Z">
        <w:r w:rsidR="001A704B">
          <w:rPr>
            <w:rFonts w:ascii="Calibri" w:hAnsi="Calibri" w:cs="Calibri"/>
            <w:lang w:val="it-IT"/>
          </w:rPr>
          <w:t xml:space="preserve"> il certificato </w:t>
        </w:r>
      </w:ins>
      <w:ins w:id="1276" w:author="Martina Nolletti" w:date="2021-02-07T21:18:00Z">
        <w:r w:rsidR="001A704B">
          <w:rPr>
            <w:rFonts w:ascii="Calibri" w:hAnsi="Calibri" w:cs="Calibri"/>
            <w:lang w:val="it-IT"/>
          </w:rPr>
          <w:t>(certifica la condizione espressa dall’elettore per votare online)</w:t>
        </w:r>
      </w:ins>
      <w:ins w:id="1277" w:author="Martina Nolletti" w:date="2021-02-07T21:10:00Z">
        <w:r w:rsidR="00F8336E" w:rsidRPr="00F8336E">
          <w:rPr>
            <w:rFonts w:ascii="Calibri" w:hAnsi="Calibri" w:cs="Calibri"/>
            <w:lang w:val="it-IT"/>
          </w:rPr>
          <w:t xml:space="preserve">. </w:t>
        </w:r>
        <w:r w:rsidR="00F8336E">
          <w:rPr>
            <w:rFonts w:ascii="Calibri" w:hAnsi="Calibri" w:cs="Calibri"/>
            <w:lang w:val="it-IT"/>
          </w:rPr>
          <w:t>U</w:t>
        </w:r>
        <w:r w:rsidR="00F8336E" w:rsidRPr="000427C8">
          <w:rPr>
            <w:rFonts w:ascii="Calibri" w:hAnsi="Calibri" w:cs="Calibri"/>
            <w:lang w:val="it-IT"/>
          </w:rPr>
          <w:t xml:space="preserve">na </w:t>
        </w:r>
        <w:r w:rsidR="00F8336E">
          <w:rPr>
            <w:rFonts w:ascii="Calibri" w:hAnsi="Calibri" w:cs="Calibri"/>
            <w:lang w:val="it-IT"/>
          </w:rPr>
          <w:t>Prenotazione</w:t>
        </w:r>
        <w:r w:rsidR="00F8336E" w:rsidRPr="00F8336E">
          <w:rPr>
            <w:rFonts w:ascii="Calibri" w:hAnsi="Calibri" w:cs="Calibri"/>
            <w:lang w:val="it-IT"/>
          </w:rPr>
          <w:t xml:space="preserve"> </w:t>
        </w:r>
        <w:r w:rsidR="00F8336E" w:rsidRPr="000427C8">
          <w:rPr>
            <w:rFonts w:ascii="Calibri" w:hAnsi="Calibri" w:cs="Calibri"/>
            <w:lang w:val="it-IT"/>
          </w:rPr>
          <w:t>può essere associata a</w:t>
        </w:r>
      </w:ins>
      <w:ins w:id="1278" w:author="Martina Nolletti" w:date="2021-02-07T21:59:00Z">
        <w:r w:rsidR="00D92B78">
          <w:rPr>
            <w:rFonts w:ascii="Calibri" w:hAnsi="Calibri" w:cs="Calibri"/>
            <w:lang w:val="it-IT"/>
          </w:rPr>
          <w:t>d uno ed un solo</w:t>
        </w:r>
      </w:ins>
      <w:ins w:id="1279" w:author="Martina Nolletti" w:date="2021-02-07T21:10:00Z">
        <w:r w:rsidR="00F8336E" w:rsidRPr="000427C8">
          <w:rPr>
            <w:rFonts w:ascii="Calibri" w:hAnsi="Calibri" w:cs="Calibri"/>
            <w:lang w:val="it-IT"/>
          </w:rPr>
          <w:t xml:space="preserve"> </w:t>
        </w:r>
        <w:r w:rsidR="00F8336E">
          <w:rPr>
            <w:rFonts w:ascii="Calibri" w:hAnsi="Calibri" w:cs="Calibri"/>
            <w:lang w:val="it-IT"/>
          </w:rPr>
          <w:t>Utent</w:t>
        </w:r>
      </w:ins>
      <w:ins w:id="1280" w:author="Martina Nolletti" w:date="2021-02-07T21:59:00Z">
        <w:r w:rsidR="00D92B78">
          <w:rPr>
            <w:rFonts w:ascii="Calibri" w:hAnsi="Calibri" w:cs="Calibri"/>
            <w:lang w:val="it-IT"/>
          </w:rPr>
          <w:t>e</w:t>
        </w:r>
      </w:ins>
      <w:ins w:id="1281" w:author="Martina Nolletti" w:date="2021-02-07T21:10:00Z">
        <w:r w:rsidR="00F8336E">
          <w:rPr>
            <w:rFonts w:ascii="Calibri" w:hAnsi="Calibri" w:cs="Calibri"/>
            <w:lang w:val="it-IT"/>
          </w:rPr>
          <w:t xml:space="preserve"> di tipo</w:t>
        </w:r>
        <w:r w:rsidR="00F8336E" w:rsidRPr="000427C8">
          <w:rPr>
            <w:rFonts w:ascii="Calibri" w:hAnsi="Calibri" w:cs="Calibri"/>
            <w:lang w:val="it-IT"/>
          </w:rPr>
          <w:t xml:space="preserve"> </w:t>
        </w:r>
      </w:ins>
      <w:ins w:id="1282" w:author="Martina Nolletti" w:date="2021-02-07T21:18:00Z">
        <w:r w:rsidR="001A704B">
          <w:rPr>
            <w:rFonts w:ascii="Calibri" w:hAnsi="Calibri" w:cs="Calibri"/>
            <w:lang w:val="it-IT"/>
          </w:rPr>
          <w:t>Elettore</w:t>
        </w:r>
      </w:ins>
      <w:ins w:id="1283" w:author="Martina Nolletti" w:date="2021-02-07T21:10:00Z">
        <w:r w:rsidR="00F8336E" w:rsidRPr="000427C8">
          <w:rPr>
            <w:rFonts w:ascii="Calibri" w:hAnsi="Calibri" w:cs="Calibri"/>
            <w:lang w:val="it-IT"/>
          </w:rPr>
          <w:t xml:space="preserve"> </w:t>
        </w:r>
        <w:r w:rsidR="00F8336E">
          <w:rPr>
            <w:rFonts w:ascii="Calibri" w:hAnsi="Calibri" w:cs="Calibri"/>
            <w:lang w:val="it-IT"/>
          </w:rPr>
          <w:t>e u</w:t>
        </w:r>
        <w:r w:rsidR="00F8336E" w:rsidRPr="000427C8">
          <w:rPr>
            <w:rFonts w:ascii="Calibri" w:hAnsi="Calibri" w:cs="Calibri"/>
            <w:lang w:val="it-IT"/>
          </w:rPr>
          <w:t xml:space="preserve">n </w:t>
        </w:r>
      </w:ins>
      <w:ins w:id="1284" w:author="Martina Nolletti" w:date="2021-02-07T21:19:00Z">
        <w:r w:rsidR="001A704B">
          <w:rPr>
            <w:rFonts w:ascii="Calibri" w:hAnsi="Calibri" w:cs="Calibri"/>
            <w:lang w:val="it-IT"/>
          </w:rPr>
          <w:t>Elettore</w:t>
        </w:r>
      </w:ins>
      <w:ins w:id="1285" w:author="Martina Nolletti" w:date="2021-02-07T21:10:00Z">
        <w:r w:rsidR="00F8336E" w:rsidRPr="000427C8">
          <w:rPr>
            <w:rFonts w:ascii="Calibri" w:hAnsi="Calibri" w:cs="Calibri"/>
            <w:lang w:val="it-IT"/>
          </w:rPr>
          <w:t xml:space="preserve"> può avere 1 o più </w:t>
        </w:r>
        <w:r w:rsidR="00F8336E">
          <w:rPr>
            <w:rFonts w:ascii="Calibri" w:hAnsi="Calibri" w:cs="Calibri"/>
            <w:lang w:val="it-IT"/>
          </w:rPr>
          <w:t>Prenotazion</w:t>
        </w:r>
      </w:ins>
      <w:ins w:id="1286" w:author="Martina Nolletti" w:date="2021-02-07T21:19:00Z">
        <w:r w:rsidR="001A704B">
          <w:rPr>
            <w:rFonts w:ascii="Calibri" w:hAnsi="Calibri" w:cs="Calibri"/>
            <w:lang w:val="it-IT"/>
          </w:rPr>
          <w:t>i</w:t>
        </w:r>
      </w:ins>
      <w:ins w:id="1287" w:author="Martina Nolletti" w:date="2021-02-07T21:10:00Z">
        <w:r w:rsidR="00F8336E" w:rsidRPr="00F8336E">
          <w:rPr>
            <w:rFonts w:ascii="Calibri" w:hAnsi="Calibri" w:cs="Calibri"/>
            <w:lang w:val="it-IT"/>
          </w:rPr>
          <w:t xml:space="preserve"> </w:t>
        </w:r>
        <w:r w:rsidR="00F8336E" w:rsidRPr="000427C8">
          <w:rPr>
            <w:rFonts w:ascii="Calibri" w:hAnsi="Calibri" w:cs="Calibri"/>
            <w:lang w:val="it-IT"/>
          </w:rPr>
          <w:t>associate.</w:t>
        </w:r>
        <w:r w:rsidR="00F8336E">
          <w:rPr>
            <w:rFonts w:ascii="Calibri" w:hAnsi="Calibri" w:cs="Calibri"/>
            <w:lang w:val="it-IT"/>
          </w:rPr>
          <w:t xml:space="preserve"> Una Prenotazione può essere associata a</w:t>
        </w:r>
      </w:ins>
      <w:ins w:id="1288" w:author="Martina Nolletti" w:date="2021-02-07T21:59:00Z">
        <w:r w:rsidR="00D92B78">
          <w:rPr>
            <w:rFonts w:ascii="Calibri" w:hAnsi="Calibri" w:cs="Calibri"/>
            <w:lang w:val="it-IT"/>
          </w:rPr>
          <w:t>d uno ed un solo E</w:t>
        </w:r>
      </w:ins>
      <w:ins w:id="1289" w:author="Martina Nolletti" w:date="2021-02-07T21:10:00Z">
        <w:r w:rsidR="00F8336E">
          <w:rPr>
            <w:rFonts w:ascii="Calibri" w:hAnsi="Calibri" w:cs="Calibri"/>
            <w:lang w:val="it-IT"/>
          </w:rPr>
          <w:t>vent</w:t>
        </w:r>
      </w:ins>
      <w:ins w:id="1290" w:author="Martina Nolletti" w:date="2021-02-07T21:59:00Z">
        <w:r w:rsidR="00D92B78">
          <w:rPr>
            <w:rFonts w:ascii="Calibri" w:hAnsi="Calibri" w:cs="Calibri"/>
            <w:lang w:val="it-IT"/>
          </w:rPr>
          <w:t>o</w:t>
        </w:r>
      </w:ins>
      <w:ins w:id="1291" w:author="Martina Nolletti" w:date="2021-02-07T21:10:00Z">
        <w:r w:rsidR="00F8336E">
          <w:rPr>
            <w:rFonts w:ascii="Calibri" w:hAnsi="Calibri" w:cs="Calibri"/>
            <w:lang w:val="it-IT"/>
          </w:rPr>
          <w:t xml:space="preserve"> e</w:t>
        </w:r>
      </w:ins>
      <w:ins w:id="1292" w:author="Martina Nolletti" w:date="2021-02-07T21:59:00Z">
        <w:r w:rsidR="00D92B78">
          <w:rPr>
            <w:rFonts w:ascii="Calibri" w:hAnsi="Calibri" w:cs="Calibri"/>
            <w:lang w:val="it-IT"/>
          </w:rPr>
          <w:t>d</w:t>
        </w:r>
      </w:ins>
      <w:ins w:id="1293" w:author="Martina Nolletti" w:date="2021-02-07T21:10:00Z">
        <w:r w:rsidR="00F8336E">
          <w:rPr>
            <w:rFonts w:ascii="Calibri" w:hAnsi="Calibri" w:cs="Calibri"/>
            <w:lang w:val="it-IT"/>
          </w:rPr>
          <w:t xml:space="preserve"> un Evento può avere associat</w:t>
        </w:r>
      </w:ins>
      <w:ins w:id="1294" w:author="Martina Nolletti" w:date="2021-02-07T21:19:00Z">
        <w:r w:rsidR="001A704B">
          <w:rPr>
            <w:rFonts w:ascii="Calibri" w:hAnsi="Calibri" w:cs="Calibri"/>
            <w:lang w:val="it-IT"/>
          </w:rPr>
          <w:t xml:space="preserve">e </w:t>
        </w:r>
      </w:ins>
      <w:ins w:id="1295" w:author="Martina Nolletti" w:date="2021-02-07T21:10:00Z">
        <w:r w:rsidR="00F8336E">
          <w:rPr>
            <w:rFonts w:ascii="Calibri" w:hAnsi="Calibri" w:cs="Calibri"/>
            <w:lang w:val="it-IT"/>
          </w:rPr>
          <w:t>1 o più Prenotazion</w:t>
        </w:r>
      </w:ins>
      <w:ins w:id="1296" w:author="Martina Nolletti" w:date="2021-02-07T21:19:00Z">
        <w:r w:rsidR="001A704B">
          <w:rPr>
            <w:rFonts w:ascii="Calibri" w:hAnsi="Calibri" w:cs="Calibri"/>
            <w:lang w:val="it-IT"/>
          </w:rPr>
          <w:t>i</w:t>
        </w:r>
      </w:ins>
      <w:ins w:id="1297" w:author="Martina Nolletti" w:date="2021-02-07T21:10:00Z">
        <w:r w:rsidR="00F8336E">
          <w:rPr>
            <w:rFonts w:ascii="Calibri" w:hAnsi="Calibri" w:cs="Calibri"/>
            <w:lang w:val="it-IT"/>
          </w:rPr>
          <w:t>.</w:t>
        </w:r>
      </w:ins>
    </w:p>
    <w:p w14:paraId="2A332977" w14:textId="752C7356" w:rsidR="00710FA2" w:rsidRPr="00A06314" w:rsidRDefault="00710FA2">
      <w:pPr>
        <w:numPr>
          <w:ilvl w:val="0"/>
          <w:numId w:val="67"/>
        </w:numPr>
        <w:rPr>
          <w:ins w:id="1298" w:author="Martina Nolletti" w:date="2021-02-07T20:47:00Z"/>
          <w:rFonts w:ascii="Calibri" w:hAnsi="Calibri" w:cs="Calibri"/>
        </w:rPr>
      </w:pPr>
      <w:proofErr w:type="spellStart"/>
      <w:ins w:id="1299" w:author="Martina Nolletti" w:date="2021-02-07T20:47:00Z">
        <w:r w:rsidRPr="00A06314">
          <w:rPr>
            <w:b/>
            <w:bCs/>
          </w:rPr>
          <w:t>Candidato</w:t>
        </w:r>
        <w:proofErr w:type="spellEnd"/>
        <w:r w:rsidRPr="00A06314">
          <w:rPr>
            <w:rFonts w:ascii="Calibri" w:hAnsi="Calibri" w:cs="Calibri"/>
            <w:lang w:val="it-IT"/>
          </w:rPr>
          <w:t>.</w:t>
        </w:r>
      </w:ins>
      <w:ins w:id="1300" w:author="Martina Nolletti" w:date="2021-02-07T21:19:00Z">
        <w:r w:rsidR="001A704B" w:rsidRPr="00A06314">
          <w:rPr>
            <w:rFonts w:ascii="Calibri" w:hAnsi="Calibri" w:cs="Calibri"/>
            <w:lang w:val="it-IT"/>
          </w:rPr>
          <w:t xml:space="preserve"> </w:t>
        </w:r>
        <w:r w:rsidR="001A704B" w:rsidRPr="001A704B">
          <w:rPr>
            <w:rFonts w:ascii="Calibri" w:hAnsi="Calibri" w:cs="Calibri"/>
            <w:lang w:val="it-IT"/>
          </w:rPr>
          <w:t xml:space="preserve">Questa tabella </w:t>
        </w:r>
      </w:ins>
      <w:ins w:id="1301" w:author="Martina Nolletti" w:date="2021-02-07T21:22:00Z">
        <w:r w:rsidR="001A704B">
          <w:rPr>
            <w:rFonts w:ascii="Calibri" w:hAnsi="Calibri" w:cs="Calibri"/>
            <w:lang w:val="it-IT"/>
          </w:rPr>
          <w:t>avrà al suo interno</w:t>
        </w:r>
      </w:ins>
      <w:ins w:id="1302" w:author="Martina Nolletti" w:date="2021-02-07T21:23:00Z">
        <w:r w:rsidR="001A704B">
          <w:rPr>
            <w:rFonts w:ascii="Calibri" w:hAnsi="Calibri" w:cs="Calibri"/>
            <w:lang w:val="it-IT"/>
          </w:rPr>
          <w:t>:</w:t>
        </w:r>
      </w:ins>
      <w:ins w:id="1303" w:author="Martina Nolletti" w:date="2021-02-07T21:19:00Z">
        <w:r w:rsidR="001A704B" w:rsidRPr="001A704B">
          <w:rPr>
            <w:rFonts w:ascii="Calibri" w:hAnsi="Calibri" w:cs="Calibri"/>
            <w:lang w:val="it-IT"/>
          </w:rPr>
          <w:t xml:space="preserve"> id (chiave primaria), nome, cognome, e</w:t>
        </w:r>
      </w:ins>
      <w:ins w:id="1304" w:author="Martina Nolletti" w:date="2021-02-08T16:30:00Z">
        <w:r w:rsidR="003B030A">
          <w:rPr>
            <w:rFonts w:ascii="Calibri" w:hAnsi="Calibri" w:cs="Calibri"/>
            <w:lang w:val="it-IT"/>
          </w:rPr>
          <w:t>-</w:t>
        </w:r>
      </w:ins>
      <w:ins w:id="1305" w:author="Martina Nolletti" w:date="2021-02-07T21:19:00Z">
        <w:r w:rsidR="001A704B" w:rsidRPr="001A704B">
          <w:rPr>
            <w:rFonts w:ascii="Calibri" w:hAnsi="Calibri" w:cs="Calibri"/>
            <w:lang w:val="it-IT"/>
          </w:rPr>
          <w:t xml:space="preserve">mail, telefono, </w:t>
        </w:r>
        <w:proofErr w:type="spellStart"/>
        <w:r w:rsidR="001A704B" w:rsidRPr="001A704B">
          <w:rPr>
            <w:rFonts w:ascii="Calibri" w:hAnsi="Calibri" w:cs="Calibri"/>
            <w:lang w:val="it-IT"/>
          </w:rPr>
          <w:t>data_nascit</w:t>
        </w:r>
      </w:ins>
      <w:ins w:id="1306" w:author="Martina Nolletti" w:date="2021-02-07T21:23:00Z">
        <w:r w:rsidR="001A704B">
          <w:rPr>
            <w:rFonts w:ascii="Calibri" w:hAnsi="Calibri" w:cs="Calibri"/>
            <w:lang w:val="it-IT"/>
          </w:rPr>
          <w:t>a</w:t>
        </w:r>
      </w:ins>
      <w:proofErr w:type="spellEnd"/>
      <w:ins w:id="1307" w:author="Martina Nolletti" w:date="2021-02-07T21:24:00Z">
        <w:r w:rsidR="001A704B">
          <w:rPr>
            <w:rFonts w:ascii="Calibri" w:hAnsi="Calibri" w:cs="Calibri"/>
            <w:lang w:val="it-IT"/>
          </w:rPr>
          <w:t>,</w:t>
        </w:r>
      </w:ins>
      <w:ins w:id="1308" w:author="Martina Nolletti" w:date="2021-02-07T21:23:00Z">
        <w:r w:rsidR="001A704B">
          <w:rPr>
            <w:rFonts w:ascii="Calibri" w:hAnsi="Calibri" w:cs="Calibri"/>
            <w:lang w:val="it-IT"/>
          </w:rPr>
          <w:t xml:space="preserve"> </w:t>
        </w:r>
      </w:ins>
      <w:proofErr w:type="spellStart"/>
      <w:ins w:id="1309" w:author="Martina Nolletti" w:date="2021-02-07T21:19:00Z">
        <w:r w:rsidR="001A704B" w:rsidRPr="001A704B">
          <w:rPr>
            <w:rFonts w:ascii="Calibri" w:hAnsi="Calibri" w:cs="Calibri"/>
            <w:lang w:val="it-IT"/>
          </w:rPr>
          <w:t>nome_universita</w:t>
        </w:r>
      </w:ins>
      <w:proofErr w:type="spellEnd"/>
      <w:ins w:id="1310" w:author="Martina Nolletti" w:date="2021-02-07T21:24:00Z">
        <w:r w:rsidR="001A704B">
          <w:rPr>
            <w:rFonts w:ascii="Calibri" w:hAnsi="Calibri" w:cs="Calibri"/>
            <w:lang w:val="it-IT"/>
          </w:rPr>
          <w:t xml:space="preserve">, </w:t>
        </w:r>
        <w:proofErr w:type="spellStart"/>
        <w:r w:rsidR="001A704B">
          <w:rPr>
            <w:rFonts w:ascii="Calibri" w:hAnsi="Calibri" w:cs="Calibri"/>
            <w:lang w:val="it-IT"/>
          </w:rPr>
          <w:t>voti_ricevuti</w:t>
        </w:r>
        <w:proofErr w:type="spellEnd"/>
        <w:r w:rsidR="001A704B">
          <w:rPr>
            <w:rFonts w:ascii="Calibri" w:hAnsi="Calibri" w:cs="Calibri"/>
            <w:lang w:val="it-IT"/>
          </w:rPr>
          <w:t xml:space="preserve"> (il numero di voti ricevuti per un evento) e </w:t>
        </w:r>
        <w:proofErr w:type="spellStart"/>
        <w:r w:rsidR="001A704B">
          <w:rPr>
            <w:rFonts w:ascii="Calibri" w:hAnsi="Calibri" w:cs="Calibri"/>
            <w:lang w:val="it-IT"/>
          </w:rPr>
          <w:t>id_evento</w:t>
        </w:r>
        <w:proofErr w:type="spellEnd"/>
        <w:r w:rsidR="001A704B">
          <w:rPr>
            <w:rFonts w:ascii="Calibri" w:hAnsi="Calibri" w:cs="Calibri"/>
            <w:lang w:val="it-IT"/>
          </w:rPr>
          <w:t xml:space="preserve"> (l’evento al quale è candidato)</w:t>
        </w:r>
      </w:ins>
      <w:ins w:id="1311" w:author="Martina Nolletti" w:date="2021-02-07T21:19:00Z">
        <w:r w:rsidR="001A704B" w:rsidRPr="001A704B">
          <w:rPr>
            <w:rFonts w:ascii="Calibri" w:hAnsi="Calibri" w:cs="Calibri"/>
            <w:lang w:val="it-IT"/>
          </w:rPr>
          <w:t xml:space="preserve">. Un </w:t>
        </w:r>
      </w:ins>
      <w:ins w:id="1312" w:author="Martina Nolletti" w:date="2021-02-07T21:25:00Z">
        <w:r w:rsidR="001A704B">
          <w:rPr>
            <w:rFonts w:ascii="Calibri" w:hAnsi="Calibri" w:cs="Calibri"/>
            <w:lang w:val="it-IT"/>
          </w:rPr>
          <w:t>Candidato</w:t>
        </w:r>
      </w:ins>
      <w:ins w:id="1313" w:author="Martina Nolletti" w:date="2021-02-07T21:19:00Z">
        <w:r w:rsidR="001A704B" w:rsidRPr="001A704B">
          <w:rPr>
            <w:rFonts w:ascii="Calibri" w:hAnsi="Calibri" w:cs="Calibri"/>
            <w:lang w:val="it-IT"/>
          </w:rPr>
          <w:t xml:space="preserve"> </w:t>
        </w:r>
      </w:ins>
      <w:ins w:id="1314" w:author="Martina Nolletti" w:date="2021-02-07T22:03:00Z">
        <w:r w:rsidR="00D92B78">
          <w:rPr>
            <w:rFonts w:ascii="Calibri" w:hAnsi="Calibri" w:cs="Calibri"/>
            <w:lang w:val="it-IT"/>
          </w:rPr>
          <w:t>si può presentare per uno ed un solo</w:t>
        </w:r>
      </w:ins>
      <w:ins w:id="1315" w:author="Martina Nolletti" w:date="2021-02-07T21:19:00Z">
        <w:r w:rsidR="001A704B" w:rsidRPr="001A704B">
          <w:rPr>
            <w:rFonts w:ascii="Calibri" w:hAnsi="Calibri" w:cs="Calibri"/>
            <w:lang w:val="it-IT"/>
          </w:rPr>
          <w:t xml:space="preserve"> </w:t>
        </w:r>
      </w:ins>
      <w:ins w:id="1316" w:author="Martina Nolletti" w:date="2021-02-07T21:25:00Z">
        <w:r w:rsidR="001A704B">
          <w:rPr>
            <w:rFonts w:ascii="Calibri" w:hAnsi="Calibri" w:cs="Calibri"/>
            <w:lang w:val="it-IT"/>
          </w:rPr>
          <w:t>Event</w:t>
        </w:r>
      </w:ins>
      <w:ins w:id="1317" w:author="Martina Nolletti" w:date="2021-02-07T22:03:00Z">
        <w:r w:rsidR="00D92B78">
          <w:rPr>
            <w:rFonts w:ascii="Calibri" w:hAnsi="Calibri" w:cs="Calibri"/>
            <w:lang w:val="it-IT"/>
          </w:rPr>
          <w:t>o</w:t>
        </w:r>
      </w:ins>
      <w:ins w:id="1318" w:author="Martina Nolletti" w:date="2021-02-07T21:19:00Z">
        <w:r w:rsidR="001A704B" w:rsidRPr="001A704B">
          <w:rPr>
            <w:rFonts w:ascii="Calibri" w:hAnsi="Calibri" w:cs="Calibri"/>
            <w:lang w:val="it-IT"/>
          </w:rPr>
          <w:t xml:space="preserve"> e </w:t>
        </w:r>
      </w:ins>
      <w:ins w:id="1319" w:author="Martina Nolletti" w:date="2021-02-07T21:26:00Z">
        <w:r w:rsidR="00F055E3">
          <w:rPr>
            <w:rFonts w:ascii="Calibri" w:hAnsi="Calibri" w:cs="Calibri"/>
            <w:lang w:val="it-IT"/>
          </w:rPr>
          <w:t xml:space="preserve">ad </w:t>
        </w:r>
      </w:ins>
      <w:ins w:id="1320" w:author="Martina Nolletti" w:date="2021-02-07T21:19:00Z">
        <w:r w:rsidR="001A704B" w:rsidRPr="001A704B">
          <w:rPr>
            <w:rFonts w:ascii="Calibri" w:hAnsi="Calibri" w:cs="Calibri"/>
            <w:lang w:val="it-IT"/>
          </w:rPr>
          <w:t>un</w:t>
        </w:r>
      </w:ins>
      <w:ins w:id="1321" w:author="Martina Nolletti" w:date="2021-02-07T21:25:00Z">
        <w:r w:rsidR="001A704B">
          <w:rPr>
            <w:rFonts w:ascii="Calibri" w:hAnsi="Calibri" w:cs="Calibri"/>
            <w:lang w:val="it-IT"/>
          </w:rPr>
          <w:t xml:space="preserve"> Evento</w:t>
        </w:r>
      </w:ins>
      <w:ins w:id="1322" w:author="Martina Nolletti" w:date="2021-02-07T21:19:00Z">
        <w:r w:rsidR="001A704B" w:rsidRPr="001A704B">
          <w:rPr>
            <w:rFonts w:ascii="Calibri" w:hAnsi="Calibri" w:cs="Calibri"/>
            <w:lang w:val="it-IT"/>
          </w:rPr>
          <w:t xml:space="preserve"> </w:t>
        </w:r>
      </w:ins>
      <w:ins w:id="1323" w:author="Martina Nolletti" w:date="2021-02-07T21:26:00Z">
        <w:r w:rsidR="00F055E3">
          <w:rPr>
            <w:rFonts w:ascii="Calibri" w:hAnsi="Calibri" w:cs="Calibri"/>
            <w:lang w:val="it-IT"/>
          </w:rPr>
          <w:t>si possono presentare</w:t>
        </w:r>
      </w:ins>
      <w:ins w:id="1324" w:author="Martina Nolletti" w:date="2021-02-07T21:19:00Z">
        <w:r w:rsidR="001A704B" w:rsidRPr="001A704B">
          <w:rPr>
            <w:rFonts w:ascii="Calibri" w:hAnsi="Calibri" w:cs="Calibri"/>
            <w:lang w:val="it-IT"/>
          </w:rPr>
          <w:t xml:space="preserve"> 1 o più </w:t>
        </w:r>
      </w:ins>
      <w:ins w:id="1325" w:author="Martina Nolletti" w:date="2021-02-07T21:26:00Z">
        <w:r w:rsidR="00F055E3">
          <w:rPr>
            <w:rFonts w:ascii="Calibri" w:hAnsi="Calibri" w:cs="Calibri"/>
            <w:lang w:val="it-IT"/>
          </w:rPr>
          <w:t>Candidati</w:t>
        </w:r>
      </w:ins>
      <w:ins w:id="1326" w:author="Martina Nolletti" w:date="2021-02-07T21:19:00Z">
        <w:r w:rsidR="001A704B" w:rsidRPr="001A704B">
          <w:rPr>
            <w:rFonts w:ascii="Calibri" w:hAnsi="Calibri" w:cs="Calibri"/>
            <w:lang w:val="it-IT"/>
          </w:rPr>
          <w:t>.</w:t>
        </w:r>
      </w:ins>
      <w:ins w:id="1327" w:author="Martina Nolletti" w:date="2021-02-08T16:23:00Z">
        <w:r w:rsidR="000857D2">
          <w:rPr>
            <w:rFonts w:ascii="Calibri" w:hAnsi="Calibri" w:cs="Calibri"/>
            <w:lang w:val="it-IT"/>
          </w:rPr>
          <w:t xml:space="preserve"> La classe Candi</w:t>
        </w:r>
      </w:ins>
      <w:ins w:id="1328" w:author="Martina Nolletti" w:date="2021-02-08T16:24:00Z">
        <w:r w:rsidR="000857D2">
          <w:rPr>
            <w:rFonts w:ascii="Calibri" w:hAnsi="Calibri" w:cs="Calibri"/>
            <w:lang w:val="it-IT"/>
          </w:rPr>
          <w:t>dato è stata inserita come tabella singola, in qua</w:t>
        </w:r>
      </w:ins>
      <w:ins w:id="1329" w:author="Martina Nolletti" w:date="2021-02-08T16:25:00Z">
        <w:r w:rsidR="000857D2">
          <w:rPr>
            <w:rFonts w:ascii="Calibri" w:hAnsi="Calibri" w:cs="Calibri"/>
            <w:lang w:val="it-IT"/>
          </w:rPr>
          <w:t>nto se venisse inserita come estensione di Elettore, la cancellazione di quest’ultimo porterebbe all’eliminazione del Candidato stesso e di conseguenza l’Evento non potrebbe svolgersi in maniera corretta.</w:t>
        </w:r>
      </w:ins>
    </w:p>
    <w:p w14:paraId="27694BE5" w14:textId="25FC4EE1" w:rsidR="00710FA2" w:rsidRDefault="00710FA2" w:rsidP="00140416">
      <w:pPr>
        <w:numPr>
          <w:ilvl w:val="0"/>
          <w:numId w:val="67"/>
        </w:numPr>
        <w:rPr>
          <w:ins w:id="1330" w:author="Martina Nolletti" w:date="2021-02-08T16:14:00Z"/>
          <w:rFonts w:ascii="Calibri" w:hAnsi="Calibri" w:cs="Calibri"/>
          <w:lang w:val="it-IT"/>
        </w:rPr>
      </w:pPr>
      <w:proofErr w:type="spellStart"/>
      <w:ins w:id="1331" w:author="Martina Nolletti" w:date="2021-02-07T20:47:00Z">
        <w:r w:rsidRPr="00A06314">
          <w:rPr>
            <w:b/>
            <w:bCs/>
          </w:rPr>
          <w:t>Evento</w:t>
        </w:r>
        <w:proofErr w:type="spellEnd"/>
        <w:r w:rsidRPr="00A06314">
          <w:t>.</w:t>
        </w:r>
      </w:ins>
      <w:ins w:id="1332" w:author="Martina Nolletti" w:date="2021-02-07T21:26:00Z">
        <w:r w:rsidR="00140416" w:rsidRPr="00A06314">
          <w:t xml:space="preserve"> </w:t>
        </w:r>
      </w:ins>
      <w:ins w:id="1333" w:author="Martina Nolletti" w:date="2021-02-07T21:27:00Z">
        <w:r w:rsidR="00140416" w:rsidRPr="00140416">
          <w:rPr>
            <w:rFonts w:ascii="Calibri" w:hAnsi="Calibri" w:cs="Calibri"/>
            <w:lang w:val="it-IT"/>
          </w:rPr>
          <w:t xml:space="preserve">La tabella Evento presenta i seguenti campi: id (chiave primaria), nome, regolamento, </w:t>
        </w:r>
        <w:proofErr w:type="spellStart"/>
        <w:r w:rsidR="00140416" w:rsidRPr="00140416">
          <w:rPr>
            <w:rFonts w:ascii="Calibri" w:hAnsi="Calibri" w:cs="Calibri"/>
            <w:lang w:val="it-IT"/>
          </w:rPr>
          <w:t>data_inizio</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data_fine</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ora_inizio</w:t>
        </w:r>
        <w:proofErr w:type="spellEnd"/>
        <w:r w:rsidR="00140416" w:rsidRPr="00140416">
          <w:rPr>
            <w:rFonts w:ascii="Calibri" w:hAnsi="Calibri" w:cs="Calibri"/>
            <w:lang w:val="it-IT"/>
          </w:rPr>
          <w:t xml:space="preserve">, </w:t>
        </w:r>
        <w:proofErr w:type="spellStart"/>
        <w:r w:rsidR="00140416" w:rsidRPr="00140416">
          <w:rPr>
            <w:rFonts w:ascii="Calibri" w:hAnsi="Calibri" w:cs="Calibri"/>
            <w:lang w:val="it-IT"/>
          </w:rPr>
          <w:t>ora_fine</w:t>
        </w:r>
        <w:proofErr w:type="spellEnd"/>
        <w:r w:rsidR="00140416" w:rsidRPr="00140416">
          <w:rPr>
            <w:rFonts w:ascii="Calibri" w:hAnsi="Calibri" w:cs="Calibri"/>
            <w:lang w:val="it-IT"/>
          </w:rPr>
          <w:t xml:space="preserve">, </w:t>
        </w:r>
      </w:ins>
      <w:ins w:id="1334" w:author="Martina Nolletti" w:date="2021-02-07T21:28:00Z">
        <w:r w:rsidR="00140416" w:rsidRPr="00140416">
          <w:rPr>
            <w:rFonts w:ascii="Calibri" w:hAnsi="Calibri" w:cs="Calibri"/>
            <w:lang w:val="it-IT"/>
          </w:rPr>
          <w:t>luogo</w:t>
        </w:r>
      </w:ins>
      <w:ins w:id="1335" w:author="Martina Nolletti" w:date="2021-02-07T21:27:00Z">
        <w:r w:rsidR="00140416" w:rsidRPr="00140416">
          <w:rPr>
            <w:rFonts w:ascii="Calibri" w:hAnsi="Calibri" w:cs="Calibri"/>
            <w:lang w:val="it-IT"/>
          </w:rPr>
          <w:t xml:space="preserve">, </w:t>
        </w:r>
      </w:ins>
      <w:proofErr w:type="spellStart"/>
      <w:ins w:id="1336" w:author="Martina Nolletti" w:date="2021-02-07T21:28:00Z">
        <w:r w:rsidR="00140416" w:rsidRPr="00140416">
          <w:rPr>
            <w:rFonts w:ascii="Calibri" w:hAnsi="Calibri" w:cs="Calibri"/>
            <w:lang w:val="it-IT"/>
          </w:rPr>
          <w:t>report_risultati</w:t>
        </w:r>
      </w:ins>
      <w:proofErr w:type="spellEnd"/>
      <w:ins w:id="1337" w:author="Martina Nolletti" w:date="2021-02-07T21:27:00Z">
        <w:r w:rsidR="00140416" w:rsidRPr="00140416">
          <w:rPr>
            <w:rFonts w:ascii="Calibri" w:hAnsi="Calibri" w:cs="Calibri"/>
            <w:lang w:val="it-IT"/>
          </w:rPr>
          <w:t xml:space="preserve">, </w:t>
        </w:r>
      </w:ins>
      <w:proofErr w:type="spellStart"/>
      <w:ins w:id="1338" w:author="Martina Nolletti" w:date="2021-02-07T21:28:00Z">
        <w:r w:rsidR="00140416" w:rsidRPr="00140416">
          <w:rPr>
            <w:rFonts w:ascii="Calibri" w:hAnsi="Calibri" w:cs="Calibri"/>
            <w:lang w:val="it-IT"/>
          </w:rPr>
          <w:t>report_statistiche</w:t>
        </w:r>
      </w:ins>
      <w:proofErr w:type="spellEnd"/>
      <w:ins w:id="1339" w:author="Martina Nolletti" w:date="2021-02-07T21:27:00Z">
        <w:r w:rsidR="00140416" w:rsidRPr="00140416">
          <w:rPr>
            <w:rFonts w:ascii="Calibri" w:hAnsi="Calibri" w:cs="Calibri"/>
            <w:lang w:val="it-IT"/>
          </w:rPr>
          <w:t xml:space="preserve">, </w:t>
        </w:r>
      </w:ins>
      <w:proofErr w:type="spellStart"/>
      <w:ins w:id="1340" w:author="Martina Nolletti" w:date="2021-02-07T21:28:00Z">
        <w:r w:rsidR="00140416" w:rsidRPr="00140416">
          <w:rPr>
            <w:rFonts w:ascii="Calibri" w:hAnsi="Calibri" w:cs="Calibri"/>
            <w:lang w:val="it-IT"/>
          </w:rPr>
          <w:t>numero_preferenze_esprimibili</w:t>
        </w:r>
      </w:ins>
      <w:proofErr w:type="spellEnd"/>
      <w:ins w:id="1341" w:author="Martina Nolletti" w:date="2021-02-07T21:27:00Z">
        <w:r w:rsidR="00140416" w:rsidRPr="00140416">
          <w:rPr>
            <w:rFonts w:ascii="Calibri" w:hAnsi="Calibri" w:cs="Calibri"/>
            <w:lang w:val="it-IT"/>
          </w:rPr>
          <w:t xml:space="preserve"> e </w:t>
        </w:r>
      </w:ins>
      <w:ins w:id="1342" w:author="Martina Nolletti" w:date="2021-02-07T21:28:00Z">
        <w:r w:rsidR="00140416" w:rsidRPr="00140416">
          <w:rPr>
            <w:rFonts w:ascii="Calibri" w:hAnsi="Calibri" w:cs="Calibri"/>
            <w:lang w:val="it-IT"/>
          </w:rPr>
          <w:t>stato</w:t>
        </w:r>
      </w:ins>
      <w:ins w:id="1343" w:author="Martina Nolletti" w:date="2021-02-07T21:27:00Z">
        <w:r w:rsidR="00140416" w:rsidRPr="00140416">
          <w:rPr>
            <w:rFonts w:ascii="Calibri" w:hAnsi="Calibri" w:cs="Calibri"/>
            <w:lang w:val="it-IT"/>
          </w:rPr>
          <w:t xml:space="preserve"> (</w:t>
        </w:r>
      </w:ins>
      <w:ins w:id="1344" w:author="Martina Nolletti" w:date="2021-02-07T21:30:00Z">
        <w:r w:rsidR="00140416" w:rsidRPr="00140416">
          <w:rPr>
            <w:rFonts w:ascii="Calibri" w:hAnsi="Calibri" w:cs="Calibri"/>
            <w:lang w:val="it-IT"/>
          </w:rPr>
          <w:t xml:space="preserve">indica se l’evento è </w:t>
        </w:r>
        <w:r w:rsidR="00140416" w:rsidRPr="00140416">
          <w:rPr>
            <w:rFonts w:ascii="Calibri" w:hAnsi="Calibri" w:cs="Calibri"/>
            <w:lang w:val="it-IT"/>
          </w:rPr>
          <w:lastRenderedPageBreak/>
          <w:t>programmato, in corso o terminato</w:t>
        </w:r>
      </w:ins>
      <w:ins w:id="1345" w:author="Martina Nolletti" w:date="2021-02-07T21:27:00Z">
        <w:r w:rsidR="00140416" w:rsidRPr="00140416">
          <w:rPr>
            <w:rFonts w:ascii="Calibri" w:hAnsi="Calibri" w:cs="Calibri"/>
            <w:lang w:val="it-IT"/>
          </w:rPr>
          <w:t xml:space="preserve">). </w:t>
        </w:r>
      </w:ins>
      <w:ins w:id="1346" w:author="Martina Nolletti" w:date="2021-02-07T21:31:00Z">
        <w:r w:rsidR="00140416">
          <w:rPr>
            <w:rFonts w:ascii="Calibri" w:hAnsi="Calibri" w:cs="Calibri"/>
            <w:lang w:val="it-IT"/>
          </w:rPr>
          <w:t>Un Evento può avere associato 1 o più Turnazioni e una Turnazione può essere associata a</w:t>
        </w:r>
      </w:ins>
      <w:ins w:id="1347" w:author="Martina Nolletti" w:date="2021-02-07T22:04:00Z">
        <w:r w:rsidR="00D92B78">
          <w:rPr>
            <w:rFonts w:ascii="Calibri" w:hAnsi="Calibri" w:cs="Calibri"/>
            <w:lang w:val="it-IT"/>
          </w:rPr>
          <w:t>d uno ed un solo</w:t>
        </w:r>
      </w:ins>
      <w:ins w:id="1348" w:author="Martina Nolletti" w:date="2021-02-07T21:31:00Z">
        <w:r w:rsidR="00140416">
          <w:rPr>
            <w:rFonts w:ascii="Calibri" w:hAnsi="Calibri" w:cs="Calibri"/>
            <w:lang w:val="it-IT"/>
          </w:rPr>
          <w:t xml:space="preserve"> Event</w:t>
        </w:r>
      </w:ins>
      <w:ins w:id="1349" w:author="Martina Nolletti" w:date="2021-02-07T22:04:00Z">
        <w:r w:rsidR="00D92B78">
          <w:rPr>
            <w:rFonts w:ascii="Calibri" w:hAnsi="Calibri" w:cs="Calibri"/>
            <w:lang w:val="it-IT"/>
          </w:rPr>
          <w:t>o</w:t>
        </w:r>
      </w:ins>
      <w:ins w:id="1350" w:author="Martina Nolletti" w:date="2021-02-07T21:31:00Z">
        <w:r w:rsidR="00140416">
          <w:rPr>
            <w:rFonts w:ascii="Calibri" w:hAnsi="Calibri" w:cs="Calibri"/>
            <w:lang w:val="it-IT"/>
          </w:rPr>
          <w:t xml:space="preserve">. </w:t>
        </w:r>
      </w:ins>
      <w:ins w:id="1351" w:author="Martina Nolletti" w:date="2021-02-07T21:32:00Z">
        <w:r w:rsidR="00140416">
          <w:rPr>
            <w:rFonts w:ascii="Calibri" w:hAnsi="Calibri" w:cs="Calibri"/>
            <w:lang w:val="it-IT"/>
          </w:rPr>
          <w:t>U</w:t>
        </w:r>
        <w:r w:rsidR="00140416" w:rsidRPr="00922D9A">
          <w:rPr>
            <w:rFonts w:ascii="Calibri" w:hAnsi="Calibri" w:cs="Calibri"/>
            <w:lang w:val="it-IT"/>
          </w:rPr>
          <w:t>n Evento può avere associate 1 o più Prenotazioni</w:t>
        </w:r>
        <w:r w:rsidR="00140416" w:rsidRPr="00140416">
          <w:rPr>
            <w:rFonts w:ascii="Calibri" w:hAnsi="Calibri" w:cs="Calibri"/>
            <w:lang w:val="it-IT"/>
          </w:rPr>
          <w:t xml:space="preserve"> </w:t>
        </w:r>
        <w:r w:rsidR="00140416">
          <w:rPr>
            <w:rFonts w:ascii="Calibri" w:hAnsi="Calibri" w:cs="Calibri"/>
            <w:lang w:val="it-IT"/>
          </w:rPr>
          <w:t>e u</w:t>
        </w:r>
      </w:ins>
      <w:ins w:id="1352" w:author="Martina Nolletti" w:date="2021-02-07T21:31:00Z">
        <w:r w:rsidR="00140416" w:rsidRPr="00140416">
          <w:rPr>
            <w:rFonts w:ascii="Calibri" w:hAnsi="Calibri" w:cs="Calibri"/>
            <w:lang w:val="it-IT"/>
          </w:rPr>
          <w:t>na Prenotazione può essere associata a</w:t>
        </w:r>
      </w:ins>
      <w:ins w:id="1353" w:author="Martina Nolletti" w:date="2021-02-07T22:04:00Z">
        <w:r w:rsidR="00D92B78">
          <w:rPr>
            <w:rFonts w:ascii="Calibri" w:hAnsi="Calibri" w:cs="Calibri"/>
            <w:lang w:val="it-IT"/>
          </w:rPr>
          <w:t>d uno ed un solo E</w:t>
        </w:r>
      </w:ins>
      <w:ins w:id="1354" w:author="Martina Nolletti" w:date="2021-02-07T21:31:00Z">
        <w:r w:rsidR="00140416" w:rsidRPr="00140416">
          <w:rPr>
            <w:rFonts w:ascii="Calibri" w:hAnsi="Calibri" w:cs="Calibri"/>
            <w:lang w:val="it-IT"/>
          </w:rPr>
          <w:t>vent</w:t>
        </w:r>
      </w:ins>
      <w:ins w:id="1355" w:author="Martina Nolletti" w:date="2021-02-07T22:04:00Z">
        <w:r w:rsidR="00D92B78">
          <w:rPr>
            <w:rFonts w:ascii="Calibri" w:hAnsi="Calibri" w:cs="Calibri"/>
            <w:lang w:val="it-IT"/>
          </w:rPr>
          <w:t>o</w:t>
        </w:r>
      </w:ins>
      <w:ins w:id="1356" w:author="Martina Nolletti" w:date="2021-02-07T21:34:00Z">
        <w:r w:rsidR="00140416">
          <w:rPr>
            <w:rFonts w:ascii="Calibri" w:hAnsi="Calibri" w:cs="Calibri"/>
            <w:lang w:val="it-IT"/>
          </w:rPr>
          <w:t xml:space="preserve">. </w:t>
        </w:r>
      </w:ins>
      <w:ins w:id="1357" w:author="Martina Nolletti" w:date="2021-02-07T21:32:00Z">
        <w:r w:rsidR="00140416">
          <w:rPr>
            <w:rFonts w:ascii="Calibri" w:hAnsi="Calibri" w:cs="Calibri"/>
            <w:lang w:val="it-IT"/>
          </w:rPr>
          <w:t>A</w:t>
        </w:r>
        <w:r w:rsidR="00140416" w:rsidRPr="00922D9A">
          <w:rPr>
            <w:rFonts w:ascii="Calibri" w:hAnsi="Calibri" w:cs="Calibri"/>
            <w:lang w:val="it-IT"/>
          </w:rPr>
          <w:t>d un Evento si possono presentare 1 o più Candidati</w:t>
        </w:r>
        <w:r w:rsidR="00140416">
          <w:rPr>
            <w:rFonts w:ascii="Calibri" w:hAnsi="Calibri" w:cs="Calibri"/>
            <w:lang w:val="it-IT"/>
          </w:rPr>
          <w:t xml:space="preserve"> e u</w:t>
        </w:r>
      </w:ins>
      <w:ins w:id="1358" w:author="Martina Nolletti" w:date="2021-02-07T21:31:00Z">
        <w:r w:rsidR="00140416" w:rsidRPr="00140416">
          <w:rPr>
            <w:rFonts w:ascii="Calibri" w:hAnsi="Calibri" w:cs="Calibri"/>
            <w:lang w:val="it-IT"/>
          </w:rPr>
          <w:t xml:space="preserve">n Candidato può </w:t>
        </w:r>
      </w:ins>
      <w:ins w:id="1359" w:author="Martina Nolletti" w:date="2021-02-07T22:05:00Z">
        <w:r w:rsidR="00E5110A">
          <w:rPr>
            <w:rFonts w:ascii="Calibri" w:hAnsi="Calibri" w:cs="Calibri"/>
            <w:lang w:val="it-IT"/>
          </w:rPr>
          <w:t>presentarsi per uno ed un solo</w:t>
        </w:r>
      </w:ins>
      <w:ins w:id="1360" w:author="Martina Nolletti" w:date="2021-02-07T21:31:00Z">
        <w:r w:rsidR="00140416" w:rsidRPr="00140416">
          <w:rPr>
            <w:rFonts w:ascii="Calibri" w:hAnsi="Calibri" w:cs="Calibri"/>
            <w:lang w:val="it-IT"/>
          </w:rPr>
          <w:t xml:space="preserve"> Event</w:t>
        </w:r>
      </w:ins>
      <w:ins w:id="1361" w:author="Martina Nolletti" w:date="2021-02-07T22:05:00Z">
        <w:r w:rsidR="00E5110A">
          <w:rPr>
            <w:rFonts w:ascii="Calibri" w:hAnsi="Calibri" w:cs="Calibri"/>
            <w:lang w:val="it-IT"/>
          </w:rPr>
          <w:t>o.</w:t>
        </w:r>
      </w:ins>
      <w:ins w:id="1362" w:author="Martina Nolletti" w:date="2021-02-07T22:10:00Z">
        <w:r w:rsidR="0056005A">
          <w:rPr>
            <w:rFonts w:ascii="Calibri" w:hAnsi="Calibri" w:cs="Calibri"/>
            <w:lang w:val="it-IT"/>
          </w:rPr>
          <w:t xml:space="preserve"> </w:t>
        </w:r>
        <w:proofErr w:type="gramStart"/>
        <w:r w:rsidR="0056005A" w:rsidRPr="0056005A">
          <w:rPr>
            <w:rFonts w:ascii="Calibri" w:hAnsi="Calibri" w:cs="Calibri"/>
            <w:lang w:val="it-IT"/>
          </w:rPr>
          <w:t>Inoltre</w:t>
        </w:r>
        <w:proofErr w:type="gramEnd"/>
        <w:r w:rsidR="0056005A" w:rsidRPr="0056005A">
          <w:rPr>
            <w:rFonts w:ascii="Calibri" w:hAnsi="Calibri" w:cs="Calibri"/>
            <w:lang w:val="it-IT"/>
          </w:rPr>
          <w:t xml:space="preserve"> un Evento può avere 1 o più Operatori </w:t>
        </w:r>
      </w:ins>
      <w:ins w:id="1363" w:author="Martina Nolletti" w:date="2021-02-07T22:13:00Z">
        <w:r w:rsidR="00B97C18" w:rsidRPr="00B97C18">
          <w:rPr>
            <w:rFonts w:ascii="Calibri" w:hAnsi="Calibri" w:cs="Calibri"/>
            <w:lang w:val="it-IT"/>
          </w:rPr>
          <w:t>che lavorano in una determinata Turnazione</w:t>
        </w:r>
        <w:r w:rsidR="00B97C18">
          <w:rPr>
            <w:rFonts w:ascii="Calibri" w:hAnsi="Calibri" w:cs="Calibri"/>
            <w:lang w:val="it-IT"/>
          </w:rPr>
          <w:t xml:space="preserve"> </w:t>
        </w:r>
      </w:ins>
      <w:ins w:id="1364" w:author="Martina Nolletti" w:date="2021-02-07T22:10:00Z">
        <w:r w:rsidR="0056005A">
          <w:rPr>
            <w:rFonts w:ascii="Calibri" w:hAnsi="Calibri" w:cs="Calibri"/>
            <w:lang w:val="it-IT"/>
          </w:rPr>
          <w:t xml:space="preserve">e </w:t>
        </w:r>
        <w:r w:rsidR="0056005A" w:rsidRPr="0056005A">
          <w:rPr>
            <w:rFonts w:ascii="Calibri" w:hAnsi="Calibri" w:cs="Calibri"/>
            <w:lang w:val="it-IT"/>
          </w:rPr>
          <w:t xml:space="preserve">un Operatore può avere 1 o più Turnazioni per un Evento. </w:t>
        </w:r>
      </w:ins>
      <w:ins w:id="1365" w:author="Martina Nolletti" w:date="2021-02-07T22:11:00Z">
        <w:r w:rsidR="0056005A">
          <w:rPr>
            <w:rFonts w:ascii="Calibri" w:hAnsi="Calibri" w:cs="Calibri"/>
            <w:lang w:val="it-IT"/>
          </w:rPr>
          <w:t>U</w:t>
        </w:r>
        <w:r w:rsidR="0056005A" w:rsidRPr="0056005A">
          <w:rPr>
            <w:rFonts w:ascii="Calibri" w:hAnsi="Calibri" w:cs="Calibri"/>
            <w:lang w:val="it-IT"/>
          </w:rPr>
          <w:t xml:space="preserve">n Evento può avere prenotati 1 o più Elettori </w:t>
        </w:r>
        <w:r w:rsidR="0056005A">
          <w:rPr>
            <w:rFonts w:ascii="Calibri" w:hAnsi="Calibri" w:cs="Calibri"/>
            <w:lang w:val="it-IT"/>
          </w:rPr>
          <w:t>e u</w:t>
        </w:r>
      </w:ins>
      <w:ins w:id="1366" w:author="Martina Nolletti" w:date="2021-02-07T22:10:00Z">
        <w:r w:rsidR="0056005A" w:rsidRPr="0056005A">
          <w:rPr>
            <w:rFonts w:ascii="Calibri" w:hAnsi="Calibri" w:cs="Calibri"/>
            <w:lang w:val="it-IT"/>
          </w:rPr>
          <w:t>n Elettore può prenotarsi per 1 o più Eventi.</w:t>
        </w:r>
      </w:ins>
    </w:p>
    <w:p w14:paraId="3DC18C5D" w14:textId="06AB0EED" w:rsidR="000B48A1" w:rsidRPr="00A06314" w:rsidRDefault="00A3786F" w:rsidP="005B5E1A">
      <w:pPr>
        <w:rPr>
          <w:ins w:id="1367" w:author="Martina Nolletti" w:date="2021-02-08T16:17:00Z"/>
        </w:rPr>
      </w:pPr>
      <w:proofErr w:type="spellStart"/>
      <w:ins w:id="1368" w:author="Martina Nolletti" w:date="2021-02-08T22:44:00Z">
        <w:r w:rsidRPr="00A06314">
          <w:t>Inoltre</w:t>
        </w:r>
        <w:proofErr w:type="spellEnd"/>
        <w:r w:rsidRPr="00A06314">
          <w:t xml:space="preserve"> </w:t>
        </w:r>
      </w:ins>
      <w:proofErr w:type="spellStart"/>
      <w:ins w:id="1369" w:author="Martina Nolletti" w:date="2021-02-08T22:45:00Z">
        <w:r w:rsidRPr="00A06314">
          <w:t>sono</w:t>
        </w:r>
        <w:proofErr w:type="spellEnd"/>
        <w:r w:rsidRPr="00A06314">
          <w:t xml:space="preserve"> state </w:t>
        </w:r>
        <w:proofErr w:type="spellStart"/>
        <w:r w:rsidRPr="00A06314">
          <w:t>aggiunte</w:t>
        </w:r>
        <w:proofErr w:type="spellEnd"/>
        <w:r w:rsidRPr="00A06314">
          <w:t xml:space="preserve"> due </w:t>
        </w:r>
        <w:proofErr w:type="spellStart"/>
        <w:r w:rsidRPr="00A06314">
          <w:t>funzionalità</w:t>
        </w:r>
        <w:proofErr w:type="spellEnd"/>
        <w:r w:rsidRPr="00A06314">
          <w:t xml:space="preserve"> </w:t>
        </w:r>
        <w:proofErr w:type="spellStart"/>
        <w:r w:rsidRPr="00A06314">
          <w:t>all’interno</w:t>
        </w:r>
        <w:proofErr w:type="spellEnd"/>
        <w:r w:rsidRPr="00A06314">
          <w:t xml:space="preserve"> del database </w:t>
        </w:r>
        <w:proofErr w:type="spellStart"/>
        <w:r w:rsidRPr="00A06314">
          <w:t>quali</w:t>
        </w:r>
        <w:proofErr w:type="spellEnd"/>
        <w:r w:rsidRPr="00A06314">
          <w:t xml:space="preserve"> la </w:t>
        </w:r>
        <w:proofErr w:type="spellStart"/>
        <w:r w:rsidRPr="00A06314">
          <w:t>pulizia</w:t>
        </w:r>
        <w:proofErr w:type="spellEnd"/>
        <w:r w:rsidRPr="00A06314">
          <w:t xml:space="preserve"> </w:t>
        </w:r>
        <w:proofErr w:type="spellStart"/>
        <w:r w:rsidRPr="00A06314">
          <w:t>dello</w:t>
        </w:r>
        <w:proofErr w:type="spellEnd"/>
        <w:r w:rsidRPr="00A06314">
          <w:t xml:space="preserve"> </w:t>
        </w:r>
        <w:proofErr w:type="spellStart"/>
        <w:r w:rsidRPr="00A06314">
          <w:t>stesso</w:t>
        </w:r>
        <w:proofErr w:type="spellEnd"/>
        <w:r w:rsidRPr="00A06314">
          <w:t xml:space="preserve"> e </w:t>
        </w:r>
      </w:ins>
      <w:ins w:id="1370" w:author="Martina Nolletti" w:date="2021-02-08T22:46:00Z">
        <w:r w:rsidRPr="00A06314">
          <w:rPr>
            <w:rFonts w:ascii="Calibri" w:hAnsi="Calibri" w:cs="Calibri"/>
            <w:lang w:val="it-IT"/>
          </w:rPr>
          <w:t>l’aggiornamento dello stato dell</w:t>
        </w:r>
      </w:ins>
      <w:ins w:id="1371" w:author="Martina Nolletti" w:date="2021-02-08T22:47:00Z">
        <w:r w:rsidRPr="00A06314">
          <w:rPr>
            <w:rFonts w:ascii="Calibri" w:hAnsi="Calibri" w:cs="Calibri"/>
            <w:lang w:val="it-IT"/>
          </w:rPr>
          <w:t>’evento (se in programma, in corso o terminato).</w:t>
        </w:r>
      </w:ins>
    </w:p>
    <w:p w14:paraId="0567F3C0" w14:textId="1E019518" w:rsidR="000B48A1" w:rsidRPr="00A06314" w:rsidRDefault="000B48A1" w:rsidP="005B5E1A">
      <w:pPr>
        <w:rPr>
          <w:ins w:id="1372" w:author="Martina Nolletti" w:date="2021-02-08T16:17:00Z"/>
          <w:b/>
          <w:bCs/>
          <w:u w:val="single"/>
        </w:rPr>
      </w:pPr>
      <w:proofErr w:type="spellStart"/>
      <w:ins w:id="1373" w:author="Martina Nolletti" w:date="2021-02-08T16:17:00Z">
        <w:r w:rsidRPr="00A06314">
          <w:rPr>
            <w:b/>
            <w:bCs/>
            <w:u w:val="single"/>
          </w:rPr>
          <w:t>Dati</w:t>
        </w:r>
        <w:proofErr w:type="spellEnd"/>
        <w:r w:rsidRPr="00A06314">
          <w:rPr>
            <w:b/>
            <w:bCs/>
            <w:u w:val="single"/>
          </w:rPr>
          <w:t xml:space="preserve"> </w:t>
        </w:r>
        <w:proofErr w:type="spellStart"/>
        <w:r w:rsidRPr="00A06314">
          <w:rPr>
            <w:b/>
            <w:bCs/>
            <w:u w:val="single"/>
          </w:rPr>
          <w:t>forniti</w:t>
        </w:r>
        <w:proofErr w:type="spellEnd"/>
        <w:r w:rsidRPr="00A06314">
          <w:rPr>
            <w:b/>
            <w:bCs/>
            <w:u w:val="single"/>
          </w:rPr>
          <w:t xml:space="preserve"> da </w:t>
        </w:r>
        <w:proofErr w:type="spellStart"/>
        <w:r w:rsidRPr="00A06314">
          <w:rPr>
            <w:b/>
            <w:bCs/>
            <w:u w:val="single"/>
          </w:rPr>
          <w:t>applicativi</w:t>
        </w:r>
        <w:proofErr w:type="spellEnd"/>
        <w:r w:rsidRPr="00A06314">
          <w:rPr>
            <w:b/>
            <w:bCs/>
            <w:u w:val="single"/>
          </w:rPr>
          <w:t xml:space="preserve"> </w:t>
        </w:r>
        <w:proofErr w:type="spellStart"/>
        <w:r w:rsidRPr="00A06314">
          <w:rPr>
            <w:b/>
            <w:bCs/>
            <w:u w:val="single"/>
          </w:rPr>
          <w:t>già</w:t>
        </w:r>
        <w:proofErr w:type="spellEnd"/>
        <w:r w:rsidRPr="00A06314">
          <w:rPr>
            <w:b/>
            <w:bCs/>
            <w:u w:val="single"/>
          </w:rPr>
          <w:t xml:space="preserve"> </w:t>
        </w:r>
        <w:proofErr w:type="spellStart"/>
        <w:r w:rsidRPr="00A06314">
          <w:rPr>
            <w:b/>
            <w:bCs/>
            <w:u w:val="single"/>
          </w:rPr>
          <w:t>esistenti</w:t>
        </w:r>
        <w:proofErr w:type="spellEnd"/>
        <w:r w:rsidRPr="00A06314">
          <w:rPr>
            <w:b/>
            <w:bCs/>
            <w:u w:val="single"/>
          </w:rPr>
          <w:t>:</w:t>
        </w:r>
      </w:ins>
    </w:p>
    <w:p w14:paraId="5B6AD0B9" w14:textId="4422C838" w:rsidR="005B5E1A" w:rsidRPr="005B5E1A" w:rsidRDefault="005B5E1A">
      <w:pPr>
        <w:rPr>
          <w:rFonts w:ascii="Calibri" w:hAnsi="Calibri" w:cs="Calibri"/>
          <w:lang w:val="it-IT"/>
          <w:rPrChange w:id="1374" w:author="Martina Nolletti" w:date="2021-02-08T16:14:00Z">
            <w:rPr>
              <w:lang w:val="it-IT"/>
            </w:rPr>
          </w:rPrChange>
        </w:rPr>
      </w:pPr>
      <w:ins w:id="1375" w:author="Martina Nolletti" w:date="2021-02-08T16:15:00Z">
        <w:r w:rsidRPr="00A06314">
          <w:rPr>
            <w:rFonts w:ascii="Calibri" w:hAnsi="Calibri" w:cs="Calibri"/>
            <w:lang w:val="it-IT"/>
          </w:rPr>
          <w:t>L</w:t>
        </w:r>
      </w:ins>
      <w:ins w:id="1376" w:author="Martina Nolletti" w:date="2021-02-08T16:14:00Z">
        <w:r w:rsidRPr="00A06314">
          <w:t>’</w:t>
        </w:r>
        <w:proofErr w:type="spellStart"/>
        <w:r w:rsidRPr="00A06314">
          <w:t>Utente</w:t>
        </w:r>
        <w:proofErr w:type="spellEnd"/>
        <w:r w:rsidRPr="00A06314">
          <w:t xml:space="preserve"> </w:t>
        </w:r>
      </w:ins>
      <w:ins w:id="1377" w:author="Martina Nolletti" w:date="2021-02-08T16:15:00Z">
        <w:r w:rsidRPr="00A06314">
          <w:rPr>
            <w:rFonts w:ascii="Calibri" w:hAnsi="Calibri" w:cs="Calibri"/>
            <w:lang w:val="it-IT"/>
          </w:rPr>
          <w:t>potrebbe utilizzare i dati della segreteria virtuale dell’univ</w:t>
        </w:r>
      </w:ins>
      <w:ins w:id="1378" w:author="Martina Nolletti" w:date="2021-02-08T16:16:00Z">
        <w:r w:rsidRPr="00A06314">
          <w:rPr>
            <w:rFonts w:ascii="Calibri" w:hAnsi="Calibri" w:cs="Calibri"/>
            <w:lang w:val="it-IT"/>
          </w:rPr>
          <w:t>ersità</w:t>
        </w:r>
        <w:r w:rsidR="00201F57" w:rsidRPr="00A06314">
          <w:rPr>
            <w:rFonts w:ascii="Calibri" w:hAnsi="Calibri" w:cs="Calibri"/>
            <w:lang w:val="it-IT"/>
          </w:rPr>
          <w:t xml:space="preserve"> a cui è iscritto</w:t>
        </w:r>
        <w:r w:rsidRPr="00A06314">
          <w:rPr>
            <w:rFonts w:ascii="Calibri" w:hAnsi="Calibri" w:cs="Calibri"/>
            <w:lang w:val="it-IT"/>
          </w:rPr>
          <w:t>, in quanto già registrato all’interno dell’Ateneo.</w:t>
        </w:r>
      </w:ins>
    </w:p>
    <w:p w14:paraId="7F79148E" w14:textId="4F088CE5" w:rsidR="001735AD" w:rsidRPr="00EA0282" w:rsidRDefault="001735AD">
      <w:pPr>
        <w:pStyle w:val="Titolo"/>
        <w:outlineLvl w:val="0"/>
        <w:rPr>
          <w:rFonts w:ascii="Calibri" w:hAnsi="Calibri" w:cs="Calibri"/>
          <w:noProof/>
          <w:lang w:val="it-IT"/>
          <w:rPrChange w:id="1379" w:author="Martina Nolletti" w:date="2021-01-26T18:09:00Z">
            <w:rPr>
              <w:rFonts w:ascii="Calibri" w:hAnsi="Calibri" w:cs="Calibri"/>
              <w:noProof/>
              <w:lang w:val="en-GB"/>
            </w:rPr>
          </w:rPrChange>
        </w:rPr>
        <w:pPrChange w:id="1380" w:author="Marco Chiavaroli" w:date="2021-02-10T19:22:00Z">
          <w:pPr>
            <w:pStyle w:val="Titolo"/>
          </w:pPr>
        </w:pPrChange>
      </w:pPr>
      <w:r w:rsidRPr="00A06314">
        <w:rPr>
          <w:rFonts w:ascii="Calibri" w:hAnsi="Calibri" w:cs="Calibri"/>
          <w:lang w:val="it-IT"/>
        </w:rPr>
        <w:br w:type="page"/>
      </w:r>
      <w:bookmarkStart w:id="1381" w:name="_Toc63878164"/>
      <w:r w:rsidR="007E18A0" w:rsidRPr="00EA0282">
        <w:rPr>
          <w:noProof/>
          <w:lang w:val="it-IT"/>
          <w:rPrChange w:id="1382" w:author="Martina Nolletti" w:date="2021-01-26T18:09:00Z">
            <w:rPr>
              <w:noProof/>
            </w:rPr>
          </w:rPrChange>
        </w:rPr>
        <w:lastRenderedPageBreak/>
        <w:t>E. Design Decisions</w:t>
      </w:r>
      <w:bookmarkEnd w:id="1381"/>
      <w:del w:id="1383" w:author="Martina Nolletti" w:date="2021-01-25T23:49:00Z">
        <w:r w:rsidR="007E18A0" w:rsidRPr="00EA0282" w:rsidDel="008C7530">
          <w:rPr>
            <w:noProof/>
            <w:lang w:val="it-IT"/>
            <w:rPrChange w:id="1384" w:author="Martina Nolletti" w:date="2021-01-26T18:09:00Z">
              <w:rPr>
                <w:noProof/>
              </w:rPr>
            </w:rPrChange>
          </w:rPr>
          <w:delText xml:space="preserve">     </w:delText>
        </w:r>
        <w:r w:rsidR="007E18A0" w:rsidRPr="00EA0282" w:rsidDel="008C7530">
          <w:rPr>
            <w:noProof/>
            <w:lang w:val="it-IT"/>
            <w:rPrChange w:id="1385" w:author="Martina Nolletti" w:date="2021-01-26T18:09:00Z">
              <w:rPr>
                <w:noProof/>
              </w:rPr>
            </w:rPrChange>
          </w:rPr>
          <w:br/>
        </w:r>
        <w:r w:rsidR="007E18A0" w:rsidRPr="00EA0282" w:rsidDel="008C7530">
          <w:rPr>
            <w:rFonts w:ascii="Arial" w:hAnsi="Arial" w:cs="Arial"/>
            <w:sz w:val="22"/>
            <w:szCs w:val="24"/>
            <w:lang w:val="it-IT"/>
            <w:rPrChange w:id="1386" w:author="Martina Nolletti" w:date="2021-01-26T18:09:00Z">
              <w:rPr>
                <w:rFonts w:ascii="Arial" w:hAnsi="Arial" w:cs="Arial"/>
                <w:sz w:val="22"/>
                <w:szCs w:val="24"/>
              </w:rPr>
            </w:rPrChange>
          </w:rPr>
          <w:delText xml:space="preserve">&lt;Document here the </w:delText>
        </w:r>
        <w:r w:rsidR="007E18A0" w:rsidRPr="00EA0282" w:rsidDel="008C7530">
          <w:rPr>
            <w:rFonts w:ascii="Arial" w:hAnsi="Arial" w:cs="Arial"/>
            <w:b/>
            <w:sz w:val="22"/>
            <w:szCs w:val="24"/>
            <w:lang w:val="it-IT"/>
            <w:rPrChange w:id="1387" w:author="Martina Nolletti" w:date="2021-01-26T18:09:00Z">
              <w:rPr>
                <w:rFonts w:ascii="Arial" w:hAnsi="Arial" w:cs="Arial"/>
                <w:b/>
                <w:sz w:val="22"/>
                <w:szCs w:val="24"/>
              </w:rPr>
            </w:rPrChange>
          </w:rPr>
          <w:delText>5</w:delText>
        </w:r>
        <w:r w:rsidR="007E18A0" w:rsidRPr="00EA0282" w:rsidDel="008C7530">
          <w:rPr>
            <w:rFonts w:ascii="Arial" w:hAnsi="Arial" w:cs="Arial"/>
            <w:sz w:val="22"/>
            <w:szCs w:val="24"/>
            <w:lang w:val="it-IT"/>
            <w:rPrChange w:id="1388" w:author="Martina Nolletti" w:date="2021-01-26T18:09:00Z">
              <w:rPr>
                <w:rFonts w:ascii="Arial" w:hAnsi="Arial" w:cs="Arial"/>
                <w:sz w:val="22"/>
                <w:szCs w:val="24"/>
              </w:rPr>
            </w:rPrChange>
          </w:rPr>
          <w:delText xml:space="preserve"> most important design decisions you had to take. You can use both a textual </w:delText>
        </w:r>
        <w:r w:rsidR="00711CE0" w:rsidRPr="00EA0282" w:rsidDel="008C7530">
          <w:rPr>
            <w:rFonts w:ascii="Arial" w:hAnsi="Arial" w:cs="Arial"/>
            <w:sz w:val="22"/>
            <w:szCs w:val="24"/>
            <w:lang w:val="it-IT"/>
            <w:rPrChange w:id="1389" w:author="Martina Nolletti" w:date="2021-01-26T18:09:00Z">
              <w:rPr>
                <w:rFonts w:ascii="Arial" w:hAnsi="Arial" w:cs="Arial"/>
                <w:sz w:val="22"/>
                <w:szCs w:val="24"/>
              </w:rPr>
            </w:rPrChange>
          </w:rPr>
          <w:delText>and</w:delText>
        </w:r>
        <w:r w:rsidR="007E18A0" w:rsidRPr="00EA0282" w:rsidDel="008C7530">
          <w:rPr>
            <w:rFonts w:ascii="Arial" w:hAnsi="Arial" w:cs="Arial"/>
            <w:sz w:val="22"/>
            <w:szCs w:val="24"/>
            <w:lang w:val="it-IT"/>
            <w:rPrChange w:id="1390" w:author="Martina Nolletti" w:date="2021-01-26T18:09:00Z">
              <w:rPr>
                <w:rFonts w:ascii="Arial" w:hAnsi="Arial" w:cs="Arial"/>
                <w:sz w:val="22"/>
                <w:szCs w:val="24"/>
              </w:rPr>
            </w:rPrChange>
          </w:rPr>
          <w:delText xml:space="preserve"> a diagrammatic specification.&gt;</w:delText>
        </w:r>
      </w:del>
    </w:p>
    <w:p w14:paraId="63167B61" w14:textId="13C1145F" w:rsidR="001735AD" w:rsidDel="008C7530" w:rsidRDefault="001735AD" w:rsidP="001735AD">
      <w:pPr>
        <w:rPr>
          <w:del w:id="1391" w:author="Martina Nolletti" w:date="2021-01-25T23:51:00Z"/>
          <w:rFonts w:ascii="Calibri" w:hAnsi="Calibri" w:cs="Calibri"/>
          <w:lang w:val="it-IT"/>
        </w:rPr>
      </w:pPr>
      <w:r w:rsidRPr="001735AD">
        <w:rPr>
          <w:rFonts w:ascii="Calibri" w:hAnsi="Calibri" w:cs="Calibri"/>
          <w:lang w:val="it-IT"/>
        </w:rPr>
        <w:t xml:space="preserve">Le Design </w:t>
      </w:r>
      <w:proofErr w:type="spellStart"/>
      <w:r w:rsidRPr="001735AD">
        <w:rPr>
          <w:rFonts w:ascii="Calibri" w:hAnsi="Calibri" w:cs="Calibri"/>
          <w:lang w:val="it-IT"/>
        </w:rPr>
        <w:t>Decisions</w:t>
      </w:r>
      <w:proofErr w:type="spellEnd"/>
      <w:r w:rsidRPr="001735AD">
        <w:rPr>
          <w:rFonts w:ascii="Calibri" w:hAnsi="Calibri" w:cs="Calibri"/>
          <w:lang w:val="it-IT"/>
        </w:rPr>
        <w:t xml:space="preserve"> più importanti sono contrassegnate in </w:t>
      </w:r>
      <w:r w:rsidRPr="001735AD">
        <w:rPr>
          <w:rFonts w:ascii="Calibri" w:hAnsi="Calibri" w:cs="Calibri"/>
          <w:b/>
          <w:bCs/>
          <w:color w:val="FF0000"/>
          <w:lang w:val="it-IT"/>
        </w:rPr>
        <w:t>rosso</w:t>
      </w:r>
      <w:r w:rsidRPr="001735AD">
        <w:rPr>
          <w:rFonts w:ascii="Calibri" w:hAnsi="Calibri" w:cs="Calibri"/>
          <w:lang w:val="it-IT"/>
        </w:rPr>
        <w:t>:</w:t>
      </w:r>
    </w:p>
    <w:p w14:paraId="71372D9E" w14:textId="77777777" w:rsidR="008C7530" w:rsidRPr="001735AD" w:rsidRDefault="008C7530" w:rsidP="001735AD">
      <w:pPr>
        <w:rPr>
          <w:ins w:id="1392" w:author="Martina Nolletti" w:date="2021-01-25T23:51:00Z"/>
          <w:rFonts w:ascii="Calibri" w:hAnsi="Calibri" w:cs="Calibri"/>
          <w:lang w:val="it-IT"/>
        </w:rPr>
      </w:pPr>
    </w:p>
    <w:p w14:paraId="70881260" w14:textId="77777777" w:rsidR="001735AD" w:rsidRPr="001735AD" w:rsidRDefault="001735AD" w:rsidP="001735AD">
      <w:pPr>
        <w:rPr>
          <w:rFonts w:ascii="Calibri" w:hAnsi="Calibri" w:cs="Calibri"/>
          <w:lang w:val="it-IT"/>
        </w:rPr>
      </w:pPr>
    </w:p>
    <w:p w14:paraId="2F35DA6C"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D1) Come memorizzare i dati all’interno del Database?</w:t>
      </w:r>
    </w:p>
    <w:p w14:paraId="0CB831D3" w14:textId="77777777" w:rsidR="00D13B1E" w:rsidRDefault="001735AD" w:rsidP="001735AD">
      <w:pPr>
        <w:rPr>
          <w:ins w:id="1393" w:author="Martina Nolletti" w:date="2021-01-26T18:25:00Z"/>
          <w:rFonts w:ascii="Calibri" w:hAnsi="Calibri" w:cs="Calibri"/>
          <w:lang w:val="it-IT"/>
        </w:rPr>
      </w:pPr>
      <w:r w:rsidRPr="001735AD">
        <w:rPr>
          <w:rFonts w:ascii="Calibri" w:hAnsi="Calibri" w:cs="Calibri"/>
          <w:lang w:val="it-IT"/>
        </w:rPr>
        <w:t xml:space="preserve">Il database contiene tutti i dati inviati dagli utenti del nostro sistema. La consultazione dell’intero database è permessa soltanto a livello amministrativo. I dati verranno salvati nel database, in un hard disk da un 1 terabyte. </w:t>
      </w:r>
    </w:p>
    <w:p w14:paraId="40092A4A" w14:textId="08F3602D" w:rsidR="001735AD" w:rsidRPr="00325EDB" w:rsidRDefault="00D13B1E">
      <w:pPr>
        <w:spacing w:after="200" w:line="276" w:lineRule="auto"/>
        <w:contextualSpacing/>
        <w:rPr>
          <w:rFonts w:ascii="Calibri" w:hAnsi="Calibri"/>
          <w:lang w:val="it-IT"/>
          <w:rPrChange w:id="1394" w:author="Martina Nolletti" w:date="2021-01-26T18:32:00Z">
            <w:rPr>
              <w:rFonts w:ascii="Calibri" w:hAnsi="Calibri" w:cs="Calibri"/>
              <w:lang w:val="it-IT"/>
            </w:rPr>
          </w:rPrChange>
        </w:rPr>
        <w:pPrChange w:id="1395" w:author="Martina Nolletti" w:date="2021-01-26T18:32:00Z">
          <w:pPr/>
        </w:pPrChange>
      </w:pPr>
      <w:ins w:id="1396" w:author="Martina Nolletti" w:date="2021-01-26T18:25:00Z">
        <w:r>
          <w:rPr>
            <w:rFonts w:ascii="Calibri" w:hAnsi="Calibri" w:cs="Calibri"/>
            <w:lang w:val="it-IT"/>
          </w:rPr>
          <w:t xml:space="preserve">Abbiamo effettuato un’attenta analisi su quale piattaforma e quale linguaggio utilizzare. Per </w:t>
        </w:r>
      </w:ins>
      <w:ins w:id="1397" w:author="Martina Nolletti" w:date="2021-01-26T18:26:00Z">
        <w:r>
          <w:rPr>
            <w:rFonts w:ascii="Calibri" w:hAnsi="Calibri" w:cs="Calibri"/>
            <w:lang w:val="it-IT"/>
          </w:rPr>
          <w:t xml:space="preserve">la piattaforma abbiamo discusso sull’utilizzo di </w:t>
        </w:r>
        <w:proofErr w:type="spellStart"/>
        <w:r>
          <w:rPr>
            <w:rFonts w:ascii="Calibri" w:hAnsi="Calibri" w:cs="Calibri"/>
            <w:lang w:val="it-IT"/>
          </w:rPr>
          <w:t>phpMyAdmin</w:t>
        </w:r>
        <w:proofErr w:type="spellEnd"/>
        <w:r>
          <w:rPr>
            <w:rFonts w:ascii="Calibri" w:hAnsi="Calibri" w:cs="Calibri"/>
            <w:lang w:val="it-IT"/>
          </w:rPr>
          <w:t xml:space="preserve"> e MySQL</w:t>
        </w:r>
      </w:ins>
      <w:ins w:id="1398" w:author="Martina Nolletti" w:date="2021-01-26T18:27:00Z">
        <w:r>
          <w:rPr>
            <w:rFonts w:ascii="Calibri" w:hAnsi="Calibri" w:cs="Calibri"/>
            <w:lang w:val="it-IT"/>
          </w:rPr>
          <w:t xml:space="preserve"> </w:t>
        </w:r>
      </w:ins>
      <w:ins w:id="1399" w:author="Martina Nolletti" w:date="2021-01-26T18:26:00Z">
        <w:r>
          <w:rPr>
            <w:rFonts w:ascii="Calibri" w:hAnsi="Calibri" w:cs="Calibri"/>
            <w:lang w:val="it-IT"/>
          </w:rPr>
          <w:t>Workbe</w:t>
        </w:r>
      </w:ins>
      <w:ins w:id="1400" w:author="Martina Nolletti" w:date="2021-01-26T18:27:00Z">
        <w:r>
          <w:rPr>
            <w:rFonts w:ascii="Calibri" w:hAnsi="Calibri" w:cs="Calibri"/>
            <w:lang w:val="it-IT"/>
          </w:rPr>
          <w:t xml:space="preserve">nch. Abbiamo scelto di utilizzare la prima in quanto presenta una maggiore </w:t>
        </w:r>
      </w:ins>
      <w:ins w:id="1401" w:author="Martina Nolletti" w:date="2021-01-26T18:28:00Z">
        <w:r>
          <w:rPr>
            <w:rFonts w:ascii="Calibri" w:hAnsi="Calibri" w:cs="Calibri"/>
            <w:lang w:val="it-IT"/>
          </w:rPr>
          <w:t xml:space="preserve">intuibilità. </w:t>
        </w:r>
      </w:ins>
      <w:r w:rsidR="001735AD" w:rsidRPr="001735AD">
        <w:rPr>
          <w:rFonts w:ascii="Calibri" w:hAnsi="Calibri" w:cs="Calibri"/>
          <w:lang w:val="it-IT"/>
        </w:rPr>
        <w:t xml:space="preserve">Verrà creato il database tramite la piattaforma </w:t>
      </w:r>
      <w:proofErr w:type="spellStart"/>
      <w:r w:rsidR="001735AD" w:rsidRPr="001735AD">
        <w:rPr>
          <w:rFonts w:ascii="Calibri" w:hAnsi="Calibri" w:cs="Calibri"/>
          <w:lang w:val="it-IT"/>
        </w:rPr>
        <w:t>phpMyAdmin</w:t>
      </w:r>
      <w:proofErr w:type="spellEnd"/>
      <w:r w:rsidR="001735AD" w:rsidRPr="001735AD">
        <w:rPr>
          <w:rFonts w:ascii="Calibri" w:hAnsi="Calibri" w:cs="Calibri"/>
          <w:lang w:val="it-IT"/>
        </w:rPr>
        <w:t xml:space="preserve"> e tutti i dati verranno inseriti all’interno delle tabelle SQL. Le interrogazioni verranno effettuate con delle query che restituiranno i record richiesti.</w:t>
      </w:r>
      <w:ins w:id="1402" w:author="Martina Nolletti" w:date="2021-01-26T18:30:00Z">
        <w:r w:rsidR="00325EDB">
          <w:rPr>
            <w:rFonts w:ascii="Calibri" w:hAnsi="Calibri" w:cs="Calibri"/>
            <w:lang w:val="it-IT"/>
          </w:rPr>
          <w:t xml:space="preserve"> </w:t>
        </w:r>
        <w:proofErr w:type="gramStart"/>
        <w:r w:rsidR="00325EDB" w:rsidRPr="001735AD">
          <w:rPr>
            <w:rFonts w:ascii="Calibri" w:hAnsi="Calibri"/>
            <w:lang w:val="it-IT"/>
          </w:rPr>
          <w:t>I</w:t>
        </w:r>
        <w:r w:rsidR="00325EDB">
          <w:rPr>
            <w:rFonts w:ascii="Calibri" w:hAnsi="Calibri"/>
            <w:lang w:val="it-IT"/>
          </w:rPr>
          <w:t>noltre</w:t>
        </w:r>
        <w:proofErr w:type="gramEnd"/>
        <w:r w:rsidR="00325EDB">
          <w:rPr>
            <w:rFonts w:ascii="Calibri" w:hAnsi="Calibri"/>
            <w:lang w:val="it-IT"/>
          </w:rPr>
          <w:t xml:space="preserve"> per la parte grafica </w:t>
        </w:r>
      </w:ins>
      <w:ins w:id="1403" w:author="Martina Nolletti" w:date="2021-01-26T18:31:00Z">
        <w:r w:rsidR="00325EDB">
          <w:rPr>
            <w:rFonts w:ascii="Calibri" w:hAnsi="Calibri"/>
            <w:lang w:val="it-IT"/>
          </w:rPr>
          <w:t xml:space="preserve">e l’implementazione del Class </w:t>
        </w:r>
        <w:proofErr w:type="spellStart"/>
        <w:r w:rsidR="00325EDB">
          <w:rPr>
            <w:rFonts w:ascii="Calibri" w:hAnsi="Calibri"/>
            <w:lang w:val="it-IT"/>
          </w:rPr>
          <w:t>Diagram</w:t>
        </w:r>
        <w:proofErr w:type="spellEnd"/>
        <w:r w:rsidR="00325EDB">
          <w:rPr>
            <w:rFonts w:ascii="Calibri" w:hAnsi="Calibri"/>
            <w:lang w:val="it-IT"/>
          </w:rPr>
          <w:t xml:space="preserve"> verrà effettuata attraverso</w:t>
        </w:r>
      </w:ins>
      <w:ins w:id="1404" w:author="Martina Nolletti" w:date="2021-01-26T18:30:00Z">
        <w:r w:rsidR="00325EDB" w:rsidRPr="001735AD">
          <w:rPr>
            <w:rFonts w:ascii="Calibri" w:hAnsi="Calibri"/>
            <w:lang w:val="it-IT"/>
          </w:rPr>
          <w:t xml:space="preserve"> Java</w:t>
        </w:r>
      </w:ins>
      <w:ins w:id="1405" w:author="Martina Nolletti" w:date="2021-01-26T18:31:00Z">
        <w:r w:rsidR="00325EDB">
          <w:rPr>
            <w:rFonts w:ascii="Calibri" w:hAnsi="Calibri"/>
            <w:lang w:val="it-IT"/>
          </w:rPr>
          <w:t xml:space="preserve">. </w:t>
        </w:r>
      </w:ins>
      <w:ins w:id="1406" w:author="Martina Nolletti" w:date="2021-01-26T18:30:00Z">
        <w:r w:rsidR="00325EDB" w:rsidRPr="001735AD">
          <w:rPr>
            <w:rFonts w:ascii="Calibri" w:hAnsi="Calibri"/>
            <w:lang w:val="it-IT"/>
          </w:rPr>
          <w:t xml:space="preserve">A livello grafico, anche con Java, sarà possibile rispettare l’usabilità e quindi creare un applicativo semplice e intuitivo ma allo stesso tempo funzionale per le varie esigenze delle diverse utenze. </w:t>
        </w:r>
      </w:ins>
      <w:ins w:id="1407" w:author="Martina Nolletti" w:date="2021-01-26T18:31:00Z">
        <w:r w:rsidR="00325EDB">
          <w:rPr>
            <w:rFonts w:ascii="Calibri" w:hAnsi="Calibri" w:cs="Calibri"/>
            <w:lang w:val="it-IT"/>
          </w:rPr>
          <w:t xml:space="preserve">Per quanto riguarda il linguaggio di programmazione </w:t>
        </w:r>
      </w:ins>
      <w:ins w:id="1408" w:author="Martina Nolletti" w:date="2021-01-26T18:32:00Z">
        <w:r w:rsidR="00325EDB">
          <w:rPr>
            <w:rFonts w:ascii="Calibri" w:hAnsi="Calibri" w:cs="Calibri"/>
            <w:lang w:val="it-IT"/>
          </w:rPr>
          <w:t xml:space="preserve">che verrà utilizzato per il Database, </w:t>
        </w:r>
      </w:ins>
      <w:ins w:id="1409" w:author="Martina Nolletti" w:date="2021-01-26T18:31:00Z">
        <w:r w:rsidR="00325EDB">
          <w:rPr>
            <w:rFonts w:ascii="Calibri" w:hAnsi="Calibri" w:cs="Calibri"/>
            <w:lang w:val="it-IT"/>
          </w:rPr>
          <w:t xml:space="preserve">abbiamo analizzato MySQL, </w:t>
        </w:r>
        <w:proofErr w:type="spellStart"/>
        <w:r w:rsidR="00325EDB">
          <w:rPr>
            <w:rFonts w:ascii="Calibri" w:hAnsi="Calibri" w:cs="Calibri"/>
            <w:lang w:val="it-IT"/>
          </w:rPr>
          <w:t>MariaDB</w:t>
        </w:r>
        <w:proofErr w:type="spellEnd"/>
        <w:r w:rsidR="00325EDB">
          <w:rPr>
            <w:rFonts w:ascii="Calibri" w:hAnsi="Calibri" w:cs="Calibri"/>
            <w:lang w:val="it-IT"/>
          </w:rPr>
          <w:t xml:space="preserve"> e NOSQL. </w:t>
        </w:r>
      </w:ins>
      <w:ins w:id="1410" w:author="Martina Nolletti" w:date="2021-01-26T18:30:00Z">
        <w:r w:rsidR="00325EDB" w:rsidRPr="001735AD">
          <w:rPr>
            <w:rFonts w:ascii="Calibri" w:hAnsi="Calibri"/>
            <w:lang w:val="it-IT"/>
          </w:rPr>
          <w:t xml:space="preserve">Per lo storage dei dati abbiamo deciso di utilizzare MySQL, che si connette in modo facile e veloce con Java. In questo modo potremo effettuare mensilmente un </w:t>
        </w:r>
        <w:proofErr w:type="spellStart"/>
        <w:r w:rsidR="00325EDB" w:rsidRPr="001735AD">
          <w:rPr>
            <w:rFonts w:ascii="Calibri" w:hAnsi="Calibri"/>
            <w:lang w:val="it-IT"/>
          </w:rPr>
          <w:t>dump</w:t>
        </w:r>
        <w:proofErr w:type="spellEnd"/>
        <w:r w:rsidR="00325EDB" w:rsidRPr="001735AD">
          <w:rPr>
            <w:rFonts w:ascii="Calibri" w:hAnsi="Calibri"/>
            <w:lang w:val="it-IT"/>
          </w:rPr>
          <w:t xml:space="preserve"> del database ed avere informazioni utili su tutti gli utenti.</w:t>
        </w:r>
      </w:ins>
      <w:del w:id="1411" w:author="Martina Nolletti" w:date="2021-01-26T18:28:00Z">
        <w:r w:rsidR="001735AD" w:rsidRPr="001735AD" w:rsidDel="00D13B1E">
          <w:rPr>
            <w:rFonts w:ascii="Calibri" w:hAnsi="Calibri" w:cs="Calibri"/>
            <w:lang w:val="it-IT"/>
          </w:rPr>
          <w:delText xml:space="preserve">  </w:delText>
        </w:r>
      </w:del>
    </w:p>
    <w:p w14:paraId="3AA8368B" w14:textId="77777777" w:rsidR="001735AD" w:rsidRPr="001735AD" w:rsidRDefault="001735AD" w:rsidP="001735AD">
      <w:pPr>
        <w:rPr>
          <w:rFonts w:ascii="Calibri" w:hAnsi="Calibri" w:cs="Calibri"/>
          <w:lang w:val="it-IT"/>
        </w:rPr>
      </w:pPr>
    </w:p>
    <w:p w14:paraId="62414E48"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D2) Come viene gestito il sovraccarico del Database?</w:t>
      </w:r>
    </w:p>
    <w:p w14:paraId="7E650D8C" w14:textId="3CB1F331" w:rsidR="001735AD" w:rsidRPr="001735AD" w:rsidRDefault="001735AD" w:rsidP="001735AD">
      <w:pPr>
        <w:rPr>
          <w:rFonts w:ascii="Calibri" w:hAnsi="Calibri" w:cs="Calibri"/>
          <w:lang w:val="it-IT"/>
        </w:rPr>
      </w:pPr>
      <w:r w:rsidRPr="001735AD">
        <w:rPr>
          <w:rFonts w:ascii="Calibri" w:hAnsi="Calibri" w:cs="Calibri"/>
          <w:lang w:val="it-IT"/>
        </w:rPr>
        <w:t xml:space="preserve">Per quanto riguarda il sovraccarico del database, la pulizia verrà effettuata la notte di ogni primo dell’anno solare sugli eventi, le preferenze di voto e le turnazioni, datate oltre </w:t>
      </w:r>
      <w:r w:rsidR="00711CE0" w:rsidRPr="001735AD">
        <w:rPr>
          <w:rFonts w:ascii="Calibri" w:hAnsi="Calibri" w:cs="Calibri"/>
          <w:lang w:val="it-IT"/>
        </w:rPr>
        <w:t>cinque</w:t>
      </w:r>
      <w:r w:rsidRPr="001735AD">
        <w:rPr>
          <w:rFonts w:ascii="Calibri" w:hAnsi="Calibri" w:cs="Calibri"/>
          <w:lang w:val="it-IT"/>
        </w:rPr>
        <w:t xml:space="preserve"> anni. Verranno cancellati i dati all’interno delle rispettive tabelle SQL. Non sarà inoltre presente un’interfaccia grafica per la gestione del sovraccarico del DB, in quanto il tutto viene gestito in modo automatico. </w:t>
      </w:r>
    </w:p>
    <w:p w14:paraId="05C5BB8F" w14:textId="77777777" w:rsidR="001735AD" w:rsidRPr="001735AD" w:rsidRDefault="001735AD" w:rsidP="001735AD">
      <w:pPr>
        <w:rPr>
          <w:rFonts w:ascii="Calibri" w:hAnsi="Calibri" w:cs="Calibri"/>
          <w:lang w:val="it-IT"/>
        </w:rPr>
      </w:pPr>
    </w:p>
    <w:p w14:paraId="0DB90EA1"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D3) Come viene garantita l’unicità e la non modificabilità del voto?</w:t>
      </w:r>
    </w:p>
    <w:p w14:paraId="0F72FA60" w14:textId="77777777" w:rsidR="001735AD" w:rsidRPr="001735AD" w:rsidRDefault="001735AD" w:rsidP="001735AD">
      <w:pPr>
        <w:rPr>
          <w:rFonts w:ascii="Calibri" w:hAnsi="Calibri" w:cs="Calibri"/>
          <w:lang w:val="it-IT"/>
        </w:rPr>
      </w:pPr>
      <w:r w:rsidRPr="001735AD">
        <w:rPr>
          <w:rFonts w:ascii="Calibri" w:hAnsi="Calibri" w:cs="Calibri"/>
          <w:lang w:val="it-IT"/>
        </w:rPr>
        <w:t>Quando un utente (nel caso della votazione online) effettua l’accesso all’interno del sistema, ha associato un ID. Nel momento in cui un utente con un ID accede all’evento ed esprime la sua preferenza, nel sistema verrà registrato che l’utente con quel determinato ID ha appena votato, non verrà visualizzata la preferenza espressa (in modo da non risalire all’elettore stesso) e si renderà “non disponibile” l’evento per votare una seconda volta.</w:t>
      </w:r>
    </w:p>
    <w:p w14:paraId="48FBFE14"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Rendendo “non disponibile” l’evento, non si permetterà all’utente di poter modificare la preferenza espressa in precedenza. </w:t>
      </w:r>
      <w:proofErr w:type="gramStart"/>
      <w:r w:rsidRPr="001735AD">
        <w:rPr>
          <w:rFonts w:ascii="Calibri" w:hAnsi="Calibri" w:cs="Calibri"/>
          <w:lang w:val="it-IT"/>
        </w:rPr>
        <w:t>Inoltre</w:t>
      </w:r>
      <w:proofErr w:type="gramEnd"/>
      <w:r w:rsidRPr="001735AD">
        <w:rPr>
          <w:rFonts w:ascii="Calibri" w:hAnsi="Calibri" w:cs="Calibri"/>
          <w:lang w:val="it-IT"/>
        </w:rPr>
        <w:t xml:space="preserve"> l’elettore, visualizzerà il messaggio “Hai già espresso la tua preferenza per questo evento” se proverà ad accedere ad esso.</w:t>
      </w:r>
    </w:p>
    <w:p w14:paraId="064F30DE" w14:textId="77777777" w:rsidR="001735AD" w:rsidRPr="001735AD" w:rsidRDefault="001735AD" w:rsidP="001735AD">
      <w:pPr>
        <w:rPr>
          <w:rFonts w:ascii="Calibri" w:hAnsi="Calibri" w:cs="Calibri"/>
          <w:b/>
          <w:bCs/>
          <w:lang w:val="it-IT"/>
        </w:rPr>
      </w:pPr>
    </w:p>
    <w:p w14:paraId="271261D5"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lastRenderedPageBreak/>
        <w:t>D4) Come viene garantita la segretezza del voto online?</w:t>
      </w:r>
    </w:p>
    <w:p w14:paraId="2768AE39" w14:textId="11CB6A1C" w:rsidR="00FC0F5C" w:rsidRPr="001735AD" w:rsidRDefault="001735AD" w:rsidP="001735AD">
      <w:pPr>
        <w:rPr>
          <w:rFonts w:ascii="Calibri" w:hAnsi="Calibri" w:cs="Calibri"/>
          <w:lang w:val="it-IT"/>
        </w:rPr>
      </w:pPr>
      <w:r w:rsidRPr="001735AD">
        <w:rPr>
          <w:rFonts w:ascii="Calibri" w:hAnsi="Calibri" w:cs="Calibri"/>
          <w:lang w:val="it-IT"/>
        </w:rPr>
        <w:t xml:space="preserve">La segretezza del voto di un utente viene garantita mediante la crittografia e registrato nel database per far sì che anche chi ha accesso a quest’ultimo non ha modo di risalire alla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1412"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1413"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557985D4" w14:textId="77777777" w:rsidR="001735AD" w:rsidRPr="001735AD" w:rsidRDefault="001735AD" w:rsidP="001735AD">
      <w:pPr>
        <w:rPr>
          <w:rFonts w:ascii="Calibri" w:hAnsi="Calibri" w:cs="Calibri"/>
          <w:b/>
          <w:bCs/>
          <w:lang w:val="it-IT"/>
        </w:rPr>
      </w:pPr>
    </w:p>
    <w:p w14:paraId="320FE67D" w14:textId="77777777" w:rsidR="001735AD" w:rsidRPr="001735AD" w:rsidRDefault="001735AD" w:rsidP="001735AD">
      <w:pPr>
        <w:numPr>
          <w:ilvl w:val="0"/>
          <w:numId w:val="73"/>
        </w:numPr>
        <w:rPr>
          <w:rFonts w:ascii="Calibri" w:hAnsi="Calibri" w:cs="Calibri"/>
          <w:b/>
          <w:bCs/>
          <w:color w:val="FF0000"/>
          <w:lang w:val="it-IT"/>
        </w:rPr>
      </w:pPr>
      <w:r w:rsidRPr="001735AD">
        <w:rPr>
          <w:rFonts w:ascii="Calibri" w:hAnsi="Calibri" w:cs="Calibri"/>
          <w:b/>
          <w:bCs/>
          <w:color w:val="FF0000"/>
          <w:lang w:val="it-IT"/>
        </w:rPr>
        <w:t>D5) Come viene garantita la segretezza della votazione in presenza?</w:t>
      </w:r>
    </w:p>
    <w:p w14:paraId="270A2666"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Per poter garantire il miglior livello di segretezza, bisogna permettere al votante di inserire la propria scheda di voto all’interno dell’urna in modo che l’operatore di seggio non possa vedere la preferenza espressa dall’elettore. Per quanto riguarda la crittografia abbiamo deciso di utilizzare il protocollo sha2 in quanto semplice e molto sicuro per l’uso che ne dovremmo fare. I sistemi di autenticazione devono essere configurati in modo da controllare gli accessi ai dispositivi e agli applicativi, tramite credenziali (username e password). La politica di gestione delle </w:t>
      </w:r>
      <w:r w:rsidR="003C4378">
        <w:fldChar w:fldCharType="begin"/>
      </w:r>
      <w:r w:rsidR="003C4378" w:rsidRPr="00EA0282">
        <w:rPr>
          <w:lang w:val="it-IT"/>
          <w:rPrChange w:id="1414" w:author="Martina Nolletti" w:date="2021-01-26T18:09:00Z">
            <w:rPr/>
          </w:rPrChange>
        </w:rPr>
        <w:instrText xml:space="preserve"> HYPERLINK "https://protezionedatipersonali.it/password-e-sicurezza" \t "_self" \o "Password e sicurezza" </w:instrText>
      </w:r>
      <w:r w:rsidR="003C4378">
        <w:fldChar w:fldCharType="separate"/>
      </w:r>
      <w:r w:rsidRPr="001735AD">
        <w:rPr>
          <w:rFonts w:ascii="Calibri" w:hAnsi="Calibri" w:cs="Calibri"/>
          <w:lang w:val="it-IT"/>
        </w:rPr>
        <w:t>password</w:t>
      </w:r>
      <w:r w:rsidR="003C4378">
        <w:rPr>
          <w:rFonts w:ascii="Calibri" w:hAnsi="Calibri" w:cs="Calibri"/>
          <w:lang w:val="it-IT"/>
        </w:rPr>
        <w:fldChar w:fldCharType="end"/>
      </w:r>
      <w:r w:rsidRPr="001735AD">
        <w:rPr>
          <w:rFonts w:ascii="Calibri" w:hAnsi="Calibri" w:cs="Calibri"/>
          <w:lang w:val="it-IT"/>
        </w:rPr>
        <w:t> dovrebbe essere definita e documentata, con indicazione della lunghezza minima e dei criteri per la scelta delle password. Ancora meglio sarebbe utilizzare sistemi di </w:t>
      </w:r>
      <w:r w:rsidR="003C4378">
        <w:fldChar w:fldCharType="begin"/>
      </w:r>
      <w:r w:rsidR="003C4378" w:rsidRPr="00EA0282">
        <w:rPr>
          <w:lang w:val="it-IT"/>
          <w:rPrChange w:id="1415" w:author="Martina Nolletti" w:date="2021-01-26T18:09:00Z">
            <w:rPr/>
          </w:rPrChange>
        </w:rPr>
        <w:instrText xml:space="preserve"> HYPERLINK "https://it.wikipedia.org/wiki/Autenticazione_a_due_fattori" \t "_blank" \o "Autenticazione a due fattori" </w:instrText>
      </w:r>
      <w:r w:rsidR="003C4378">
        <w:fldChar w:fldCharType="separate"/>
      </w:r>
      <w:r w:rsidRPr="001735AD">
        <w:rPr>
          <w:rFonts w:ascii="Calibri" w:hAnsi="Calibri" w:cs="Calibri"/>
          <w:lang w:val="it-IT"/>
        </w:rPr>
        <w:t>verifica a due fattori</w:t>
      </w:r>
      <w:r w:rsidR="003C4378">
        <w:rPr>
          <w:rFonts w:ascii="Calibri" w:hAnsi="Calibri" w:cs="Calibri"/>
          <w:lang w:val="it-IT"/>
        </w:rPr>
        <w:fldChar w:fldCharType="end"/>
      </w:r>
      <w:r w:rsidRPr="001735AD">
        <w:rPr>
          <w:rFonts w:ascii="Calibri" w:hAnsi="Calibri" w:cs="Calibri"/>
          <w:lang w:val="it-IT"/>
        </w:rPr>
        <w:t> (2FA).</w:t>
      </w:r>
    </w:p>
    <w:p w14:paraId="4B6FDA7D" w14:textId="77777777" w:rsidR="001735AD" w:rsidRPr="001F2591" w:rsidRDefault="001735AD" w:rsidP="001735AD">
      <w:pPr>
        <w:rPr>
          <w:rFonts w:ascii="Calibri" w:hAnsi="Calibri" w:cs="Calibri"/>
          <w:b/>
          <w:bCs/>
          <w:color w:val="FF0000"/>
          <w:lang w:val="it-IT"/>
        </w:rPr>
      </w:pPr>
    </w:p>
    <w:p w14:paraId="0853B690" w14:textId="069CFBA1" w:rsidR="004B60E4" w:rsidRPr="00A86DA0" w:rsidRDefault="001735AD" w:rsidP="001F2591">
      <w:pPr>
        <w:numPr>
          <w:ilvl w:val="0"/>
          <w:numId w:val="73"/>
        </w:numPr>
        <w:rPr>
          <w:rFonts w:ascii="Calibri" w:hAnsi="Calibri" w:cs="Calibri"/>
          <w:b/>
          <w:bCs/>
          <w:color w:val="FF0000"/>
          <w:lang w:val="it-IT"/>
        </w:rPr>
      </w:pPr>
      <w:r w:rsidRPr="001F2591">
        <w:rPr>
          <w:rFonts w:ascii="Calibri" w:hAnsi="Calibri" w:cs="Calibri"/>
          <w:b/>
          <w:bCs/>
          <w:color w:val="FF0000"/>
          <w:lang w:val="it-IT"/>
        </w:rPr>
        <w:t>D6)</w:t>
      </w:r>
      <w:r w:rsidR="004B60E4" w:rsidRPr="00A86DA0">
        <w:rPr>
          <w:rFonts w:ascii="Calibri" w:hAnsi="Calibri" w:cs="Calibri"/>
          <w:b/>
          <w:bCs/>
          <w:color w:val="FF0000"/>
          <w:lang w:val="it-IT"/>
        </w:rPr>
        <w:t xml:space="preserve"> Come vengono gestite le diverse tipol</w:t>
      </w:r>
      <w:r w:rsidR="004B60E4">
        <w:rPr>
          <w:rFonts w:ascii="Calibri" w:hAnsi="Calibri" w:cs="Calibri"/>
          <w:b/>
          <w:bCs/>
          <w:color w:val="FF0000"/>
          <w:lang w:val="it-IT"/>
        </w:rPr>
        <w:t>o</w:t>
      </w:r>
      <w:r w:rsidR="004B60E4" w:rsidRPr="00A86DA0">
        <w:rPr>
          <w:rFonts w:ascii="Calibri" w:hAnsi="Calibri" w:cs="Calibri"/>
          <w:b/>
          <w:bCs/>
          <w:color w:val="FF0000"/>
          <w:lang w:val="it-IT"/>
        </w:rPr>
        <w:t>gie di utenze?</w:t>
      </w:r>
      <w:r w:rsidRPr="001F2591">
        <w:rPr>
          <w:rFonts w:ascii="Calibri" w:hAnsi="Calibri" w:cs="Calibri"/>
          <w:b/>
          <w:bCs/>
          <w:color w:val="FF0000"/>
          <w:lang w:val="it-IT"/>
        </w:rPr>
        <w:t xml:space="preserve"> </w:t>
      </w:r>
    </w:p>
    <w:p w14:paraId="0E8F6B7C" w14:textId="77777777" w:rsidR="004B60E4" w:rsidRPr="001735AD" w:rsidRDefault="004B60E4" w:rsidP="004B60E4">
      <w:pPr>
        <w:rPr>
          <w:rFonts w:ascii="Calibri" w:hAnsi="Calibri" w:cs="Calibri"/>
          <w:lang w:val="it-IT"/>
        </w:rPr>
      </w:pPr>
      <w:r w:rsidRPr="001735AD">
        <w:rPr>
          <w:rFonts w:ascii="Calibri" w:hAnsi="Calibri" w:cs="Calibri"/>
          <w:lang w:val="it-IT"/>
        </w:rPr>
        <w:t>Ogni tipologia di utente ha accesso ad una diversa dashboard.</w:t>
      </w:r>
      <w:r w:rsidRPr="001735AD">
        <w:rPr>
          <w:rFonts w:ascii="Calibri" w:hAnsi="Calibri" w:cs="Calibri"/>
          <w:lang w:val="it-IT"/>
        </w:rPr>
        <w:br/>
        <w:t>Dopo l’accesso, all’utente sarà visibile la sua dashboard che mostrerà tutte le funzionalità disponibili.</w:t>
      </w:r>
      <w:r w:rsidRPr="001735AD">
        <w:rPr>
          <w:rFonts w:ascii="Calibri" w:hAnsi="Calibri" w:cs="Calibri"/>
          <w:lang w:val="it-IT"/>
        </w:rPr>
        <w:br/>
        <w:t>Tutte le dashboard presentano in alto a destra un pulsante di logout e una sezione delle notifiche.</w:t>
      </w:r>
      <w:r w:rsidRPr="001735AD">
        <w:rPr>
          <w:rFonts w:ascii="Calibri" w:hAnsi="Calibri" w:cs="Calibri"/>
          <w:lang w:val="it-IT"/>
        </w:rPr>
        <w:br/>
        <w:t>Per il resto sono così differenziate:</w:t>
      </w:r>
    </w:p>
    <w:p w14:paraId="2F1B3E3A" w14:textId="77777777"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Amministratore mostrerà un menu “Eventi” per creare/cancellare gli eventi, un menu “Operatori” per visualizzarli e gestirne i turni di lavoro e un menu “Risultati” per gestire statistiche, report e votazioni di ogni evento;</w:t>
      </w:r>
    </w:p>
    <w:p w14:paraId="432F0A2A" w14:textId="0FB3D446" w:rsidR="004B60E4" w:rsidRPr="001735AD" w:rsidRDefault="004B60E4" w:rsidP="004B60E4">
      <w:pPr>
        <w:numPr>
          <w:ilvl w:val="0"/>
          <w:numId w:val="75"/>
        </w:numPr>
        <w:rPr>
          <w:rFonts w:ascii="Calibri" w:hAnsi="Calibri" w:cs="Calibri"/>
          <w:lang w:val="it-IT"/>
        </w:rPr>
      </w:pPr>
      <w:r w:rsidRPr="001735AD">
        <w:rPr>
          <w:rFonts w:ascii="Calibri" w:hAnsi="Calibri" w:cs="Calibri"/>
          <w:lang w:val="it-IT"/>
        </w:rPr>
        <w:t>La dashboard Operatore mostrerà un menu “Eventi” per visualizzare gli elettori prenotati per un determinato evento, al quale accederà e attraverso la funzionalità “Scanner e risultati” attiva la scansione delle schede elettorali e/o inserisce manualmente i risul</w:t>
      </w:r>
      <w:r w:rsidR="00F4372F">
        <w:rPr>
          <w:rFonts w:ascii="Calibri" w:hAnsi="Calibri" w:cs="Calibri"/>
          <w:lang w:val="it-IT"/>
        </w:rPr>
        <w:t>t</w:t>
      </w:r>
      <w:r w:rsidRPr="001735AD">
        <w:rPr>
          <w:rFonts w:ascii="Calibri" w:hAnsi="Calibri" w:cs="Calibri"/>
          <w:lang w:val="it-IT"/>
        </w:rPr>
        <w:t>ati dei voti in presenza, e un menu “Lavoro” per visualizzare i propri turni;</w:t>
      </w:r>
    </w:p>
    <w:p w14:paraId="7EA5D7F4" w14:textId="77777777" w:rsidR="004B60E4" w:rsidRPr="001735AD" w:rsidDel="00863A8D" w:rsidRDefault="004B60E4" w:rsidP="004B60E4">
      <w:pPr>
        <w:numPr>
          <w:ilvl w:val="0"/>
          <w:numId w:val="75"/>
        </w:numPr>
        <w:rPr>
          <w:del w:id="1416" w:author="Martina Nolletti" w:date="2021-02-07T11:43:00Z"/>
          <w:rFonts w:ascii="Calibri" w:hAnsi="Calibri" w:cs="Calibri"/>
          <w:lang w:val="it-IT"/>
        </w:rPr>
      </w:pPr>
      <w:r w:rsidRPr="001735AD">
        <w:rPr>
          <w:rFonts w:ascii="Calibri" w:hAnsi="Calibri" w:cs="Calibri"/>
          <w:lang w:val="it-IT"/>
        </w:rPr>
        <w:t>La dashboard Elettore mostrerà un menu “Eventi” con due sottomenu:</w:t>
      </w:r>
      <w:r w:rsidRPr="001735AD">
        <w:rPr>
          <w:rFonts w:ascii="Calibri" w:hAnsi="Calibri" w:cs="Calibri"/>
          <w:lang w:val="it-IT"/>
        </w:rPr>
        <w:br/>
        <w:t>c.1) “Tutti gli eventi” per visualizzare la lista completa degli eventi ai quali può accedere tramite l’opzione di prenotazione;</w:t>
      </w:r>
      <w:r w:rsidRPr="001735AD">
        <w:rPr>
          <w:rFonts w:ascii="Calibri" w:hAnsi="Calibri" w:cs="Calibri"/>
          <w:lang w:val="it-IT"/>
        </w:rPr>
        <w:br/>
        <w:t>c.2) “I tuoi eventi” per visualizzare la lista degli eventi per cui si è prenotato con un’opzione “Vota”, accessibile solo nella fascia oraria consentita delle votazioni, per votare all’evento selezionato.</w:t>
      </w:r>
    </w:p>
    <w:p w14:paraId="3B5A9EA8" w14:textId="77777777" w:rsidR="004B60E4" w:rsidRPr="00863A8D" w:rsidDel="00863A8D" w:rsidRDefault="004B60E4">
      <w:pPr>
        <w:numPr>
          <w:ilvl w:val="0"/>
          <w:numId w:val="75"/>
        </w:numPr>
        <w:rPr>
          <w:del w:id="1417" w:author="Martina Nolletti" w:date="2021-02-07T11:43:00Z"/>
          <w:rFonts w:ascii="Calibri" w:hAnsi="Calibri" w:cs="Calibri"/>
          <w:b/>
          <w:bCs/>
          <w:lang w:val="it-IT"/>
        </w:rPr>
        <w:pPrChange w:id="1418" w:author="Martina Nolletti" w:date="2021-02-07T11:43:00Z">
          <w:pPr>
            <w:ind w:left="360"/>
          </w:pPr>
        </w:pPrChange>
      </w:pPr>
    </w:p>
    <w:p w14:paraId="1E8565FB" w14:textId="4F6E0643" w:rsidR="004B60E4" w:rsidRDefault="004B60E4">
      <w:pPr>
        <w:numPr>
          <w:ilvl w:val="0"/>
          <w:numId w:val="75"/>
        </w:numPr>
        <w:rPr>
          <w:rFonts w:ascii="Calibri" w:hAnsi="Calibri" w:cs="Calibri"/>
          <w:b/>
          <w:bCs/>
          <w:lang w:val="it-IT"/>
        </w:rPr>
        <w:pPrChange w:id="1419" w:author="Martina Nolletti" w:date="2021-02-07T11:43:00Z">
          <w:pPr/>
        </w:pPrChange>
      </w:pPr>
    </w:p>
    <w:p w14:paraId="2E7CD96A" w14:textId="1C98249B" w:rsidR="004B60E4" w:rsidRPr="008C7530" w:rsidRDefault="004B60E4" w:rsidP="001F2591">
      <w:pPr>
        <w:rPr>
          <w:rFonts w:ascii="Calibri" w:hAnsi="Calibri" w:cs="Calibri"/>
          <w:b/>
          <w:bCs/>
          <w:u w:val="single"/>
          <w:lang w:val="it-IT"/>
          <w:rPrChange w:id="1420" w:author="Martina Nolletti" w:date="2021-01-25T23:50:00Z">
            <w:rPr>
              <w:rFonts w:ascii="Calibri" w:hAnsi="Calibri" w:cs="Calibri"/>
              <w:lang w:val="it-IT"/>
            </w:rPr>
          </w:rPrChange>
        </w:rPr>
      </w:pPr>
      <w:r w:rsidRPr="008C7530">
        <w:rPr>
          <w:rFonts w:ascii="Calibri" w:hAnsi="Calibri" w:cs="Calibri"/>
          <w:b/>
          <w:bCs/>
          <w:u w:val="single"/>
          <w:lang w:val="it-IT"/>
          <w:rPrChange w:id="1421" w:author="Martina Nolletti" w:date="2021-01-25T23:50:00Z">
            <w:rPr>
              <w:rFonts w:ascii="Calibri" w:hAnsi="Calibri" w:cs="Calibri"/>
              <w:lang w:val="it-IT"/>
            </w:rPr>
          </w:rPrChange>
        </w:rPr>
        <w:lastRenderedPageBreak/>
        <w:t xml:space="preserve">Altre </w:t>
      </w:r>
      <w:r w:rsidR="00F4372F" w:rsidRPr="008C7530">
        <w:rPr>
          <w:rFonts w:ascii="Calibri" w:hAnsi="Calibri" w:cs="Calibri"/>
          <w:b/>
          <w:bCs/>
          <w:u w:val="single"/>
          <w:lang w:val="it-IT"/>
          <w:rPrChange w:id="1422" w:author="Martina Nolletti" w:date="2021-01-25T23:50:00Z">
            <w:rPr>
              <w:rFonts w:ascii="Calibri" w:hAnsi="Calibri" w:cs="Calibri"/>
              <w:lang w:val="it-IT"/>
            </w:rPr>
          </w:rPrChange>
        </w:rPr>
        <w:t>D</w:t>
      </w:r>
      <w:r w:rsidRPr="008C7530">
        <w:rPr>
          <w:rFonts w:ascii="Calibri" w:hAnsi="Calibri" w:cs="Calibri"/>
          <w:b/>
          <w:bCs/>
          <w:u w:val="single"/>
          <w:lang w:val="it-IT"/>
          <w:rPrChange w:id="1423" w:author="Martina Nolletti" w:date="2021-01-25T23:50:00Z">
            <w:rPr>
              <w:rFonts w:ascii="Calibri" w:hAnsi="Calibri" w:cs="Calibri"/>
              <w:lang w:val="it-IT"/>
            </w:rPr>
          </w:rPrChange>
        </w:rPr>
        <w:t xml:space="preserve">esign </w:t>
      </w:r>
      <w:proofErr w:type="spellStart"/>
      <w:r w:rsidR="00F4372F" w:rsidRPr="008C7530">
        <w:rPr>
          <w:rFonts w:ascii="Calibri" w:hAnsi="Calibri" w:cs="Calibri"/>
          <w:b/>
          <w:bCs/>
          <w:u w:val="single"/>
          <w:lang w:val="it-IT"/>
          <w:rPrChange w:id="1424" w:author="Martina Nolletti" w:date="2021-01-25T23:50:00Z">
            <w:rPr>
              <w:rFonts w:ascii="Calibri" w:hAnsi="Calibri" w:cs="Calibri"/>
              <w:lang w:val="it-IT"/>
            </w:rPr>
          </w:rPrChange>
        </w:rPr>
        <w:t>D</w:t>
      </w:r>
      <w:r w:rsidRPr="008C7530">
        <w:rPr>
          <w:rFonts w:ascii="Calibri" w:hAnsi="Calibri" w:cs="Calibri"/>
          <w:b/>
          <w:bCs/>
          <w:u w:val="single"/>
          <w:lang w:val="it-IT"/>
          <w:rPrChange w:id="1425" w:author="Martina Nolletti" w:date="2021-01-25T23:50:00Z">
            <w:rPr>
              <w:rFonts w:ascii="Calibri" w:hAnsi="Calibri" w:cs="Calibri"/>
              <w:lang w:val="it-IT"/>
            </w:rPr>
          </w:rPrChange>
        </w:rPr>
        <w:t>ecision</w:t>
      </w:r>
      <w:r w:rsidR="00F4372F" w:rsidRPr="008C7530">
        <w:rPr>
          <w:rFonts w:ascii="Calibri" w:hAnsi="Calibri" w:cs="Calibri"/>
          <w:b/>
          <w:bCs/>
          <w:u w:val="single"/>
          <w:lang w:val="it-IT"/>
          <w:rPrChange w:id="1426" w:author="Martina Nolletti" w:date="2021-01-25T23:50:00Z">
            <w:rPr>
              <w:rFonts w:ascii="Calibri" w:hAnsi="Calibri" w:cs="Calibri"/>
              <w:lang w:val="it-IT"/>
            </w:rPr>
          </w:rPrChange>
        </w:rPr>
        <w:t>s</w:t>
      </w:r>
      <w:proofErr w:type="spellEnd"/>
      <w:ins w:id="1427" w:author="Martina Nolletti" w:date="2021-01-25T23:50:00Z">
        <w:r w:rsidR="008C7530" w:rsidRPr="008C7530">
          <w:rPr>
            <w:rFonts w:ascii="Calibri" w:hAnsi="Calibri" w:cs="Calibri"/>
            <w:b/>
            <w:bCs/>
            <w:u w:val="single"/>
            <w:lang w:val="it-IT"/>
            <w:rPrChange w:id="1428" w:author="Martina Nolletti" w:date="2021-01-25T23:50:00Z">
              <w:rPr>
                <w:rFonts w:ascii="Calibri" w:hAnsi="Calibri" w:cs="Calibri"/>
                <w:lang w:val="it-IT"/>
              </w:rPr>
            </w:rPrChange>
          </w:rPr>
          <w:t xml:space="preserve"> </w:t>
        </w:r>
      </w:ins>
      <w:del w:id="1429" w:author="Martina Nolletti" w:date="2021-01-25T23:50:00Z">
        <w:r w:rsidRPr="008C7530" w:rsidDel="008C7530">
          <w:rPr>
            <w:rFonts w:ascii="Calibri" w:hAnsi="Calibri" w:cs="Calibri"/>
            <w:b/>
            <w:bCs/>
            <w:u w:val="single"/>
            <w:lang w:val="it-IT"/>
            <w:rPrChange w:id="1430" w:author="Martina Nolletti" w:date="2021-01-25T23:50:00Z">
              <w:rPr>
                <w:rFonts w:ascii="Calibri" w:hAnsi="Calibri" w:cs="Calibri"/>
                <w:lang w:val="it-IT"/>
              </w:rPr>
            </w:rPrChange>
          </w:rPr>
          <w:delText xml:space="preserve"> </w:delText>
        </w:r>
      </w:del>
      <w:r w:rsidRPr="008C7530">
        <w:rPr>
          <w:rFonts w:ascii="Calibri" w:hAnsi="Calibri" w:cs="Calibri"/>
          <w:b/>
          <w:bCs/>
          <w:u w:val="single"/>
          <w:lang w:val="it-IT"/>
          <w:rPrChange w:id="1431" w:author="Martina Nolletti" w:date="2021-01-25T23:50:00Z">
            <w:rPr>
              <w:rFonts w:ascii="Calibri" w:hAnsi="Calibri" w:cs="Calibri"/>
              <w:lang w:val="it-IT"/>
            </w:rPr>
          </w:rPrChange>
        </w:rPr>
        <w:t>da noi prese e collegate nelle sezioni precedenti di questo documento sono:</w:t>
      </w:r>
    </w:p>
    <w:p w14:paraId="322D2B72" w14:textId="77777777" w:rsidR="001735AD" w:rsidRPr="001735AD" w:rsidRDefault="001735AD" w:rsidP="001735AD">
      <w:pPr>
        <w:rPr>
          <w:rFonts w:ascii="Calibri" w:hAnsi="Calibri" w:cs="Calibri"/>
          <w:lang w:val="it-IT"/>
        </w:rPr>
      </w:pPr>
    </w:p>
    <w:p w14:paraId="09E89154" w14:textId="24D3C594" w:rsidR="001735AD" w:rsidRPr="001F2591" w:rsidRDefault="001735AD" w:rsidP="00A86DA0">
      <w:pPr>
        <w:numPr>
          <w:ilvl w:val="0"/>
          <w:numId w:val="73"/>
        </w:numPr>
        <w:rPr>
          <w:rFonts w:ascii="Calibri" w:hAnsi="Calibri" w:cs="Calibri"/>
          <w:b/>
          <w:bCs/>
          <w:lang w:val="it-IT"/>
        </w:rPr>
      </w:pPr>
      <w:r w:rsidRPr="001735AD">
        <w:rPr>
          <w:rFonts w:ascii="Calibri" w:hAnsi="Calibri" w:cs="Calibri"/>
          <w:b/>
          <w:bCs/>
          <w:lang w:val="it-IT"/>
        </w:rPr>
        <w:t>D7)</w:t>
      </w:r>
      <w:r w:rsidR="00454A7F">
        <w:rPr>
          <w:rFonts w:ascii="Calibri" w:hAnsi="Calibri" w:cs="Calibri"/>
          <w:b/>
          <w:bCs/>
          <w:lang w:val="it-IT"/>
        </w:rPr>
        <w:t xml:space="preserve"> </w:t>
      </w:r>
      <w:r w:rsidR="00454A7F" w:rsidRPr="00630E40">
        <w:rPr>
          <w:rFonts w:ascii="Calibri" w:hAnsi="Calibri" w:cs="Calibri"/>
          <w:b/>
          <w:bCs/>
          <w:lang w:val="it-IT"/>
        </w:rPr>
        <w:t>Come viene gestito l’accesso alla piattaforma?</w:t>
      </w:r>
      <w:r w:rsidRPr="00A86DA0">
        <w:rPr>
          <w:rFonts w:ascii="Calibri" w:hAnsi="Calibri" w:cs="Calibri"/>
          <w:b/>
          <w:bCs/>
          <w:lang w:val="it-IT"/>
        </w:rPr>
        <w:t xml:space="preserve"> </w:t>
      </w:r>
    </w:p>
    <w:p w14:paraId="5F38306D" w14:textId="6B4F8B91" w:rsidR="001735AD" w:rsidRPr="001735AD" w:rsidRDefault="001735AD" w:rsidP="001735AD">
      <w:pPr>
        <w:rPr>
          <w:rFonts w:ascii="Calibri" w:hAnsi="Calibri" w:cs="Calibri"/>
          <w:lang w:val="it-IT"/>
        </w:rPr>
      </w:pPr>
      <w:r w:rsidRPr="001735AD">
        <w:rPr>
          <w:rFonts w:ascii="Calibri" w:hAnsi="Calibri" w:cs="Calibri"/>
          <w:lang w:val="it-IT"/>
        </w:rPr>
        <w:t xml:space="preserve">L’accesso alla piattaforma viene effettuato da diversi tipi di utente. La registrazione e il login, all’interno del sistema, avvengono tramite una </w:t>
      </w:r>
      <w:proofErr w:type="spellStart"/>
      <w:r w:rsidRPr="001735AD">
        <w:rPr>
          <w:rFonts w:ascii="Calibri" w:hAnsi="Calibri" w:cs="Calibri"/>
          <w:lang w:val="it-IT"/>
        </w:rPr>
        <w:t>form</w:t>
      </w:r>
      <w:proofErr w:type="spellEnd"/>
      <w:r w:rsidRPr="001735AD">
        <w:rPr>
          <w:rFonts w:ascii="Calibri" w:hAnsi="Calibri" w:cs="Calibri"/>
          <w:lang w:val="it-IT"/>
        </w:rPr>
        <w:t xml:space="preserve"> grafica che richiede tutti i dati necessari per l’accesso. Successivamente è possibile inviare i dati tramite l’uso dei pulsanti (accedi o registrati). Per il login, il sistema mostrerà la dashboard dell’utente, se i dati sono corretti altrimenti un messaggio di errore (“username e/o password errati”), mentre per il </w:t>
      </w:r>
      <w:proofErr w:type="spellStart"/>
      <w:r w:rsidRPr="001735AD">
        <w:rPr>
          <w:rFonts w:ascii="Calibri" w:hAnsi="Calibri" w:cs="Calibri"/>
          <w:lang w:val="it-IT"/>
        </w:rPr>
        <w:t>sign</w:t>
      </w:r>
      <w:proofErr w:type="spellEnd"/>
      <w:r w:rsidRPr="001735AD">
        <w:rPr>
          <w:rFonts w:ascii="Calibri" w:hAnsi="Calibri" w:cs="Calibri"/>
          <w:lang w:val="it-IT"/>
        </w:rPr>
        <w:t xml:space="preserve">-up verrà visualizzato un messaggio di conferma dell’avvenuta registrazione o errore nell’inserimento dei dati. </w:t>
      </w:r>
    </w:p>
    <w:p w14:paraId="09A6A330"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D8) Come avviene la votazione online?</w:t>
      </w:r>
    </w:p>
    <w:p w14:paraId="1BB3429F" w14:textId="65AA1A7B" w:rsidR="004B60E4" w:rsidRPr="001735AD" w:rsidRDefault="001735AD" w:rsidP="001735AD">
      <w:pPr>
        <w:rPr>
          <w:rFonts w:ascii="Calibri" w:hAnsi="Calibri" w:cs="Calibri"/>
          <w:b/>
          <w:bCs/>
          <w:lang w:val="it-IT"/>
        </w:rPr>
      </w:pPr>
      <w:r w:rsidRPr="001735AD">
        <w:rPr>
          <w:rFonts w:ascii="Calibri" w:hAnsi="Calibri" w:cs="Calibri"/>
          <w:lang w:val="it-IT"/>
        </w:rPr>
        <w:t>L’utente accederà all’evento identificandosi tramite una fotocamera, se il riconoscimento andrà a buon fine, verrà mostrata una scheda elettorale elettronica.</w:t>
      </w:r>
      <w:r w:rsidRPr="001735AD">
        <w:rPr>
          <w:rFonts w:ascii="Calibri" w:hAnsi="Calibri" w:cs="Calibri"/>
          <w:lang w:val="it-IT"/>
        </w:rPr>
        <w:br/>
        <w:t xml:space="preserve">Su di essa l’utente potrà visualizzare una lista dei candidati con le relative </w:t>
      </w:r>
      <w:proofErr w:type="spellStart"/>
      <w:r w:rsidRPr="001735AD">
        <w:rPr>
          <w:rFonts w:ascii="Calibri" w:hAnsi="Calibri" w:cs="Calibri"/>
          <w:lang w:val="it-IT"/>
        </w:rPr>
        <w:t>checkbox</w:t>
      </w:r>
      <w:proofErr w:type="spellEnd"/>
      <w:r w:rsidRPr="001735AD">
        <w:rPr>
          <w:rFonts w:ascii="Calibri" w:hAnsi="Calibri" w:cs="Calibri"/>
          <w:lang w:val="it-IT"/>
        </w:rPr>
        <w:t xml:space="preserve"> e il regolamento di voto. Una volta selezionate le preferenze possibili l’elettore potrà p</w:t>
      </w:r>
      <w:r w:rsidR="00454A7F">
        <w:rPr>
          <w:rFonts w:ascii="Calibri" w:hAnsi="Calibri" w:cs="Calibri"/>
          <w:lang w:val="it-IT"/>
        </w:rPr>
        <w:t>r</w:t>
      </w:r>
      <w:r w:rsidRPr="001735AD">
        <w:rPr>
          <w:rFonts w:ascii="Calibri" w:hAnsi="Calibri" w:cs="Calibri"/>
          <w:lang w:val="it-IT"/>
        </w:rPr>
        <w:t xml:space="preserve">ocedere all’invio tramite la presenza di un pulsante, se le preferenze selezionate non rispettano il regolamento verrà mostrato un messaggio di errore e il voto non verrà inviato. </w:t>
      </w:r>
    </w:p>
    <w:p w14:paraId="013582EE"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D9) Perché viene utilizzato lo scanner?</w:t>
      </w:r>
    </w:p>
    <w:p w14:paraId="7CEC9995" w14:textId="49C6D499" w:rsidR="001735AD" w:rsidRPr="001735AD" w:rsidRDefault="001735AD" w:rsidP="001735AD">
      <w:pPr>
        <w:shd w:val="clear" w:color="auto" w:fill="FFFFFF"/>
        <w:suppressAutoHyphens/>
        <w:spacing w:after="150" w:line="255" w:lineRule="atLeast"/>
        <w:rPr>
          <w:rFonts w:ascii="Calibri" w:hAnsi="Calibri" w:cs="Calibri"/>
          <w:lang w:val="it-IT" w:bidi="th-TH"/>
        </w:rPr>
      </w:pPr>
      <w:r w:rsidRPr="001735AD">
        <w:rPr>
          <w:rFonts w:ascii="Calibri" w:hAnsi="Calibri" w:cs="Calibri"/>
          <w:lang w:val="it-IT"/>
        </w:rPr>
        <w:t>Lo scanner verrà utilizzato per facilitare il conteggio dei voti in presenza e di conseguenza alleggerire il carico di lavo</w:t>
      </w:r>
      <w:r w:rsidR="00454A7F">
        <w:rPr>
          <w:rFonts w:ascii="Calibri" w:hAnsi="Calibri" w:cs="Calibri"/>
          <w:lang w:val="it-IT"/>
        </w:rPr>
        <w:t>r</w:t>
      </w:r>
      <w:r w:rsidRPr="001735AD">
        <w:rPr>
          <w:rFonts w:ascii="Calibri" w:hAnsi="Calibri" w:cs="Calibri"/>
          <w:lang w:val="it-IT"/>
        </w:rPr>
        <w:t>o degli operatori.</w:t>
      </w:r>
      <w:r w:rsidRPr="001735AD">
        <w:rPr>
          <w:rFonts w:ascii="Calibri" w:hAnsi="Calibri" w:cs="Calibri"/>
          <w:lang w:val="it-IT"/>
        </w:rPr>
        <w:br/>
        <w:t>Lo scanner distingue, tramite un particolare software di scansione, le schede nulle e valide con le relative preferenze. Successivamente invierà i dati scansionati al sistema tramite una connessione wireless. Lo scanner utilizzato dalle Università sarà PDS-5000, uno scanner professionale per documenti che ha le seguenti funzionalità: auto-allineamento, ritaglio automatico, auto-rotazione (</w:t>
      </w:r>
      <w:r w:rsidRPr="001735AD">
        <w:rPr>
          <w:rFonts w:ascii="Calibri" w:hAnsi="Calibri" w:cs="Calibri"/>
          <w:lang w:val="it-IT" w:bidi="th-TH"/>
        </w:rPr>
        <w:t>per allineare le immagini scansionate e assicurare un risultato professionale), rimozione della pagina bianca (le immagini vuote scansionate possono essere rilevate e rimosse automaticamente, in modo da ridurre le dimensioni del file e i tempi di preparazione dei documenti), soglia dinamica (quando le immagini e il testo sono di difficile lettura a causa della densità del colore, la funzione di Soglia Dinamica per schiarire o scurire le immagini in base alla necessità permette di ottenere documenti chiari, nitidi e semplici da leggere. I livelli di tonalità chiari e scuri possono essere regolati in modo da migliorare la leggibilità dei documenti), elaborazione sfondo (i colori indesiderati vengono uniformati e rimossi, come pure le linee e le ombre), riempimento e rimozione dei bordi (la rimozione di bordi non necessari permette di ottenere pagine pulite e senza ombre). Il costo di questo scanner è di 1.217,80 € IVA inclusa, un prezzo accessibile per tutte le università.</w:t>
      </w:r>
    </w:p>
    <w:p w14:paraId="1BCCE105" w14:textId="77777777" w:rsidR="001735AD" w:rsidRPr="001735AD" w:rsidRDefault="001735AD" w:rsidP="001735AD">
      <w:pPr>
        <w:numPr>
          <w:ilvl w:val="0"/>
          <w:numId w:val="73"/>
        </w:numPr>
        <w:spacing w:after="200" w:line="276" w:lineRule="auto"/>
        <w:contextualSpacing/>
        <w:rPr>
          <w:rFonts w:ascii="Calibri" w:hAnsi="Calibri" w:cs="Calibri"/>
          <w:b/>
          <w:bCs/>
          <w:lang w:val="it-IT"/>
        </w:rPr>
      </w:pPr>
      <w:r w:rsidRPr="001735AD">
        <w:rPr>
          <w:rFonts w:ascii="Calibri" w:hAnsi="Calibri" w:cs="Calibri"/>
          <w:b/>
          <w:bCs/>
          <w:lang w:val="it-IT"/>
        </w:rPr>
        <w:t>D10) Come saranno strutturati i file dei report e delle statistiche?</w:t>
      </w:r>
    </w:p>
    <w:p w14:paraId="1DE12D73" w14:textId="6BD6CB58" w:rsidR="001735AD" w:rsidRPr="001735AD" w:rsidRDefault="001735AD" w:rsidP="001735AD">
      <w:pPr>
        <w:spacing w:after="200" w:line="276" w:lineRule="auto"/>
        <w:contextualSpacing/>
        <w:rPr>
          <w:rFonts w:ascii="Calibri" w:hAnsi="Calibri" w:cs="Calibri"/>
          <w:lang w:val="it-IT"/>
        </w:rPr>
      </w:pPr>
      <w:r w:rsidRPr="001735AD">
        <w:rPr>
          <w:rFonts w:ascii="Calibri" w:hAnsi="Calibri" w:cs="Calibri"/>
          <w:lang w:val="it-IT"/>
        </w:rPr>
        <w:t>A seggi chiusi l’amministratore di segreteria o lo scanner procederanno nel creare i file dei report e delle statistiche.</w:t>
      </w:r>
      <w:r w:rsidRPr="001735AD">
        <w:rPr>
          <w:rFonts w:ascii="Calibri" w:hAnsi="Calibri" w:cs="Calibri"/>
          <w:lang w:val="it-IT"/>
        </w:rPr>
        <w:br/>
        <w:t xml:space="preserve">Tramite una pagina presente nella dashboard dell’amministratore, esso potrà richiedere </w:t>
      </w:r>
      <w:r w:rsidRPr="001735AD">
        <w:rPr>
          <w:rFonts w:ascii="Calibri" w:hAnsi="Calibri" w:cs="Calibri"/>
          <w:lang w:val="it-IT"/>
        </w:rPr>
        <w:lastRenderedPageBreak/>
        <w:t xml:space="preserve">il calcolo dei voti e delle statistiche che verranno in seguito esportati in un file </w:t>
      </w:r>
      <w:r w:rsidR="00711CE0" w:rsidRPr="001735AD">
        <w:rPr>
          <w:rFonts w:ascii="Calibri" w:hAnsi="Calibri" w:cs="Calibri"/>
          <w:lang w:val="it-IT"/>
        </w:rPr>
        <w:t>Excel</w:t>
      </w:r>
      <w:r w:rsidRPr="001735AD">
        <w:rPr>
          <w:rFonts w:ascii="Calibri" w:hAnsi="Calibri" w:cs="Calibri"/>
          <w:lang w:val="it-IT"/>
        </w:rPr>
        <w:t>.</w:t>
      </w:r>
      <w:r w:rsidRPr="001735AD">
        <w:rPr>
          <w:rFonts w:ascii="Calibri" w:hAnsi="Calibri" w:cs="Calibri"/>
          <w:lang w:val="it-IT"/>
        </w:rPr>
        <w:br/>
        <w:t>Il sistema renderà il file pubblico e visualizzabile a tutti gli utenti.</w:t>
      </w:r>
    </w:p>
    <w:p w14:paraId="629943D5" w14:textId="08F696DC" w:rsidR="001735AD" w:rsidRPr="001735AD" w:rsidRDefault="001735AD" w:rsidP="001735AD">
      <w:pPr>
        <w:spacing w:after="200" w:line="276" w:lineRule="auto"/>
        <w:contextualSpacing/>
        <w:rPr>
          <w:rFonts w:ascii="Calibri" w:hAnsi="Calibri" w:cs="Calibri"/>
          <w:b/>
          <w:bCs/>
          <w:sz w:val="22"/>
          <w:szCs w:val="22"/>
          <w:lang w:val="it-IT"/>
        </w:rPr>
      </w:pPr>
      <w:r w:rsidRPr="001735AD">
        <w:rPr>
          <w:rFonts w:ascii="Calibri" w:hAnsi="Calibri" w:cs="Calibri"/>
          <w:lang w:val="it-IT"/>
        </w:rPr>
        <w:t>Per quanto riguarda lo scanner, avrà un software in grado di generare automaticamente i file e ren</w:t>
      </w:r>
      <w:r w:rsidR="00766632">
        <w:rPr>
          <w:rFonts w:ascii="Calibri" w:hAnsi="Calibri" w:cs="Calibri"/>
          <w:lang w:val="it-IT"/>
        </w:rPr>
        <w:t>de</w:t>
      </w:r>
      <w:r w:rsidRPr="001735AD">
        <w:rPr>
          <w:rFonts w:ascii="Calibri" w:hAnsi="Calibri" w:cs="Calibri"/>
          <w:lang w:val="it-IT"/>
        </w:rPr>
        <w:t>rli pubblici sul sistema.</w:t>
      </w:r>
    </w:p>
    <w:p w14:paraId="1894D2A1" w14:textId="4D36CB51" w:rsidR="00454A7F" w:rsidRDefault="001735AD" w:rsidP="004B60E4">
      <w:pPr>
        <w:numPr>
          <w:ilvl w:val="0"/>
          <w:numId w:val="73"/>
        </w:numPr>
        <w:rPr>
          <w:rFonts w:ascii="Calibri" w:hAnsi="Calibri" w:cs="Calibri"/>
          <w:b/>
          <w:bCs/>
          <w:lang w:val="it-IT"/>
        </w:rPr>
      </w:pPr>
      <w:r w:rsidRPr="001F2591">
        <w:rPr>
          <w:rFonts w:ascii="Calibri" w:hAnsi="Calibri" w:cs="Calibri"/>
          <w:b/>
          <w:bCs/>
          <w:lang w:val="it-IT"/>
        </w:rPr>
        <w:t>D11)</w:t>
      </w:r>
      <w:r w:rsidR="00454A7F">
        <w:rPr>
          <w:rFonts w:ascii="Calibri" w:hAnsi="Calibri" w:cs="Calibri"/>
          <w:b/>
          <w:bCs/>
          <w:lang w:val="it-IT"/>
        </w:rPr>
        <w:t xml:space="preserve"> </w:t>
      </w:r>
      <w:r w:rsidR="00454A7F" w:rsidRPr="001735AD">
        <w:rPr>
          <w:rFonts w:ascii="Calibri" w:hAnsi="Calibri" w:cs="Calibri"/>
          <w:b/>
          <w:bCs/>
          <w:lang w:val="it-IT"/>
        </w:rPr>
        <w:t>Come viene garantito l’anonimato del voto?</w:t>
      </w:r>
      <w:r w:rsidRPr="001F2591">
        <w:rPr>
          <w:rFonts w:ascii="Calibri" w:hAnsi="Calibri" w:cs="Calibri"/>
          <w:b/>
          <w:bCs/>
          <w:lang w:val="it-IT"/>
        </w:rPr>
        <w:t xml:space="preserve"> </w:t>
      </w:r>
    </w:p>
    <w:p w14:paraId="392A2544" w14:textId="77062460" w:rsidR="004B60E4" w:rsidRDefault="004B60E4" w:rsidP="004B60E4">
      <w:pPr>
        <w:rPr>
          <w:rFonts w:ascii="Calibri" w:hAnsi="Calibri" w:cs="Calibri"/>
          <w:lang w:val="it-IT"/>
        </w:rPr>
      </w:pPr>
      <w:r w:rsidRPr="00A86DA0">
        <w:rPr>
          <w:rFonts w:ascii="Calibri" w:hAnsi="Calibri" w:cs="Calibri"/>
          <w:lang w:val="it-IT"/>
        </w:rPr>
        <w:t>La nostra piattaforma sarà dotata dei</w:t>
      </w:r>
      <w:r w:rsidRPr="001F2591">
        <w:rPr>
          <w:rFonts w:ascii="Calibri" w:hAnsi="Calibri" w:cs="Calibri"/>
          <w:lang w:val="it-IT"/>
        </w:rPr>
        <w:t xml:space="preserve"> migliori</w:t>
      </w:r>
      <w:r w:rsidRPr="001735AD">
        <w:rPr>
          <w:rFonts w:ascii="Calibri" w:hAnsi="Calibri" w:cs="Calibri"/>
          <w:lang w:val="it-IT"/>
        </w:rPr>
        <w:t xml:space="preserve"> protocolli di sicurezza e di crittografia, preservando, in questo modo, l’anonimato.</w:t>
      </w:r>
    </w:p>
    <w:p w14:paraId="2CF68CC6" w14:textId="77777777" w:rsidR="00766632" w:rsidRPr="001735AD" w:rsidRDefault="00766632" w:rsidP="004B60E4">
      <w:pPr>
        <w:rPr>
          <w:rFonts w:ascii="Calibri" w:hAnsi="Calibri" w:cs="Calibri"/>
          <w:lang w:val="it-IT"/>
        </w:rPr>
      </w:pPr>
    </w:p>
    <w:p w14:paraId="56C0145D" w14:textId="77777777" w:rsidR="001735AD" w:rsidRPr="001735AD" w:rsidRDefault="001735AD" w:rsidP="001735AD">
      <w:pPr>
        <w:numPr>
          <w:ilvl w:val="0"/>
          <w:numId w:val="73"/>
        </w:numPr>
        <w:rPr>
          <w:rFonts w:ascii="Calibri" w:hAnsi="Calibri" w:cs="Calibri"/>
          <w:b/>
          <w:bCs/>
          <w:lang w:val="it-IT"/>
        </w:rPr>
      </w:pPr>
      <w:r w:rsidRPr="001735AD">
        <w:rPr>
          <w:rFonts w:ascii="Calibri" w:hAnsi="Calibri" w:cs="Calibri"/>
          <w:b/>
          <w:bCs/>
          <w:lang w:val="it-IT"/>
        </w:rPr>
        <w:t>D12) Come sarà gestito il livello di accessibilità?</w:t>
      </w:r>
    </w:p>
    <w:p w14:paraId="21DA1D23" w14:textId="77777777" w:rsidR="001735AD" w:rsidRPr="001735AD" w:rsidDel="00325EDB" w:rsidRDefault="001735AD" w:rsidP="001735AD">
      <w:pPr>
        <w:spacing w:after="200" w:line="276" w:lineRule="auto"/>
        <w:contextualSpacing/>
        <w:rPr>
          <w:del w:id="1432" w:author="Martina Nolletti" w:date="2021-01-26T18:30:00Z"/>
          <w:rFonts w:ascii="Calibri" w:hAnsi="Calibri" w:cs="Calibri"/>
          <w:lang w:val="it-IT"/>
        </w:rPr>
      </w:pPr>
      <w:r w:rsidRPr="001735AD">
        <w:rPr>
          <w:rFonts w:ascii="Calibri" w:hAnsi="Calibri" w:cs="Calibri"/>
          <w:lang w:val="it-IT"/>
        </w:rPr>
        <w:t>Per gli utenti che hanno problemi visivi saranno messe a disposizione diverse funzionalità accompagnate da tools per permettere una buona performance (icone più grandi, lente di ingrandimento, usare colori complementari difficili da confondere).</w:t>
      </w:r>
    </w:p>
    <w:p w14:paraId="479C8A07" w14:textId="77777777" w:rsidR="001735AD" w:rsidRPr="001735AD" w:rsidDel="00325EDB" w:rsidRDefault="001735AD">
      <w:pPr>
        <w:rPr>
          <w:del w:id="1433" w:author="Martina Nolletti" w:date="2021-01-26T18:30:00Z"/>
          <w:rFonts w:ascii="Calibri" w:hAnsi="Calibri" w:cs="Calibri"/>
          <w:b/>
          <w:bCs/>
          <w:lang w:val="it-IT"/>
        </w:rPr>
        <w:pPrChange w:id="1434" w:author="Martina Nolletti" w:date="2021-01-26T18:30:00Z">
          <w:pPr>
            <w:numPr>
              <w:numId w:val="73"/>
            </w:numPr>
            <w:ind w:left="720" w:hanging="360"/>
          </w:pPr>
        </w:pPrChange>
      </w:pPr>
      <w:del w:id="1435" w:author="Martina Nolletti" w:date="2021-01-26T18:30:00Z">
        <w:r w:rsidRPr="001735AD" w:rsidDel="00325EDB">
          <w:rPr>
            <w:rFonts w:ascii="Calibri" w:hAnsi="Calibri" w:cs="Calibri"/>
            <w:b/>
            <w:bCs/>
            <w:lang w:val="it-IT"/>
          </w:rPr>
          <w:delText>D13) Quali sono i linguaggi di programmazione utilizzati?</w:delText>
        </w:r>
      </w:del>
    </w:p>
    <w:p w14:paraId="42902C27" w14:textId="103CF658" w:rsidR="001735AD" w:rsidRPr="00325EDB" w:rsidDel="00325EDB" w:rsidRDefault="001735AD">
      <w:pPr>
        <w:spacing w:after="200" w:line="276" w:lineRule="auto"/>
        <w:contextualSpacing/>
        <w:rPr>
          <w:del w:id="1436" w:author="Martina Nolletti" w:date="2021-01-26T18:30:00Z"/>
          <w:rFonts w:ascii="Calibri" w:hAnsi="Calibri"/>
          <w:lang w:val="it-IT"/>
        </w:rPr>
      </w:pPr>
      <w:del w:id="1437" w:author="Martina Nolletti" w:date="2021-01-26T18:30:00Z">
        <w:r w:rsidRPr="00325EDB" w:rsidDel="00325EDB">
          <w:rPr>
            <w:rFonts w:ascii="Calibri" w:hAnsi="Calibri"/>
            <w:lang w:val="it-IT"/>
          </w:rPr>
          <w:delText xml:space="preserve">Il linguaggio di programmazione utilizzato sarà Java, accompagnandolo con </w:delText>
        </w:r>
        <w:r w:rsidR="00711CE0" w:rsidRPr="00325EDB" w:rsidDel="00325EDB">
          <w:rPr>
            <w:rFonts w:ascii="Calibri" w:hAnsi="Calibri"/>
            <w:lang w:val="it-IT"/>
          </w:rPr>
          <w:delText>Java</w:delText>
        </w:r>
        <w:r w:rsidRPr="00325EDB" w:rsidDel="00325EDB">
          <w:rPr>
            <w:rFonts w:ascii="Calibri" w:hAnsi="Calibri"/>
            <w:lang w:val="it-IT"/>
          </w:rPr>
          <w:delText xml:space="preserve"> per la creazione grafica del sistema. A livello grafico, anche con Java, sarà possibile rispettare l’usabilità e quindi creare un applicativo semplice e intuitivo ma allo stesso tempo funzionale per le varie esigenze delle diverse utenze. Per lo storage dei dati abbiamo deciso di utilizzare MySQL, che si connette in modo facile e veloce con Java. Abbiamo discusso su quale tipo di tecnologia utilizzare e alla fine abbiamo deciso di implementare MySQL piuttosto che NOSQL. In questo modo potremo effettuare mensilmente un dump del database ed avere informazioni utili su tutti gli utenti.</w:delText>
        </w:r>
      </w:del>
    </w:p>
    <w:p w14:paraId="5A45BBBB" w14:textId="77777777" w:rsidR="001735AD" w:rsidRPr="001735AD" w:rsidDel="00112A68" w:rsidRDefault="001735AD">
      <w:pPr>
        <w:rPr>
          <w:del w:id="1438" w:author="Martina Nolletti" w:date="2021-01-26T00:04:00Z"/>
          <w:rFonts w:ascii="Calibri" w:hAnsi="Calibri"/>
          <w:lang w:val="it-IT"/>
        </w:rPr>
      </w:pPr>
    </w:p>
    <w:p w14:paraId="403FD5BE" w14:textId="246BDD6E" w:rsidR="001735AD" w:rsidRPr="001735AD" w:rsidDel="00112A68" w:rsidRDefault="001735AD">
      <w:pPr>
        <w:rPr>
          <w:del w:id="1439" w:author="Martina Nolletti" w:date="2021-01-26T00:04:00Z"/>
          <w:rFonts w:ascii="Calibri" w:hAnsi="Calibri"/>
          <w:lang w:val="it-IT"/>
        </w:rPr>
      </w:pPr>
      <w:del w:id="1440" w:author="Martina Nolletti" w:date="2021-01-26T00:04:00Z">
        <w:r w:rsidRPr="001735AD" w:rsidDel="00112A68">
          <w:rPr>
            <w:rFonts w:ascii="Calibri" w:hAnsi="Calibri"/>
            <w:b/>
            <w:bCs/>
            <w:color w:val="FF0000"/>
            <w:lang w:val="it-IT"/>
          </w:rPr>
          <w:delText>(DI SEGUITO VENGONO RIPORTATE ALCUNE BOZZE DI DISEGNI DI COME SARANNO ORGANIZZATE LE VOTAZIONI IN PRESENZA E DI ALCUNE DELLE FUNZIONALITA’ RELATIVE AL SISTEMA.)</w:delText>
        </w:r>
      </w:del>
    </w:p>
    <w:p w14:paraId="6BF7A792" w14:textId="77777777" w:rsidR="001735AD" w:rsidRPr="001735AD" w:rsidRDefault="001735AD">
      <w:pPr>
        <w:spacing w:after="200" w:line="276" w:lineRule="auto"/>
        <w:contextualSpacing/>
        <w:rPr>
          <w:rFonts w:ascii="Calibri" w:hAnsi="Calibri"/>
          <w:lang w:val="it-IT"/>
        </w:rPr>
        <w:pPrChange w:id="1441" w:author="Martina Nolletti" w:date="2021-01-26T18:30:00Z">
          <w:pPr/>
        </w:pPrChange>
      </w:pPr>
    </w:p>
    <w:p w14:paraId="16E48C2B" w14:textId="77777777" w:rsidR="001735AD" w:rsidRPr="001735AD" w:rsidRDefault="001735AD" w:rsidP="001735AD">
      <w:pPr>
        <w:rPr>
          <w:rFonts w:ascii="Calibri" w:hAnsi="Calibri"/>
          <w:lang w:val="it-IT"/>
        </w:rPr>
      </w:pPr>
    </w:p>
    <w:p w14:paraId="58E21879" w14:textId="77777777" w:rsidR="001735AD" w:rsidRPr="001735AD" w:rsidRDefault="001735AD" w:rsidP="001735AD">
      <w:pPr>
        <w:rPr>
          <w:rFonts w:ascii="Calibri" w:hAnsi="Calibri"/>
          <w:lang w:val="it-IT"/>
        </w:rPr>
      </w:pPr>
    </w:p>
    <w:p w14:paraId="74D1C567" w14:textId="77777777" w:rsidR="001735AD" w:rsidRPr="001735AD" w:rsidRDefault="001735AD" w:rsidP="001735AD">
      <w:pPr>
        <w:rPr>
          <w:rFonts w:ascii="Calibri" w:hAnsi="Calibri"/>
          <w:lang w:val="it-IT"/>
        </w:rPr>
      </w:pPr>
    </w:p>
    <w:p w14:paraId="2E8EEC64" w14:textId="77777777" w:rsidR="001735AD" w:rsidRPr="001735AD" w:rsidRDefault="001735AD" w:rsidP="001735AD">
      <w:pPr>
        <w:rPr>
          <w:rFonts w:ascii="Calibri" w:hAnsi="Calibri"/>
          <w:lang w:val="it-IT"/>
        </w:rPr>
      </w:pPr>
    </w:p>
    <w:p w14:paraId="3C0F886D" w14:textId="77777777" w:rsidR="001735AD" w:rsidRPr="001735AD" w:rsidRDefault="001735AD" w:rsidP="001735AD">
      <w:pPr>
        <w:rPr>
          <w:rFonts w:ascii="Calibri" w:hAnsi="Calibri"/>
          <w:lang w:val="it-IT"/>
        </w:rPr>
      </w:pPr>
    </w:p>
    <w:p w14:paraId="3AF19E1B" w14:textId="77777777" w:rsidR="001735AD" w:rsidRPr="001735AD" w:rsidRDefault="001735AD" w:rsidP="001735AD">
      <w:pPr>
        <w:rPr>
          <w:rFonts w:ascii="Calibri" w:hAnsi="Calibri"/>
          <w:lang w:val="it-IT"/>
        </w:rPr>
      </w:pPr>
    </w:p>
    <w:p w14:paraId="390C6CB8" w14:textId="2CB392F4" w:rsidR="004B60E4" w:rsidRDefault="004B60E4" w:rsidP="001735AD">
      <w:pPr>
        <w:rPr>
          <w:rFonts w:ascii="Calibri" w:hAnsi="Calibri"/>
          <w:lang w:val="it-IT"/>
        </w:rPr>
      </w:pPr>
    </w:p>
    <w:p w14:paraId="001978C1" w14:textId="6C3A3CFB" w:rsidR="004B60E4" w:rsidRDefault="004B60E4" w:rsidP="001735AD">
      <w:pPr>
        <w:rPr>
          <w:rFonts w:ascii="Calibri" w:hAnsi="Calibri"/>
          <w:lang w:val="it-IT"/>
        </w:rPr>
      </w:pPr>
    </w:p>
    <w:p w14:paraId="11426438" w14:textId="3B0B8359" w:rsidR="004B60E4" w:rsidRDefault="004B60E4" w:rsidP="001735AD">
      <w:pPr>
        <w:rPr>
          <w:rFonts w:ascii="Calibri" w:hAnsi="Calibri"/>
          <w:lang w:val="it-IT"/>
        </w:rPr>
      </w:pPr>
    </w:p>
    <w:p w14:paraId="43BAC05A" w14:textId="6E72206C" w:rsidR="004B60E4" w:rsidRDefault="004B60E4" w:rsidP="001735AD">
      <w:pPr>
        <w:rPr>
          <w:rFonts w:ascii="Calibri" w:hAnsi="Calibri"/>
          <w:lang w:val="it-IT"/>
        </w:rPr>
      </w:pPr>
    </w:p>
    <w:p w14:paraId="2B52C65F" w14:textId="2190FD29" w:rsidR="004B60E4" w:rsidRDefault="004B60E4" w:rsidP="001735AD">
      <w:pPr>
        <w:rPr>
          <w:rFonts w:ascii="Calibri" w:hAnsi="Calibri"/>
          <w:lang w:val="it-IT"/>
        </w:rPr>
      </w:pPr>
    </w:p>
    <w:p w14:paraId="524CCEC8" w14:textId="67A5B408" w:rsidR="004B60E4" w:rsidRDefault="004B60E4" w:rsidP="001735AD">
      <w:pPr>
        <w:rPr>
          <w:rFonts w:ascii="Calibri" w:hAnsi="Calibri"/>
          <w:lang w:val="it-IT"/>
        </w:rPr>
      </w:pPr>
    </w:p>
    <w:p w14:paraId="5AF88DE4" w14:textId="0C684EC1" w:rsidR="004B60E4" w:rsidRDefault="004B60E4" w:rsidP="001735AD">
      <w:pPr>
        <w:rPr>
          <w:rFonts w:ascii="Calibri" w:hAnsi="Calibri"/>
          <w:lang w:val="it-IT"/>
        </w:rPr>
      </w:pPr>
    </w:p>
    <w:p w14:paraId="18A1FD4F" w14:textId="197F8636" w:rsidR="004B60E4" w:rsidRDefault="004B60E4" w:rsidP="001735AD">
      <w:pPr>
        <w:rPr>
          <w:rFonts w:ascii="Calibri" w:hAnsi="Calibri"/>
          <w:lang w:val="it-IT"/>
        </w:rPr>
      </w:pPr>
    </w:p>
    <w:p w14:paraId="4C4C762C" w14:textId="2C5E4470" w:rsidR="004B60E4" w:rsidRDefault="004B60E4" w:rsidP="001735AD">
      <w:pPr>
        <w:rPr>
          <w:rFonts w:ascii="Calibri" w:hAnsi="Calibri"/>
          <w:lang w:val="it-IT"/>
        </w:rPr>
      </w:pPr>
    </w:p>
    <w:p w14:paraId="377436FC" w14:textId="006E212A" w:rsidR="004B60E4" w:rsidRDefault="004B60E4" w:rsidP="001735AD">
      <w:pPr>
        <w:rPr>
          <w:rFonts w:ascii="Calibri" w:hAnsi="Calibri"/>
          <w:lang w:val="it-IT"/>
        </w:rPr>
      </w:pPr>
    </w:p>
    <w:p w14:paraId="1BFB03E7" w14:textId="07D17EE1" w:rsidR="004B60E4" w:rsidRDefault="004B60E4" w:rsidP="001735AD">
      <w:pPr>
        <w:rPr>
          <w:rFonts w:ascii="Calibri" w:hAnsi="Calibri"/>
          <w:lang w:val="it-IT"/>
        </w:rPr>
      </w:pPr>
    </w:p>
    <w:p w14:paraId="0AFD2112" w14:textId="2BEA6886" w:rsidR="004B60E4" w:rsidRDefault="004B60E4" w:rsidP="001735AD">
      <w:pPr>
        <w:rPr>
          <w:rFonts w:ascii="Calibri" w:hAnsi="Calibri"/>
          <w:lang w:val="it-IT"/>
        </w:rPr>
      </w:pPr>
    </w:p>
    <w:p w14:paraId="5AB8A89E" w14:textId="7929A5FA" w:rsidR="004B60E4" w:rsidDel="00EF7BE8" w:rsidRDefault="004B60E4" w:rsidP="001735AD">
      <w:pPr>
        <w:rPr>
          <w:del w:id="1442" w:author="Martina Nolletti" w:date="2021-01-26T00:04:00Z"/>
          <w:rFonts w:ascii="Calibri" w:hAnsi="Calibri"/>
          <w:lang w:val="it-IT"/>
        </w:rPr>
      </w:pPr>
    </w:p>
    <w:p w14:paraId="4DD1519E" w14:textId="09835050" w:rsidR="004B60E4" w:rsidDel="00EF7BE8" w:rsidRDefault="004B60E4" w:rsidP="001735AD">
      <w:pPr>
        <w:rPr>
          <w:del w:id="1443" w:author="Martina Nolletti" w:date="2021-01-26T00:04:00Z"/>
          <w:rFonts w:ascii="Calibri" w:hAnsi="Calibri"/>
          <w:lang w:val="it-IT"/>
        </w:rPr>
      </w:pPr>
    </w:p>
    <w:p w14:paraId="0DACD260" w14:textId="3A0F6107" w:rsidR="00766632" w:rsidDel="00EF7BE8" w:rsidRDefault="00766632" w:rsidP="001735AD">
      <w:pPr>
        <w:rPr>
          <w:del w:id="1444" w:author="Martina Nolletti" w:date="2021-01-26T00:04:00Z"/>
          <w:rFonts w:ascii="Calibri" w:hAnsi="Calibri"/>
          <w:lang w:val="it-IT"/>
        </w:rPr>
      </w:pPr>
    </w:p>
    <w:p w14:paraId="7B0A0D33" w14:textId="77777777" w:rsidR="00766632" w:rsidRPr="001735AD" w:rsidDel="00EF7BE8" w:rsidRDefault="00766632" w:rsidP="001735AD">
      <w:pPr>
        <w:rPr>
          <w:del w:id="1445" w:author="Martina Nolletti" w:date="2021-01-26T00:04:00Z"/>
          <w:rFonts w:ascii="Calibri" w:hAnsi="Calibri"/>
          <w:lang w:val="it-IT"/>
        </w:rPr>
      </w:pPr>
    </w:p>
    <w:p w14:paraId="360F2C80" w14:textId="46486B9B" w:rsidR="001735AD" w:rsidRPr="001735AD" w:rsidDel="00EF7BE8" w:rsidRDefault="001735AD" w:rsidP="001735AD">
      <w:pPr>
        <w:rPr>
          <w:del w:id="1446" w:author="Martina Nolletti" w:date="2021-01-26T00:04:00Z"/>
          <w:rFonts w:ascii="Calibri" w:hAnsi="Calibri"/>
          <w:b/>
          <w:bCs/>
          <w:color w:val="FF0000"/>
          <w:sz w:val="32"/>
          <w:szCs w:val="32"/>
          <w:lang w:val="it-IT"/>
        </w:rPr>
      </w:pPr>
    </w:p>
    <w:p w14:paraId="7F2AF0DB" w14:textId="221F2277" w:rsidR="001735AD" w:rsidRPr="001735AD" w:rsidDel="00EF7BE8" w:rsidRDefault="001735AD" w:rsidP="001735AD">
      <w:pPr>
        <w:jc w:val="center"/>
        <w:rPr>
          <w:del w:id="1447" w:author="Martina Nolletti" w:date="2021-01-26T00:04:00Z"/>
          <w:rFonts w:ascii="Calibri" w:hAnsi="Calibri"/>
          <w:b/>
          <w:bCs/>
          <w:color w:val="FF0000"/>
          <w:sz w:val="32"/>
          <w:szCs w:val="32"/>
          <w:lang w:val="it-IT"/>
        </w:rPr>
      </w:pPr>
      <w:del w:id="1448" w:author="Martina Nolletti" w:date="2021-01-26T00:04:00Z">
        <w:r w:rsidRPr="001735AD" w:rsidDel="00EF7BE8">
          <w:rPr>
            <w:rFonts w:ascii="Calibri" w:hAnsi="Calibri"/>
            <w:b/>
            <w:bCs/>
            <w:color w:val="FF0000"/>
            <w:sz w:val="32"/>
            <w:szCs w:val="32"/>
            <w:lang w:val="it-IT"/>
          </w:rPr>
          <w:delText>Votazione in Presenza</w:delText>
        </w:r>
      </w:del>
    </w:p>
    <w:p w14:paraId="2D66F0E7" w14:textId="1F79F36B" w:rsidR="001735AD" w:rsidRPr="001735AD" w:rsidDel="00EF7BE8" w:rsidRDefault="001735AD">
      <w:pPr>
        <w:jc w:val="center"/>
        <w:rPr>
          <w:del w:id="1449" w:author="Martina Nolletti" w:date="2021-01-26T00:04:00Z"/>
          <w:rFonts w:ascii="Calibri" w:hAnsi="Calibri"/>
          <w:lang w:val="it-IT"/>
        </w:rPr>
        <w:pPrChange w:id="1450" w:author="Martina Nolletti" w:date="2021-01-26T00:04:00Z">
          <w:pPr/>
        </w:pPrChange>
      </w:pPr>
    </w:p>
    <w:p w14:paraId="6134A4C2" w14:textId="6354EE5A" w:rsidR="001735AD" w:rsidRPr="001735AD" w:rsidDel="00EF7BE8" w:rsidRDefault="00F11C3A">
      <w:pPr>
        <w:rPr>
          <w:del w:id="1451" w:author="Martina Nolletti" w:date="2021-01-26T00:04:00Z"/>
          <w:rFonts w:ascii="Calibri" w:hAnsi="Calibri"/>
          <w:lang w:val="it-IT"/>
        </w:rPr>
        <w:pPrChange w:id="1452" w:author="Martina Nolletti" w:date="2021-01-26T00:04:00Z">
          <w:pPr>
            <w:jc w:val="center"/>
          </w:pPr>
        </w:pPrChange>
      </w:pPr>
      <w:del w:id="1453" w:author="Martina Nolletti" w:date="2021-01-26T00:04:00Z">
        <w:r>
          <w:rPr>
            <w:rFonts w:ascii="Calibri" w:hAnsi="Calibri"/>
            <w:lang w:val="it-IT"/>
          </w:rPr>
          <w:pict w14:anchorId="77EFA64E">
            <v:shape id="_x0000_i1047" type="#_x0000_t75" style="width:397.25pt;height:398.5pt">
              <v:imagedata r:id="rId40" o:title="votazione_presenza"/>
            </v:shape>
          </w:pict>
        </w:r>
      </w:del>
    </w:p>
    <w:p w14:paraId="3BA19452" w14:textId="4C48D2C1" w:rsidR="001735AD" w:rsidRPr="001735AD" w:rsidDel="00EF7BE8" w:rsidRDefault="001735AD" w:rsidP="001735AD">
      <w:pPr>
        <w:rPr>
          <w:del w:id="1454" w:author="Martina Nolletti" w:date="2021-01-26T00:04:00Z"/>
          <w:rFonts w:ascii="Calibri" w:hAnsi="Calibri"/>
          <w:lang w:val="it-IT"/>
        </w:rPr>
      </w:pPr>
    </w:p>
    <w:p w14:paraId="40C3F291" w14:textId="20CA0AB6" w:rsidR="001735AD" w:rsidRPr="001735AD" w:rsidDel="00EF7BE8" w:rsidRDefault="001735AD" w:rsidP="001735AD">
      <w:pPr>
        <w:rPr>
          <w:del w:id="1455" w:author="Martina Nolletti" w:date="2021-01-26T00:04:00Z"/>
          <w:rFonts w:ascii="Calibri" w:hAnsi="Calibri"/>
          <w:lang w:val="it-IT"/>
        </w:rPr>
      </w:pPr>
    </w:p>
    <w:p w14:paraId="383D8A48" w14:textId="02099E5F" w:rsidR="001735AD" w:rsidRPr="001735AD" w:rsidDel="00EF7BE8" w:rsidRDefault="001735AD" w:rsidP="001735AD">
      <w:pPr>
        <w:rPr>
          <w:del w:id="1456" w:author="Martina Nolletti" w:date="2021-01-26T00:04:00Z"/>
          <w:rFonts w:ascii="Calibri" w:hAnsi="Calibri" w:cs="Calibri"/>
          <w:noProof/>
          <w:lang w:val="it-IT"/>
        </w:rPr>
      </w:pPr>
    </w:p>
    <w:p w14:paraId="2BEEAB53" w14:textId="460D431B" w:rsidR="001735AD" w:rsidRPr="001735AD" w:rsidDel="00EF7BE8" w:rsidRDefault="001735AD" w:rsidP="001735AD">
      <w:pPr>
        <w:rPr>
          <w:del w:id="1457" w:author="Martina Nolletti" w:date="2021-01-26T00:04:00Z"/>
          <w:rFonts w:ascii="Calibri" w:hAnsi="Calibri" w:cs="Calibri"/>
          <w:noProof/>
          <w:lang w:val="it-IT"/>
        </w:rPr>
      </w:pPr>
    </w:p>
    <w:p w14:paraId="7E2F4758" w14:textId="05D43D2E" w:rsidR="001735AD" w:rsidRPr="001735AD" w:rsidDel="00EF7BE8" w:rsidRDefault="001735AD" w:rsidP="001735AD">
      <w:pPr>
        <w:rPr>
          <w:del w:id="1458" w:author="Martina Nolletti" w:date="2021-01-26T00:04:00Z"/>
          <w:rFonts w:ascii="Calibri" w:hAnsi="Calibri" w:cs="Calibri"/>
          <w:noProof/>
          <w:lang w:val="it-IT"/>
        </w:rPr>
      </w:pPr>
    </w:p>
    <w:p w14:paraId="76D10402" w14:textId="3A3BB413" w:rsidR="001735AD" w:rsidRPr="001735AD" w:rsidDel="00EF7BE8" w:rsidRDefault="001735AD" w:rsidP="001735AD">
      <w:pPr>
        <w:rPr>
          <w:del w:id="1459" w:author="Martina Nolletti" w:date="2021-01-26T00:04:00Z"/>
          <w:rFonts w:ascii="Calibri" w:hAnsi="Calibri" w:cs="Calibri"/>
          <w:noProof/>
          <w:lang w:val="it-IT"/>
        </w:rPr>
      </w:pPr>
    </w:p>
    <w:p w14:paraId="4B93C978" w14:textId="1F7816BE" w:rsidR="001735AD" w:rsidRPr="001735AD" w:rsidDel="00EF7BE8" w:rsidRDefault="001735AD" w:rsidP="001735AD">
      <w:pPr>
        <w:rPr>
          <w:del w:id="1460" w:author="Martina Nolletti" w:date="2021-01-26T00:04:00Z"/>
          <w:rFonts w:ascii="Calibri" w:hAnsi="Calibri" w:cs="Calibri"/>
          <w:noProof/>
          <w:lang w:val="it-IT"/>
        </w:rPr>
      </w:pPr>
    </w:p>
    <w:p w14:paraId="7FA4ED76" w14:textId="77777777" w:rsidR="001735AD" w:rsidRPr="001735AD" w:rsidRDefault="001735AD" w:rsidP="001735AD">
      <w:pPr>
        <w:rPr>
          <w:rFonts w:ascii="Calibri" w:hAnsi="Calibri" w:cs="Calibri"/>
          <w:noProof/>
          <w:lang w:val="it-IT"/>
        </w:rPr>
      </w:pPr>
    </w:p>
    <w:p w14:paraId="7536C525" w14:textId="77777777" w:rsidR="001735AD" w:rsidRPr="001735AD" w:rsidRDefault="001735AD" w:rsidP="001735AD">
      <w:pPr>
        <w:rPr>
          <w:rFonts w:ascii="Calibri" w:hAnsi="Calibri" w:cs="Calibri"/>
          <w:noProof/>
          <w:lang w:val="it-IT"/>
        </w:rPr>
      </w:pPr>
    </w:p>
    <w:p w14:paraId="51361141" w14:textId="77777777" w:rsidR="001735AD" w:rsidRPr="001735AD" w:rsidDel="00EF7BE8" w:rsidRDefault="001735AD" w:rsidP="001735AD">
      <w:pPr>
        <w:rPr>
          <w:del w:id="1461" w:author="Martina Nolletti" w:date="2021-01-26T00:04:00Z"/>
          <w:rFonts w:ascii="Calibri" w:hAnsi="Calibri" w:cs="Calibri"/>
          <w:noProof/>
          <w:lang w:val="it-IT"/>
        </w:rPr>
      </w:pPr>
    </w:p>
    <w:p w14:paraId="2240CB59" w14:textId="77777777" w:rsidR="001735AD" w:rsidRPr="001735AD" w:rsidDel="00EF7BE8" w:rsidRDefault="001735AD" w:rsidP="001735AD">
      <w:pPr>
        <w:rPr>
          <w:del w:id="1462" w:author="Martina Nolletti" w:date="2021-01-26T00:04:00Z"/>
          <w:rFonts w:ascii="Calibri" w:hAnsi="Calibri" w:cs="Calibri"/>
          <w:noProof/>
          <w:lang w:val="it-IT"/>
        </w:rPr>
      </w:pPr>
    </w:p>
    <w:p w14:paraId="2AC5DBEB" w14:textId="77777777" w:rsidR="001735AD" w:rsidRPr="001735AD" w:rsidDel="00EF7BE8" w:rsidRDefault="001735AD" w:rsidP="001735AD">
      <w:pPr>
        <w:rPr>
          <w:del w:id="1463" w:author="Martina Nolletti" w:date="2021-01-26T00:04:00Z"/>
          <w:rFonts w:ascii="Calibri" w:hAnsi="Calibri" w:cs="Calibri"/>
          <w:noProof/>
          <w:lang w:val="it-IT"/>
        </w:rPr>
      </w:pPr>
    </w:p>
    <w:p w14:paraId="03927DE6" w14:textId="77777777" w:rsidR="001735AD" w:rsidRPr="001735AD" w:rsidDel="00EF7BE8" w:rsidRDefault="001735AD" w:rsidP="001735AD">
      <w:pPr>
        <w:rPr>
          <w:del w:id="1464" w:author="Martina Nolletti" w:date="2021-01-26T00:04:00Z"/>
          <w:rFonts w:ascii="Calibri" w:hAnsi="Calibri" w:cs="Calibri"/>
          <w:noProof/>
          <w:lang w:val="it-IT"/>
        </w:rPr>
      </w:pPr>
    </w:p>
    <w:p w14:paraId="25F48486" w14:textId="77777777" w:rsidR="001735AD" w:rsidRPr="001735AD" w:rsidDel="00EF7BE8" w:rsidRDefault="001735AD" w:rsidP="001735AD">
      <w:pPr>
        <w:rPr>
          <w:del w:id="1465" w:author="Martina Nolletti" w:date="2021-01-26T00:04:00Z"/>
          <w:rFonts w:ascii="Calibri" w:hAnsi="Calibri" w:cs="Calibri"/>
          <w:noProof/>
          <w:lang w:val="it-IT"/>
        </w:rPr>
      </w:pPr>
    </w:p>
    <w:p w14:paraId="308CC35A" w14:textId="77777777" w:rsidR="001735AD" w:rsidRPr="001735AD" w:rsidDel="00EF7BE8" w:rsidRDefault="001735AD">
      <w:pPr>
        <w:rPr>
          <w:del w:id="1466" w:author="Martina Nolletti" w:date="2021-01-26T00:04:00Z"/>
          <w:rFonts w:ascii="Calibri" w:hAnsi="Calibri"/>
          <w:b/>
          <w:bCs/>
          <w:color w:val="FF0000"/>
          <w:sz w:val="32"/>
          <w:szCs w:val="32"/>
          <w:lang w:val="it-IT"/>
        </w:rPr>
        <w:pPrChange w:id="1467" w:author="Martina Nolletti" w:date="2021-01-26T00:04:00Z">
          <w:pPr>
            <w:jc w:val="center"/>
          </w:pPr>
        </w:pPrChange>
      </w:pPr>
      <w:del w:id="1468" w:author="Martina Nolletti" w:date="2021-01-26T00:04:00Z">
        <w:r w:rsidRPr="001735AD" w:rsidDel="00EF7BE8">
          <w:rPr>
            <w:rFonts w:ascii="Calibri" w:hAnsi="Calibri"/>
            <w:b/>
            <w:bCs/>
            <w:color w:val="FF0000"/>
            <w:sz w:val="32"/>
            <w:szCs w:val="32"/>
            <w:lang w:val="it-IT"/>
          </w:rPr>
          <w:delText>Schermata di accesso al sistema</w:delText>
        </w:r>
      </w:del>
    </w:p>
    <w:p w14:paraId="232F0FCA" w14:textId="7C37EB8B" w:rsidR="001735AD" w:rsidRPr="001735AD" w:rsidDel="00EF7BE8" w:rsidRDefault="001735AD">
      <w:pPr>
        <w:rPr>
          <w:del w:id="1469" w:author="Martina Nolletti" w:date="2021-01-26T00:04:00Z"/>
          <w:rFonts w:ascii="Calibri" w:hAnsi="Calibri"/>
          <w:b/>
          <w:bCs/>
          <w:color w:val="FF0000"/>
          <w:sz w:val="32"/>
          <w:szCs w:val="32"/>
          <w:lang w:val="it-IT"/>
        </w:rPr>
        <w:pPrChange w:id="1470" w:author="Martina Nolletti" w:date="2021-01-26T00:04:00Z">
          <w:pPr>
            <w:jc w:val="center"/>
          </w:pPr>
        </w:pPrChange>
      </w:pPr>
    </w:p>
    <w:p w14:paraId="31FCBF24" w14:textId="08543919" w:rsidR="00EF7BE8" w:rsidRPr="001735AD" w:rsidDel="00EF7BE8" w:rsidRDefault="00F11C3A">
      <w:pPr>
        <w:rPr>
          <w:del w:id="1471" w:author="Martina Nolletti" w:date="2021-01-26T00:04:00Z"/>
          <w:rFonts w:ascii="Calibri" w:hAnsi="Calibri"/>
          <w:b/>
          <w:bCs/>
          <w:color w:val="FF0000"/>
          <w:sz w:val="32"/>
          <w:szCs w:val="32"/>
          <w:lang w:val="it-IT"/>
        </w:rPr>
        <w:pPrChange w:id="1472" w:author="Martina Nolletti" w:date="2021-01-26T00:04:00Z">
          <w:pPr>
            <w:jc w:val="center"/>
          </w:pPr>
        </w:pPrChange>
      </w:pPr>
      <w:del w:id="1473" w:author="Martina Nolletti" w:date="2021-01-26T00:04:00Z">
        <w:r>
          <w:rPr>
            <w:rFonts w:ascii="Calibri" w:hAnsi="Calibri"/>
            <w:b/>
            <w:bCs/>
            <w:color w:val="FF0000"/>
            <w:sz w:val="32"/>
            <w:szCs w:val="32"/>
            <w:lang w:val="it-IT"/>
          </w:rPr>
          <w:pict w14:anchorId="3FCBE609">
            <v:shape id="_x0000_i1048" type="#_x0000_t75" style="width:285.5pt;height:533.8pt">
              <v:imagedata r:id="rId41" o:title="login"/>
            </v:shape>
          </w:pict>
        </w:r>
      </w:del>
    </w:p>
    <w:p w14:paraId="6D823BD8" w14:textId="77777777" w:rsidR="001735AD" w:rsidRPr="001735AD" w:rsidRDefault="001735AD">
      <w:pPr>
        <w:rPr>
          <w:rFonts w:ascii="Calibri" w:hAnsi="Calibri" w:cs="Calibri"/>
          <w:noProof/>
          <w:lang w:val="it-IT"/>
        </w:rPr>
        <w:pPrChange w:id="1474" w:author="Martina Nolletti" w:date="2021-01-26T00:04:00Z">
          <w:pPr>
            <w:jc w:val="center"/>
          </w:pPr>
        </w:pPrChange>
      </w:pPr>
    </w:p>
    <w:p w14:paraId="383EC6C7" w14:textId="77777777" w:rsidR="001735AD" w:rsidRPr="001735AD" w:rsidRDefault="001735AD" w:rsidP="001735AD">
      <w:pPr>
        <w:rPr>
          <w:rFonts w:ascii="Calibri" w:hAnsi="Calibri" w:cs="Calibri"/>
          <w:noProof/>
          <w:lang w:val="it-IT"/>
        </w:rPr>
      </w:pPr>
    </w:p>
    <w:p w14:paraId="5B5C9D21" w14:textId="77777777" w:rsidR="001735AD" w:rsidRPr="001735AD" w:rsidRDefault="001735AD" w:rsidP="001735AD">
      <w:pPr>
        <w:rPr>
          <w:rFonts w:ascii="Calibri" w:hAnsi="Calibri" w:cs="Calibri"/>
          <w:noProof/>
          <w:lang w:val="it-IT"/>
        </w:rPr>
      </w:pPr>
    </w:p>
    <w:p w14:paraId="0B04D6DB" w14:textId="591A7C7B" w:rsidR="001735AD" w:rsidDel="00112A68" w:rsidRDefault="001735AD" w:rsidP="00EF7BE8">
      <w:pPr>
        <w:rPr>
          <w:del w:id="1475" w:author="Martina Nolletti" w:date="2021-01-26T00:04:00Z"/>
          <w:rFonts w:ascii="Calibri" w:hAnsi="Calibri" w:cs="Calibri"/>
          <w:noProof/>
          <w:lang w:val="it-IT"/>
        </w:rPr>
      </w:pPr>
    </w:p>
    <w:p w14:paraId="68266B60" w14:textId="24F222E9" w:rsidR="00112A68" w:rsidRDefault="00112A68" w:rsidP="001735AD">
      <w:pPr>
        <w:rPr>
          <w:ins w:id="1476" w:author="Martina Nolletti" w:date="2021-01-26T00:04:00Z"/>
          <w:rFonts w:ascii="Calibri" w:hAnsi="Calibri" w:cs="Calibri"/>
          <w:noProof/>
          <w:lang w:val="it-IT"/>
        </w:rPr>
      </w:pPr>
    </w:p>
    <w:p w14:paraId="783200BC" w14:textId="77777777" w:rsidR="00112A68" w:rsidRPr="001735AD" w:rsidRDefault="00112A68" w:rsidP="001735AD">
      <w:pPr>
        <w:rPr>
          <w:ins w:id="1477" w:author="Martina Nolletti" w:date="2021-01-26T00:04:00Z"/>
          <w:rFonts w:ascii="Calibri" w:hAnsi="Calibri" w:cs="Calibri"/>
          <w:noProof/>
          <w:lang w:val="it-IT"/>
        </w:rPr>
      </w:pPr>
    </w:p>
    <w:p w14:paraId="53B33732" w14:textId="43F2E089" w:rsidR="001735AD" w:rsidDel="00863A8D" w:rsidRDefault="001735AD">
      <w:pPr>
        <w:rPr>
          <w:del w:id="1478" w:author="Martina Nolletti" w:date="2021-01-26T00:04:00Z"/>
          <w:rFonts w:ascii="Calibri" w:hAnsi="Calibri"/>
          <w:b/>
          <w:bCs/>
          <w:color w:val="FF0000"/>
          <w:sz w:val="32"/>
          <w:szCs w:val="32"/>
          <w:lang w:val="it-IT"/>
        </w:rPr>
      </w:pPr>
      <w:del w:id="1479" w:author="Martina Nolletti" w:date="2021-01-26T00:04:00Z">
        <w:r w:rsidRPr="001735AD" w:rsidDel="00EF7BE8">
          <w:rPr>
            <w:rFonts w:ascii="Calibri" w:hAnsi="Calibri"/>
            <w:b/>
            <w:bCs/>
            <w:color w:val="FF0000"/>
            <w:sz w:val="32"/>
            <w:szCs w:val="32"/>
            <w:lang w:val="it-IT"/>
          </w:rPr>
          <w:delText>Dashboard Amministratore</w:delText>
        </w:r>
      </w:del>
    </w:p>
    <w:p w14:paraId="579CB28C" w14:textId="317A8957" w:rsidR="00863A8D" w:rsidRDefault="00863A8D">
      <w:pPr>
        <w:rPr>
          <w:ins w:id="1480" w:author="Martina Nolletti" w:date="2021-02-07T11:43:00Z"/>
          <w:rFonts w:ascii="Calibri" w:hAnsi="Calibri"/>
          <w:b/>
          <w:bCs/>
          <w:color w:val="FF0000"/>
          <w:sz w:val="32"/>
          <w:szCs w:val="32"/>
          <w:lang w:val="it-IT"/>
        </w:rPr>
      </w:pPr>
    </w:p>
    <w:p w14:paraId="44F39856" w14:textId="77777777" w:rsidR="00863A8D" w:rsidRPr="001735AD" w:rsidRDefault="00863A8D">
      <w:pPr>
        <w:rPr>
          <w:ins w:id="1481" w:author="Martina Nolletti" w:date="2021-02-07T11:43:00Z"/>
          <w:rFonts w:ascii="Calibri" w:hAnsi="Calibri"/>
          <w:b/>
          <w:bCs/>
          <w:color w:val="FF0000"/>
          <w:sz w:val="32"/>
          <w:szCs w:val="32"/>
          <w:lang w:val="it-IT"/>
        </w:rPr>
        <w:pPrChange w:id="1482" w:author="Martina Nolletti" w:date="2021-01-26T00:04:00Z">
          <w:pPr>
            <w:jc w:val="center"/>
          </w:pPr>
        </w:pPrChange>
      </w:pPr>
    </w:p>
    <w:p w14:paraId="1D595661" w14:textId="77777777" w:rsidR="001735AD" w:rsidRPr="001735AD" w:rsidDel="00EF7BE8" w:rsidRDefault="001735AD">
      <w:pPr>
        <w:pStyle w:val="Titolo1"/>
        <w:rPr>
          <w:del w:id="1483" w:author="Martina Nolletti" w:date="2021-01-26T00:04:00Z"/>
          <w:rFonts w:ascii="Calibri" w:hAnsi="Calibri"/>
          <w:color w:val="FF0000"/>
          <w:lang w:val="it-IT"/>
        </w:rPr>
        <w:pPrChange w:id="1484" w:author="Marco Chiavaroli" w:date="2021-02-10T19:25:00Z">
          <w:pPr>
            <w:jc w:val="center"/>
          </w:pPr>
        </w:pPrChange>
      </w:pPr>
    </w:p>
    <w:p w14:paraId="07537938" w14:textId="0D8905C0" w:rsidR="001735AD" w:rsidRPr="001735AD" w:rsidDel="00EF7BE8" w:rsidRDefault="00F11C3A">
      <w:pPr>
        <w:rPr>
          <w:del w:id="1485" w:author="Martina Nolletti" w:date="2021-01-26T00:04:00Z"/>
          <w:rFonts w:ascii="Calibri" w:hAnsi="Calibri" w:cs="Calibri"/>
          <w:noProof/>
          <w:lang w:val="it-IT"/>
        </w:rPr>
        <w:pPrChange w:id="1486" w:author="Martina Nolletti" w:date="2021-01-26T00:04:00Z">
          <w:pPr>
            <w:jc w:val="center"/>
          </w:pPr>
        </w:pPrChange>
      </w:pPr>
      <w:del w:id="1487" w:author="Martina Nolletti" w:date="2021-01-26T00:04:00Z">
        <w:r>
          <w:rPr>
            <w:rFonts w:ascii="Calibri" w:hAnsi="Calibri" w:cs="Calibri"/>
            <w:noProof/>
            <w:lang w:val="it-IT"/>
          </w:rPr>
          <w:pict w14:anchorId="0C44D019">
            <v:shape id="_x0000_i1049" type="#_x0000_t75" style="width:6in;height:485.4pt">
              <v:imagedata r:id="rId42" o:title="dashboard amministratore"/>
            </v:shape>
          </w:pict>
        </w:r>
      </w:del>
    </w:p>
    <w:p w14:paraId="285E12BE" w14:textId="77777777" w:rsidR="001735AD" w:rsidRPr="001735AD" w:rsidDel="00EF7BE8" w:rsidRDefault="001735AD">
      <w:pPr>
        <w:rPr>
          <w:del w:id="1488" w:author="Martina Nolletti" w:date="2021-01-26T00:04:00Z"/>
          <w:rFonts w:ascii="Calibri" w:hAnsi="Calibri" w:cs="Calibri"/>
          <w:noProof/>
          <w:lang w:val="it-IT"/>
        </w:rPr>
      </w:pPr>
    </w:p>
    <w:p w14:paraId="3C01BBBF" w14:textId="77777777" w:rsidR="001735AD" w:rsidRPr="001735AD" w:rsidDel="00EF7BE8" w:rsidRDefault="001735AD">
      <w:pPr>
        <w:rPr>
          <w:del w:id="1489" w:author="Martina Nolletti" w:date="2021-01-26T00:04:00Z"/>
          <w:rFonts w:ascii="Calibri" w:hAnsi="Calibri" w:cs="Calibri"/>
          <w:noProof/>
          <w:lang w:val="it-IT"/>
        </w:rPr>
      </w:pPr>
    </w:p>
    <w:p w14:paraId="298C551F" w14:textId="77777777" w:rsidR="001735AD" w:rsidRPr="001735AD" w:rsidDel="00EF7BE8" w:rsidRDefault="001735AD">
      <w:pPr>
        <w:rPr>
          <w:del w:id="1490" w:author="Martina Nolletti" w:date="2021-01-26T00:04:00Z"/>
          <w:rFonts w:ascii="Calibri" w:hAnsi="Calibri" w:cs="Calibri"/>
          <w:noProof/>
          <w:lang w:val="it-IT"/>
        </w:rPr>
      </w:pPr>
    </w:p>
    <w:p w14:paraId="07AA4BB9" w14:textId="77777777" w:rsidR="001735AD" w:rsidRPr="001735AD" w:rsidDel="00EF7BE8" w:rsidRDefault="001735AD">
      <w:pPr>
        <w:rPr>
          <w:del w:id="1491" w:author="Martina Nolletti" w:date="2021-01-26T00:04:00Z"/>
          <w:rFonts w:ascii="Calibri" w:hAnsi="Calibri"/>
          <w:b/>
          <w:bCs/>
          <w:color w:val="FF0000"/>
          <w:sz w:val="32"/>
          <w:szCs w:val="32"/>
          <w:lang w:val="it-IT"/>
        </w:rPr>
        <w:pPrChange w:id="1492" w:author="Martina Nolletti" w:date="2021-01-26T00:04:00Z">
          <w:pPr>
            <w:jc w:val="center"/>
          </w:pPr>
        </w:pPrChange>
      </w:pPr>
    </w:p>
    <w:p w14:paraId="2B27BA4C" w14:textId="77777777" w:rsidR="001735AD" w:rsidRPr="001735AD" w:rsidDel="00EF7BE8" w:rsidRDefault="001735AD">
      <w:pPr>
        <w:rPr>
          <w:del w:id="1493" w:author="Martina Nolletti" w:date="2021-01-26T00:04:00Z"/>
          <w:rFonts w:ascii="Calibri" w:hAnsi="Calibri"/>
          <w:b/>
          <w:bCs/>
          <w:color w:val="FF0000"/>
          <w:sz w:val="32"/>
          <w:szCs w:val="32"/>
          <w:lang w:val="it-IT"/>
        </w:rPr>
        <w:pPrChange w:id="1494" w:author="Martina Nolletti" w:date="2021-01-26T00:04:00Z">
          <w:pPr>
            <w:jc w:val="center"/>
          </w:pPr>
        </w:pPrChange>
      </w:pPr>
    </w:p>
    <w:p w14:paraId="2E22B107" w14:textId="77777777" w:rsidR="001735AD" w:rsidRPr="001735AD" w:rsidDel="00EF7BE8" w:rsidRDefault="001735AD">
      <w:pPr>
        <w:rPr>
          <w:del w:id="1495" w:author="Martina Nolletti" w:date="2021-01-26T00:04:00Z"/>
          <w:rFonts w:ascii="Calibri" w:hAnsi="Calibri"/>
          <w:b/>
          <w:bCs/>
          <w:color w:val="FF0000"/>
          <w:sz w:val="32"/>
          <w:szCs w:val="32"/>
          <w:lang w:val="it-IT"/>
        </w:rPr>
        <w:pPrChange w:id="1496" w:author="Martina Nolletti" w:date="2021-01-26T00:04:00Z">
          <w:pPr>
            <w:jc w:val="center"/>
          </w:pPr>
        </w:pPrChange>
      </w:pPr>
    </w:p>
    <w:p w14:paraId="03EE34F6" w14:textId="77777777" w:rsidR="001735AD" w:rsidRPr="001735AD" w:rsidDel="00EF7BE8" w:rsidRDefault="001735AD">
      <w:pPr>
        <w:rPr>
          <w:del w:id="1497" w:author="Martina Nolletti" w:date="2021-01-26T00:04:00Z"/>
          <w:rFonts w:ascii="Calibri" w:hAnsi="Calibri"/>
          <w:b/>
          <w:bCs/>
          <w:color w:val="FF0000"/>
          <w:sz w:val="32"/>
          <w:szCs w:val="32"/>
          <w:lang w:val="it-IT"/>
        </w:rPr>
        <w:pPrChange w:id="1498" w:author="Martina Nolletti" w:date="2021-01-26T00:04:00Z">
          <w:pPr>
            <w:jc w:val="center"/>
          </w:pPr>
        </w:pPrChange>
      </w:pPr>
      <w:del w:id="1499" w:author="Martina Nolletti" w:date="2021-01-26T00:04:00Z">
        <w:r w:rsidRPr="001735AD" w:rsidDel="00EF7BE8">
          <w:rPr>
            <w:rFonts w:ascii="Calibri" w:hAnsi="Calibri"/>
            <w:b/>
            <w:bCs/>
            <w:color w:val="FF0000"/>
            <w:sz w:val="32"/>
            <w:szCs w:val="32"/>
            <w:lang w:val="it-IT"/>
          </w:rPr>
          <w:delText>Dashboard Operatore di Seggio</w:delText>
        </w:r>
      </w:del>
    </w:p>
    <w:p w14:paraId="6472658E" w14:textId="77777777" w:rsidR="001735AD" w:rsidRPr="001735AD" w:rsidDel="00EF7BE8" w:rsidRDefault="001735AD">
      <w:pPr>
        <w:rPr>
          <w:del w:id="1500" w:author="Martina Nolletti" w:date="2021-01-26T00:04:00Z"/>
          <w:rFonts w:ascii="Calibri" w:hAnsi="Calibri"/>
          <w:b/>
          <w:bCs/>
          <w:color w:val="FF0000"/>
          <w:sz w:val="32"/>
          <w:szCs w:val="32"/>
          <w:lang w:val="it-IT"/>
        </w:rPr>
        <w:pPrChange w:id="1501" w:author="Martina Nolletti" w:date="2021-01-26T00:04:00Z">
          <w:pPr>
            <w:jc w:val="center"/>
          </w:pPr>
        </w:pPrChange>
      </w:pPr>
    </w:p>
    <w:p w14:paraId="13AEEE87" w14:textId="76E36AE7" w:rsidR="001735AD" w:rsidRPr="001735AD" w:rsidDel="00EF7BE8" w:rsidRDefault="00F11C3A">
      <w:pPr>
        <w:rPr>
          <w:del w:id="1502" w:author="Martina Nolletti" w:date="2021-01-26T00:04:00Z"/>
          <w:rFonts w:ascii="Calibri" w:hAnsi="Calibri"/>
          <w:b/>
          <w:bCs/>
          <w:color w:val="FF0000"/>
          <w:sz w:val="32"/>
          <w:szCs w:val="32"/>
          <w:lang w:val="it-IT"/>
        </w:rPr>
        <w:pPrChange w:id="1503" w:author="Martina Nolletti" w:date="2021-01-26T00:04:00Z">
          <w:pPr>
            <w:jc w:val="center"/>
          </w:pPr>
        </w:pPrChange>
      </w:pPr>
      <w:del w:id="1504" w:author="Martina Nolletti" w:date="2021-01-26T00:04:00Z">
        <w:r>
          <w:rPr>
            <w:rFonts w:ascii="Calibri" w:hAnsi="Calibri"/>
            <w:b/>
            <w:bCs/>
            <w:color w:val="FF0000"/>
            <w:sz w:val="32"/>
            <w:szCs w:val="32"/>
            <w:lang w:val="it-IT"/>
          </w:rPr>
          <w:pict w14:anchorId="46F006FA">
            <v:shape id="_x0000_i1050" type="#_x0000_t75" style="width:455.6pt;height:335.15pt">
              <v:imagedata r:id="rId43" o:title="dashboard operatore"/>
            </v:shape>
          </w:pict>
        </w:r>
      </w:del>
    </w:p>
    <w:p w14:paraId="390160C6" w14:textId="77777777" w:rsidR="001735AD" w:rsidRPr="001735AD" w:rsidDel="00EF7BE8" w:rsidRDefault="001735AD">
      <w:pPr>
        <w:rPr>
          <w:del w:id="1505" w:author="Martina Nolletti" w:date="2021-01-26T00:04:00Z"/>
          <w:rFonts w:ascii="Calibri" w:hAnsi="Calibri" w:cs="Calibri"/>
          <w:noProof/>
          <w:lang w:val="it-IT"/>
        </w:rPr>
      </w:pPr>
    </w:p>
    <w:p w14:paraId="04EA5A75" w14:textId="77777777" w:rsidR="001735AD" w:rsidRPr="001735AD" w:rsidDel="00EF7BE8" w:rsidRDefault="001735AD">
      <w:pPr>
        <w:rPr>
          <w:del w:id="1506" w:author="Martina Nolletti" w:date="2021-01-26T00:04:00Z"/>
          <w:rFonts w:ascii="Calibri" w:hAnsi="Calibri"/>
          <w:b/>
          <w:bCs/>
          <w:color w:val="FF0000"/>
          <w:sz w:val="32"/>
          <w:szCs w:val="32"/>
          <w:lang w:val="it-IT"/>
        </w:rPr>
        <w:pPrChange w:id="1507" w:author="Martina Nolletti" w:date="2021-01-26T00:04:00Z">
          <w:pPr>
            <w:jc w:val="center"/>
          </w:pPr>
        </w:pPrChange>
      </w:pPr>
    </w:p>
    <w:p w14:paraId="2D9CFBC5" w14:textId="77777777" w:rsidR="001735AD" w:rsidRPr="001735AD" w:rsidDel="00EF7BE8" w:rsidRDefault="001735AD">
      <w:pPr>
        <w:rPr>
          <w:del w:id="1508" w:author="Martina Nolletti" w:date="2021-01-26T00:04:00Z"/>
          <w:rFonts w:ascii="Calibri" w:hAnsi="Calibri"/>
          <w:b/>
          <w:bCs/>
          <w:color w:val="FF0000"/>
          <w:sz w:val="32"/>
          <w:szCs w:val="32"/>
          <w:lang w:val="it-IT"/>
        </w:rPr>
        <w:pPrChange w:id="1509" w:author="Martina Nolletti" w:date="2021-01-26T00:04:00Z">
          <w:pPr>
            <w:jc w:val="center"/>
          </w:pPr>
        </w:pPrChange>
      </w:pPr>
    </w:p>
    <w:p w14:paraId="7A73700E" w14:textId="77777777" w:rsidR="001735AD" w:rsidRPr="001735AD" w:rsidDel="00EF7BE8" w:rsidRDefault="001735AD">
      <w:pPr>
        <w:rPr>
          <w:del w:id="1510" w:author="Martina Nolletti" w:date="2021-01-26T00:04:00Z"/>
          <w:rFonts w:ascii="Calibri" w:hAnsi="Calibri"/>
          <w:b/>
          <w:bCs/>
          <w:color w:val="FF0000"/>
          <w:sz w:val="32"/>
          <w:szCs w:val="32"/>
          <w:lang w:val="it-IT"/>
        </w:rPr>
        <w:pPrChange w:id="1511" w:author="Martina Nolletti" w:date="2021-01-26T00:04:00Z">
          <w:pPr>
            <w:jc w:val="center"/>
          </w:pPr>
        </w:pPrChange>
      </w:pPr>
    </w:p>
    <w:p w14:paraId="399ED1D5" w14:textId="77777777" w:rsidR="001735AD" w:rsidRPr="001735AD" w:rsidDel="00EF7BE8" w:rsidRDefault="001735AD">
      <w:pPr>
        <w:rPr>
          <w:del w:id="1512" w:author="Martina Nolletti" w:date="2021-01-26T00:04:00Z"/>
          <w:rFonts w:ascii="Calibri" w:hAnsi="Calibri"/>
          <w:b/>
          <w:bCs/>
          <w:color w:val="FF0000"/>
          <w:sz w:val="32"/>
          <w:szCs w:val="32"/>
          <w:lang w:val="it-IT"/>
        </w:rPr>
        <w:pPrChange w:id="1513" w:author="Martina Nolletti" w:date="2021-01-26T00:04:00Z">
          <w:pPr>
            <w:jc w:val="center"/>
          </w:pPr>
        </w:pPrChange>
      </w:pPr>
    </w:p>
    <w:p w14:paraId="1CE49EE4" w14:textId="77777777" w:rsidR="001735AD" w:rsidRPr="001735AD" w:rsidDel="00EF7BE8" w:rsidRDefault="001735AD">
      <w:pPr>
        <w:rPr>
          <w:del w:id="1514" w:author="Martina Nolletti" w:date="2021-01-26T00:04:00Z"/>
          <w:rFonts w:ascii="Calibri" w:hAnsi="Calibri"/>
          <w:b/>
          <w:bCs/>
          <w:color w:val="FF0000"/>
          <w:sz w:val="32"/>
          <w:szCs w:val="32"/>
          <w:lang w:val="it-IT"/>
        </w:rPr>
        <w:pPrChange w:id="1515" w:author="Martina Nolletti" w:date="2021-01-26T00:04:00Z">
          <w:pPr>
            <w:jc w:val="center"/>
          </w:pPr>
        </w:pPrChange>
      </w:pPr>
    </w:p>
    <w:p w14:paraId="09B04163" w14:textId="77777777" w:rsidR="001735AD" w:rsidRPr="001735AD" w:rsidDel="00EF7BE8" w:rsidRDefault="001735AD">
      <w:pPr>
        <w:rPr>
          <w:del w:id="1516" w:author="Martina Nolletti" w:date="2021-01-26T00:04:00Z"/>
          <w:rFonts w:ascii="Calibri" w:hAnsi="Calibri"/>
          <w:b/>
          <w:bCs/>
          <w:color w:val="FF0000"/>
          <w:sz w:val="32"/>
          <w:szCs w:val="32"/>
          <w:lang w:val="it-IT"/>
        </w:rPr>
        <w:pPrChange w:id="1517" w:author="Martina Nolletti" w:date="2021-01-26T00:04:00Z">
          <w:pPr>
            <w:jc w:val="center"/>
          </w:pPr>
        </w:pPrChange>
      </w:pPr>
    </w:p>
    <w:p w14:paraId="49C91B0D" w14:textId="77777777" w:rsidR="001735AD" w:rsidRPr="001735AD" w:rsidDel="00EF7BE8" w:rsidRDefault="001735AD">
      <w:pPr>
        <w:rPr>
          <w:del w:id="1518" w:author="Martina Nolletti" w:date="2021-01-26T00:04:00Z"/>
          <w:rFonts w:ascii="Calibri" w:hAnsi="Calibri"/>
          <w:b/>
          <w:bCs/>
          <w:color w:val="FF0000"/>
          <w:sz w:val="32"/>
          <w:szCs w:val="32"/>
          <w:lang w:val="it-IT"/>
        </w:rPr>
        <w:pPrChange w:id="1519" w:author="Martina Nolletti" w:date="2021-01-26T00:04:00Z">
          <w:pPr>
            <w:jc w:val="center"/>
          </w:pPr>
        </w:pPrChange>
      </w:pPr>
    </w:p>
    <w:p w14:paraId="431FA261" w14:textId="77777777" w:rsidR="001735AD" w:rsidRPr="001735AD" w:rsidDel="00EF7BE8" w:rsidRDefault="001735AD">
      <w:pPr>
        <w:rPr>
          <w:del w:id="1520" w:author="Martina Nolletti" w:date="2021-01-26T00:04:00Z"/>
          <w:rFonts w:ascii="Calibri" w:hAnsi="Calibri"/>
          <w:b/>
          <w:bCs/>
          <w:color w:val="FF0000"/>
          <w:sz w:val="32"/>
          <w:szCs w:val="32"/>
          <w:lang w:val="it-IT"/>
        </w:rPr>
        <w:pPrChange w:id="1521" w:author="Martina Nolletti" w:date="2021-01-26T00:04:00Z">
          <w:pPr>
            <w:jc w:val="center"/>
          </w:pPr>
        </w:pPrChange>
      </w:pPr>
    </w:p>
    <w:p w14:paraId="355252A5" w14:textId="77777777" w:rsidR="008C7530" w:rsidRPr="001735AD" w:rsidDel="00EF7BE8" w:rsidRDefault="008C7530">
      <w:pPr>
        <w:rPr>
          <w:del w:id="1522" w:author="Martina Nolletti" w:date="2021-01-26T00:04:00Z"/>
          <w:rFonts w:ascii="Calibri" w:hAnsi="Calibri"/>
          <w:b/>
          <w:bCs/>
          <w:color w:val="FF0000"/>
          <w:sz w:val="32"/>
          <w:szCs w:val="32"/>
          <w:lang w:val="it-IT"/>
        </w:rPr>
      </w:pPr>
    </w:p>
    <w:p w14:paraId="72F6A4FC" w14:textId="77777777" w:rsidR="001735AD" w:rsidRPr="001735AD" w:rsidDel="00EF7BE8" w:rsidRDefault="001735AD">
      <w:pPr>
        <w:rPr>
          <w:del w:id="1523" w:author="Martina Nolletti" w:date="2021-01-26T00:04:00Z"/>
          <w:rFonts w:ascii="Calibri" w:hAnsi="Calibri"/>
          <w:b/>
          <w:bCs/>
          <w:color w:val="FF0000"/>
          <w:sz w:val="32"/>
          <w:szCs w:val="32"/>
          <w:lang w:val="it-IT"/>
        </w:rPr>
      </w:pPr>
    </w:p>
    <w:p w14:paraId="401961C0" w14:textId="77777777" w:rsidR="001735AD" w:rsidRPr="001735AD" w:rsidDel="00EF7BE8" w:rsidRDefault="001735AD">
      <w:pPr>
        <w:rPr>
          <w:del w:id="1524" w:author="Martina Nolletti" w:date="2021-01-26T00:04:00Z"/>
          <w:rFonts w:ascii="Calibri" w:hAnsi="Calibri"/>
          <w:b/>
          <w:bCs/>
          <w:color w:val="FF0000"/>
          <w:sz w:val="32"/>
          <w:szCs w:val="32"/>
          <w:lang w:val="it-IT"/>
        </w:rPr>
        <w:pPrChange w:id="1525" w:author="Martina Nolletti" w:date="2021-01-26T00:04:00Z">
          <w:pPr>
            <w:jc w:val="center"/>
          </w:pPr>
        </w:pPrChange>
      </w:pPr>
      <w:del w:id="1526" w:author="Martina Nolletti" w:date="2021-01-26T00:04:00Z">
        <w:r w:rsidRPr="001735AD" w:rsidDel="00EF7BE8">
          <w:rPr>
            <w:rFonts w:ascii="Calibri" w:hAnsi="Calibri"/>
            <w:b/>
            <w:bCs/>
            <w:color w:val="FF0000"/>
            <w:sz w:val="32"/>
            <w:szCs w:val="32"/>
            <w:lang w:val="it-IT"/>
          </w:rPr>
          <w:delText>Dashboard Elettore</w:delText>
        </w:r>
      </w:del>
    </w:p>
    <w:p w14:paraId="4B38C9CE" w14:textId="77777777" w:rsidR="008C7530" w:rsidRDefault="00F11C3A">
      <w:pPr>
        <w:rPr>
          <w:ins w:id="1527" w:author="Martina Nolletti" w:date="2021-01-25T23:51:00Z"/>
          <w:lang w:val="it-IT"/>
        </w:rPr>
        <w:pPrChange w:id="1528" w:author="Martina Nolletti" w:date="2021-01-26T00:04:00Z">
          <w:pPr>
            <w:pStyle w:val="Titolo"/>
          </w:pPr>
        </w:pPrChange>
      </w:pPr>
      <w:del w:id="1529" w:author="Martina Nolletti" w:date="2021-01-26T00:04:00Z">
        <w:r>
          <w:rPr>
            <w:lang w:val="it-IT"/>
          </w:rPr>
          <w:pict w14:anchorId="014891FF">
            <v:shape id="_x0000_i1051" type="#_x0000_t75" style="width:441.95pt;height:614.5pt">
              <v:imagedata r:id="rId44" o:title="dashboard elettore"/>
            </v:shape>
          </w:pict>
        </w:r>
      </w:del>
    </w:p>
    <w:p w14:paraId="39474349" w14:textId="19801A42" w:rsidR="00F11C3A" w:rsidRPr="00FD4B63" w:rsidRDefault="00F11C3A" w:rsidP="00F11C3A">
      <w:pPr>
        <w:pStyle w:val="Titolo"/>
        <w:outlineLvl w:val="0"/>
        <w:rPr>
          <w:ins w:id="1530" w:author="Marco Chiavaroli" w:date="2021-02-10T19:31:00Z"/>
          <w:rFonts w:ascii="Calibri" w:hAnsi="Calibri" w:cs="Calibri"/>
          <w:noProof/>
          <w:lang w:val="it-IT"/>
        </w:rPr>
      </w:pPr>
      <w:ins w:id="1531" w:author="Marco Chiavaroli" w:date="2021-02-10T19:31:00Z">
        <w:r w:rsidRPr="00A06314">
          <w:rPr>
            <w:rFonts w:ascii="Calibri" w:hAnsi="Calibri" w:cs="Calibri"/>
            <w:lang w:val="it-IT"/>
          </w:rPr>
          <w:br w:type="page"/>
        </w:r>
      </w:ins>
      <w:bookmarkStart w:id="1532" w:name="_Toc63878165"/>
      <w:ins w:id="1533" w:author="Marco Chiavaroli" w:date="2021-02-10T19:32:00Z">
        <w:r>
          <w:rPr>
            <w:noProof/>
            <w:lang w:val="it-IT"/>
          </w:rPr>
          <w:lastRenderedPageBreak/>
          <w:t>F</w:t>
        </w:r>
      </w:ins>
      <w:ins w:id="1534" w:author="Marco Chiavaroli" w:date="2021-02-10T19:31:00Z">
        <w:r w:rsidRPr="00FD4B63">
          <w:rPr>
            <w:noProof/>
            <w:lang w:val="it-IT"/>
          </w:rPr>
          <w:t xml:space="preserve">. </w:t>
        </w:r>
      </w:ins>
      <w:ins w:id="1535" w:author="Marco Chiavaroli" w:date="2021-02-10T19:32:00Z">
        <w:r w:rsidRPr="00630E40">
          <w:rPr>
            <w:noProof/>
            <w:lang w:val="it-IT"/>
          </w:rPr>
          <w:t>Design di Basso Livello</w:t>
        </w:r>
      </w:ins>
      <w:bookmarkEnd w:id="1532"/>
    </w:p>
    <w:p w14:paraId="082FF12A" w14:textId="49E03468" w:rsidR="001735AD" w:rsidRPr="00F11C3A" w:rsidDel="00F11C3A" w:rsidRDefault="00BE636F">
      <w:pPr>
        <w:pStyle w:val="Titolo"/>
        <w:outlineLvl w:val="0"/>
        <w:rPr>
          <w:del w:id="1536" w:author="Marco Chiavaroli" w:date="2021-02-10T19:31:00Z"/>
          <w:rFonts w:ascii="Calibri" w:hAnsi="Calibri" w:cs="Calibri"/>
          <w:noProof/>
          <w:sz w:val="2"/>
          <w:szCs w:val="2"/>
          <w:lang w:val="it-IT"/>
          <w:rPrChange w:id="1537" w:author="Marco Chiavaroli" w:date="2021-02-10T19:32:00Z">
            <w:rPr>
              <w:del w:id="1538" w:author="Marco Chiavaroli" w:date="2021-02-10T19:31:00Z"/>
              <w:rFonts w:ascii="Calibri" w:hAnsi="Calibri" w:cs="Calibri"/>
              <w:noProof/>
              <w:sz w:val="6"/>
              <w:szCs w:val="6"/>
              <w:lang w:val="it-IT"/>
            </w:rPr>
          </w:rPrChange>
        </w:rPr>
        <w:pPrChange w:id="1539" w:author="Marco Chiavaroli" w:date="2021-02-10T19:25:00Z">
          <w:pPr>
            <w:pStyle w:val="Titolo"/>
          </w:pPr>
        </w:pPrChange>
      </w:pPr>
      <w:del w:id="1540" w:author="Marco Chiavaroli" w:date="2021-02-10T19:31:00Z">
        <w:r w:rsidRPr="00F11C3A" w:rsidDel="00F11C3A">
          <w:rPr>
            <w:noProof/>
            <w:sz w:val="2"/>
            <w:szCs w:val="2"/>
            <w:lang w:val="it-IT"/>
            <w:rPrChange w:id="1541" w:author="Marco Chiavaroli" w:date="2021-02-10T19:32:00Z">
              <w:rPr>
                <w:noProof/>
                <w:lang w:val="it-IT"/>
              </w:rPr>
            </w:rPrChange>
          </w:rPr>
          <w:delText>F. Design di Basso Livello</w:delText>
        </w:r>
      </w:del>
    </w:p>
    <w:p w14:paraId="32439387" w14:textId="6C3BB041" w:rsidR="001735AD" w:rsidRPr="00F11C3A" w:rsidDel="00863A8D" w:rsidRDefault="00F11C3A" w:rsidP="001735AD">
      <w:pPr>
        <w:rPr>
          <w:del w:id="1542" w:author="Martina Nolletti" w:date="2021-02-07T11:43:00Z"/>
          <w:rFonts w:ascii="Calibri" w:hAnsi="Calibri" w:cs="Calibri"/>
          <w:sz w:val="2"/>
          <w:szCs w:val="2"/>
          <w:lang w:val="it-IT"/>
          <w:rPrChange w:id="1543" w:author="Marco Chiavaroli" w:date="2021-02-10T19:32:00Z">
            <w:rPr>
              <w:del w:id="1544" w:author="Martina Nolletti" w:date="2021-02-07T11:43:00Z"/>
              <w:rFonts w:ascii="Calibri" w:hAnsi="Calibri" w:cs="Calibri"/>
              <w:lang w:val="it-IT"/>
            </w:rPr>
          </w:rPrChange>
        </w:rPr>
      </w:pPr>
      <w:del w:id="1545" w:author="Martina Nolletti" w:date="2021-01-27T17:27:00Z">
        <w:r w:rsidRPr="00F11C3A">
          <w:rPr>
            <w:rFonts w:ascii="Calibri" w:hAnsi="Calibri" w:cs="Calibri"/>
            <w:sz w:val="2"/>
            <w:szCs w:val="2"/>
            <w:lang w:val="it-IT"/>
            <w:rPrChange w:id="1546" w:author="Marco Chiavaroli" w:date="2021-02-10T19:32:00Z">
              <w:rPr>
                <w:rFonts w:ascii="Calibri" w:hAnsi="Calibri" w:cs="Calibri"/>
                <w:lang w:val="it-IT"/>
              </w:rPr>
            </w:rPrChange>
          </w:rPr>
          <w:pict w14:anchorId="581589B3">
            <v:shape id="_x0000_i1071" type="#_x0000_t75" style="width:510.2pt;height:561.1pt">
              <v:imagedata r:id="rId45" o:title="class-diagram (1)"/>
            </v:shape>
          </w:pict>
        </w:r>
      </w:del>
    </w:p>
    <w:p w14:paraId="266C43BC" w14:textId="77777777" w:rsidR="00BE636F" w:rsidRPr="00F11C3A" w:rsidRDefault="00BE636F">
      <w:pPr>
        <w:pStyle w:val="Titolo"/>
        <w:rPr>
          <w:sz w:val="2"/>
          <w:szCs w:val="2"/>
          <w:lang w:val="it-IT"/>
          <w:rPrChange w:id="1547" w:author="Marco Chiavaroli" w:date="2021-02-10T19:32:00Z">
            <w:rPr>
              <w:lang w:val="it-IT"/>
            </w:rPr>
          </w:rPrChange>
        </w:rPr>
        <w:pPrChange w:id="1548" w:author="Martina Nolletti" w:date="2021-02-07T21:48:00Z">
          <w:pPr/>
        </w:pPrChange>
      </w:pPr>
    </w:p>
    <w:p w14:paraId="2769C1FD" w14:textId="789C0419" w:rsidR="001F2509" w:rsidRDefault="00084396">
      <w:pPr>
        <w:ind w:left="-1701"/>
        <w:jc w:val="center"/>
        <w:rPr>
          <w:rFonts w:ascii="Calibri" w:hAnsi="Calibri" w:cs="Calibri"/>
          <w:lang w:val="it-IT"/>
        </w:rPr>
        <w:pPrChange w:id="1549" w:author="Martina Nolletti" w:date="2021-02-08T18:41:00Z">
          <w:pPr/>
        </w:pPrChange>
      </w:pPr>
      <w:ins w:id="1550" w:author="Martina Nolletti" w:date="2021-02-08T18:40:00Z">
        <w:r>
          <w:rPr>
            <w:rFonts w:ascii="Calibri" w:hAnsi="Calibri" w:cs="Calibri"/>
            <w:lang w:val="it-IT"/>
          </w:rPr>
          <w:pict w14:anchorId="1DEE4924">
            <v:shape id="_x0000_i1053" type="#_x0000_t75" style="width:589.65pt;height:583.45pt">
              <v:imagedata r:id="rId46" o:title="class-diagram"/>
            </v:shape>
          </w:pict>
        </w:r>
      </w:ins>
    </w:p>
    <w:p w14:paraId="657F6F84" w14:textId="3EC1AF2A" w:rsidR="001735AD" w:rsidRPr="001735AD" w:rsidRDefault="001735AD" w:rsidP="001735AD">
      <w:pPr>
        <w:rPr>
          <w:rFonts w:ascii="Calibri" w:hAnsi="Calibri" w:cs="Calibri"/>
          <w:lang w:val="it-IT"/>
        </w:rPr>
      </w:pPr>
      <w:r w:rsidRPr="001735AD">
        <w:rPr>
          <w:rFonts w:ascii="Calibri" w:hAnsi="Calibri" w:cs="Calibri"/>
          <w:lang w:val="it-IT"/>
        </w:rPr>
        <w:lastRenderedPageBreak/>
        <w:t>Le classi da noi create sono:</w:t>
      </w:r>
    </w:p>
    <w:p w14:paraId="64E6141C" w14:textId="18A8C6EB"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Utente, avrà al suo interno attributi privati come id, nome, cognome, </w:t>
      </w:r>
      <w:r w:rsidR="00711CE0" w:rsidRPr="001735AD">
        <w:rPr>
          <w:rFonts w:ascii="Calibri" w:hAnsi="Calibri" w:cs="Calibri"/>
          <w:lang w:val="it-IT"/>
        </w:rPr>
        <w:t>e-mail</w:t>
      </w:r>
      <w:r w:rsidRPr="001735AD">
        <w:rPr>
          <w:rFonts w:ascii="Calibri" w:hAnsi="Calibri" w:cs="Calibri"/>
          <w:lang w:val="it-IT"/>
        </w:rPr>
        <w:t xml:space="preserve">, username, password, telefono, data di nascita, professione, nome università e dipartimento. </w:t>
      </w:r>
      <w:proofErr w:type="gramStart"/>
      <w:r w:rsidRPr="001735AD">
        <w:rPr>
          <w:rFonts w:ascii="Calibri" w:hAnsi="Calibri" w:cs="Calibri"/>
          <w:lang w:val="it-IT"/>
        </w:rPr>
        <w:t>Inoltre</w:t>
      </w:r>
      <w:proofErr w:type="gramEnd"/>
      <w:r w:rsidRPr="001735AD">
        <w:rPr>
          <w:rFonts w:ascii="Calibri" w:hAnsi="Calibri" w:cs="Calibri"/>
          <w:lang w:val="it-IT"/>
        </w:rPr>
        <w:t xml:space="preserve"> avrà i metodi di login, log out</w:t>
      </w:r>
      <w:ins w:id="1551" w:author="Martina Nolletti" w:date="2021-02-07T22:14:00Z">
        <w:r w:rsidR="00F85534">
          <w:rPr>
            <w:rFonts w:ascii="Calibri" w:hAnsi="Calibri" w:cs="Calibri"/>
            <w:lang w:val="it-IT"/>
          </w:rPr>
          <w:t>,</w:t>
        </w:r>
      </w:ins>
      <w:del w:id="1552" w:author="Martina Nolletti" w:date="2021-02-07T22:14:00Z">
        <w:r w:rsidRPr="001735AD" w:rsidDel="00F85534">
          <w:rPr>
            <w:rFonts w:ascii="Calibri" w:hAnsi="Calibri" w:cs="Calibri"/>
            <w:lang w:val="it-IT"/>
          </w:rPr>
          <w:delText xml:space="preserve"> e</w:delText>
        </w:r>
      </w:del>
      <w:r w:rsidRPr="001735AD">
        <w:rPr>
          <w:rFonts w:ascii="Calibri" w:hAnsi="Calibri" w:cs="Calibri"/>
          <w:lang w:val="it-IT"/>
        </w:rPr>
        <w:t xml:space="preserve"> </w:t>
      </w:r>
      <w:proofErr w:type="spellStart"/>
      <w:r w:rsidR="00711CE0" w:rsidRPr="001735AD">
        <w:rPr>
          <w:rFonts w:ascii="Calibri" w:hAnsi="Calibri" w:cs="Calibri"/>
          <w:lang w:val="it-IT"/>
        </w:rPr>
        <w:t>si</w:t>
      </w:r>
      <w:r w:rsidR="00711CE0">
        <w:rPr>
          <w:rFonts w:ascii="Calibri" w:hAnsi="Calibri" w:cs="Calibri"/>
          <w:lang w:val="it-IT"/>
        </w:rPr>
        <w:t>g</w:t>
      </w:r>
      <w:r w:rsidR="00711CE0" w:rsidRPr="001735AD">
        <w:rPr>
          <w:rFonts w:ascii="Calibri" w:hAnsi="Calibri" w:cs="Calibri"/>
          <w:lang w:val="it-IT"/>
        </w:rPr>
        <w:t>n</w:t>
      </w:r>
      <w:proofErr w:type="spellEnd"/>
      <w:r w:rsidR="00711CE0">
        <w:rPr>
          <w:rFonts w:ascii="Calibri" w:hAnsi="Calibri" w:cs="Calibri"/>
          <w:lang w:val="it-IT"/>
        </w:rPr>
        <w:t>-</w:t>
      </w:r>
      <w:r w:rsidRPr="001735AD">
        <w:rPr>
          <w:rFonts w:ascii="Calibri" w:hAnsi="Calibri" w:cs="Calibri"/>
          <w:lang w:val="it-IT"/>
        </w:rPr>
        <w:t>in</w:t>
      </w:r>
      <w:ins w:id="1553" w:author="Martina Nolletti" w:date="2021-02-07T22:14:00Z">
        <w:r w:rsidR="00F85534">
          <w:rPr>
            <w:rFonts w:ascii="Calibri" w:hAnsi="Calibri" w:cs="Calibri"/>
            <w:lang w:val="it-IT"/>
          </w:rPr>
          <w:t xml:space="preserve"> e visualizzazione dell’</w:t>
        </w:r>
      </w:ins>
      <w:ins w:id="1554" w:author="Martina Nolletti" w:date="2021-02-07T22:15:00Z">
        <w:r w:rsidR="00F85534">
          <w:rPr>
            <w:rFonts w:ascii="Calibri" w:hAnsi="Calibri" w:cs="Calibri"/>
            <w:lang w:val="it-IT"/>
          </w:rPr>
          <w:t>Area Riservata</w:t>
        </w:r>
      </w:ins>
      <w:r w:rsidRPr="001735AD">
        <w:rPr>
          <w:rFonts w:ascii="Calibri" w:hAnsi="Calibri" w:cs="Calibri"/>
          <w:lang w:val="it-IT"/>
        </w:rPr>
        <w:t xml:space="preserve">. </w:t>
      </w:r>
      <w:proofErr w:type="gramStart"/>
      <w:r w:rsidRPr="001735AD">
        <w:rPr>
          <w:rFonts w:ascii="Calibri" w:hAnsi="Calibri" w:cs="Calibri"/>
          <w:lang w:val="it-IT"/>
        </w:rPr>
        <w:t>Inoltre</w:t>
      </w:r>
      <w:proofErr w:type="gramEnd"/>
      <w:r w:rsidRPr="001735AD">
        <w:rPr>
          <w:rFonts w:ascii="Calibri" w:hAnsi="Calibri" w:cs="Calibri"/>
          <w:lang w:val="it-IT"/>
        </w:rPr>
        <w:t xml:space="preserve"> sarà la classe padre delle classi figlie Amministratore, Elettore e Operatore;</w:t>
      </w:r>
    </w:p>
    <w:p w14:paraId="699E6B5C" w14:textId="7CCCA865"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Amministratore, avrà al suo interno diverse operazioni che può svolgere come la creazione di un evento, l’eliminazione dell’evento, la </w:t>
      </w:r>
      <w:del w:id="1555" w:author="Martina Nolletti" w:date="2021-02-07T22:15:00Z">
        <w:r w:rsidRPr="001735AD" w:rsidDel="006034E4">
          <w:rPr>
            <w:rFonts w:ascii="Calibri" w:hAnsi="Calibri" w:cs="Calibri"/>
            <w:lang w:val="it-IT"/>
          </w:rPr>
          <w:delText xml:space="preserve">creazione </w:delText>
        </w:r>
      </w:del>
      <w:ins w:id="1556" w:author="Martina Nolletti" w:date="2021-02-07T22:15: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dei report, la verifica del certificato caricato dall’utente per la prenotazione,</w:t>
      </w:r>
      <w:ins w:id="1557" w:author="Martina Nolletti" w:date="2021-02-07T22:16:00Z">
        <w:r w:rsidR="006034E4">
          <w:rPr>
            <w:rFonts w:ascii="Calibri" w:hAnsi="Calibri" w:cs="Calibri"/>
            <w:lang w:val="it-IT"/>
          </w:rPr>
          <w:t xml:space="preserve"> la gestione delle prenotazioni,</w:t>
        </w:r>
      </w:ins>
      <w:r w:rsidRPr="001735AD">
        <w:rPr>
          <w:rFonts w:ascii="Calibri" w:hAnsi="Calibri" w:cs="Calibri"/>
          <w:lang w:val="it-IT"/>
        </w:rPr>
        <w:t xml:space="preserve"> la </w:t>
      </w:r>
      <w:del w:id="1558" w:author="Martina Nolletti" w:date="2021-02-07T22:18:00Z">
        <w:r w:rsidRPr="001735AD" w:rsidDel="006034E4">
          <w:rPr>
            <w:rFonts w:ascii="Calibri" w:hAnsi="Calibri" w:cs="Calibri"/>
            <w:lang w:val="it-IT"/>
          </w:rPr>
          <w:delText xml:space="preserve">creazione </w:delText>
        </w:r>
      </w:del>
      <w:ins w:id="1559" w:author="Martina Nolletti" w:date="2021-02-07T22:18: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 xml:space="preserve">della turnazione e l’associazione, la </w:t>
      </w:r>
      <w:del w:id="1560" w:author="Martina Nolletti" w:date="2021-02-07T22:18:00Z">
        <w:r w:rsidRPr="001735AD" w:rsidDel="006034E4">
          <w:rPr>
            <w:rFonts w:ascii="Calibri" w:hAnsi="Calibri" w:cs="Calibri"/>
            <w:lang w:val="it-IT"/>
          </w:rPr>
          <w:delText xml:space="preserve">visualizzazione </w:delText>
        </w:r>
      </w:del>
      <w:ins w:id="1561" w:author="Martina Nolletti" w:date="2021-02-07T22:18:00Z">
        <w:r w:rsidR="006034E4">
          <w:rPr>
            <w:rFonts w:ascii="Calibri" w:hAnsi="Calibri" w:cs="Calibri"/>
            <w:lang w:val="it-IT"/>
          </w:rPr>
          <w:t>gestione</w:t>
        </w:r>
        <w:r w:rsidR="006034E4" w:rsidRPr="001735AD">
          <w:rPr>
            <w:rFonts w:ascii="Calibri" w:hAnsi="Calibri" w:cs="Calibri"/>
            <w:lang w:val="it-IT"/>
          </w:rPr>
          <w:t xml:space="preserve"> </w:t>
        </w:r>
      </w:ins>
      <w:r w:rsidRPr="001735AD">
        <w:rPr>
          <w:rFonts w:ascii="Calibri" w:hAnsi="Calibri" w:cs="Calibri"/>
          <w:lang w:val="it-IT"/>
        </w:rPr>
        <w:t>degli utenti</w:t>
      </w:r>
      <w:del w:id="1562" w:author="Martina Nolletti" w:date="2021-02-07T22:18:00Z">
        <w:r w:rsidRPr="001735AD" w:rsidDel="006034E4">
          <w:rPr>
            <w:rFonts w:ascii="Calibri" w:hAnsi="Calibri" w:cs="Calibri"/>
            <w:lang w:val="it-IT"/>
          </w:rPr>
          <w:delText xml:space="preserve"> prenotati per un determinato evento</w:delText>
        </w:r>
      </w:del>
      <w:r w:rsidRPr="001735AD">
        <w:rPr>
          <w:rFonts w:ascii="Calibri" w:hAnsi="Calibri" w:cs="Calibri"/>
          <w:lang w:val="it-IT"/>
        </w:rPr>
        <w:t xml:space="preserve">, la gestione </w:t>
      </w:r>
      <w:ins w:id="1563" w:author="Martina Nolletti" w:date="2021-02-07T22:18:00Z">
        <w:r w:rsidR="006034E4">
          <w:rPr>
            <w:rFonts w:ascii="Calibri" w:hAnsi="Calibri" w:cs="Calibri"/>
            <w:lang w:val="it-IT"/>
          </w:rPr>
          <w:t xml:space="preserve">dei candidati </w:t>
        </w:r>
      </w:ins>
      <w:del w:id="1564" w:author="Martina Nolletti" w:date="2021-02-07T22:18:00Z">
        <w:r w:rsidRPr="001735AD" w:rsidDel="006034E4">
          <w:rPr>
            <w:rFonts w:ascii="Calibri" w:hAnsi="Calibri" w:cs="Calibri"/>
            <w:lang w:val="it-IT"/>
          </w:rPr>
          <w:delText xml:space="preserve">delle prenotazioni </w:delText>
        </w:r>
      </w:del>
      <w:r w:rsidRPr="001735AD">
        <w:rPr>
          <w:rFonts w:ascii="Calibri" w:hAnsi="Calibri" w:cs="Calibri"/>
          <w:lang w:val="it-IT"/>
        </w:rPr>
        <w:t xml:space="preserve">e la </w:t>
      </w:r>
      <w:del w:id="1565" w:author="Martina Nolletti" w:date="2021-02-07T22:18:00Z">
        <w:r w:rsidRPr="001735AD" w:rsidDel="006034E4">
          <w:rPr>
            <w:rFonts w:ascii="Calibri" w:hAnsi="Calibri" w:cs="Calibri"/>
            <w:lang w:val="it-IT"/>
          </w:rPr>
          <w:delText xml:space="preserve">visualizzazione </w:delText>
        </w:r>
      </w:del>
      <w:ins w:id="1566" w:author="Martina Nolletti" w:date="2021-02-07T22:18:00Z">
        <w:r w:rsidR="006034E4">
          <w:rPr>
            <w:rFonts w:ascii="Calibri" w:hAnsi="Calibri" w:cs="Calibri"/>
            <w:lang w:val="it-IT"/>
          </w:rPr>
          <w:t>gestione del regolamento</w:t>
        </w:r>
      </w:ins>
      <w:del w:id="1567" w:author="Martina Nolletti" w:date="2021-02-07T22:18:00Z">
        <w:r w:rsidRPr="001735AD" w:rsidDel="006034E4">
          <w:rPr>
            <w:rFonts w:ascii="Calibri" w:hAnsi="Calibri" w:cs="Calibri"/>
            <w:lang w:val="it-IT"/>
          </w:rPr>
          <w:delText>dei candidati</w:delText>
        </w:r>
      </w:del>
      <w:r w:rsidRPr="001735AD">
        <w:rPr>
          <w:rFonts w:ascii="Calibri" w:hAnsi="Calibri" w:cs="Calibri"/>
          <w:lang w:val="it-IT"/>
        </w:rPr>
        <w:t>;</w:t>
      </w:r>
    </w:p>
    <w:p w14:paraId="7D89858E" w14:textId="519DB2DA" w:rsidR="001735AD" w:rsidRPr="001735AD" w:rsidDel="00053A45" w:rsidRDefault="001735AD" w:rsidP="001735AD">
      <w:pPr>
        <w:numPr>
          <w:ilvl w:val="0"/>
          <w:numId w:val="67"/>
        </w:numPr>
        <w:rPr>
          <w:del w:id="1568" w:author="Martina Nolletti" w:date="2021-02-07T22:19:00Z"/>
          <w:rFonts w:ascii="Calibri" w:hAnsi="Calibri" w:cs="Calibri"/>
          <w:lang w:val="it-IT"/>
        </w:rPr>
      </w:pPr>
      <w:r w:rsidRPr="001735AD">
        <w:rPr>
          <w:rFonts w:ascii="Calibri" w:hAnsi="Calibri" w:cs="Calibri"/>
          <w:lang w:val="it-IT"/>
        </w:rPr>
        <w:t>Elettore</w:t>
      </w:r>
      <w:del w:id="1569" w:author="Martina Nolletti" w:date="2021-02-07T22:19:00Z">
        <w:r w:rsidRPr="001735AD" w:rsidDel="00053A45">
          <w:rPr>
            <w:rFonts w:ascii="Calibri" w:hAnsi="Calibri" w:cs="Calibri"/>
            <w:lang w:val="it-IT"/>
          </w:rPr>
          <w:delText>, una classe padre che si divide a sua volta in:</w:delText>
        </w:r>
      </w:del>
      <w:ins w:id="1570" w:author="Martina Nolletti" w:date="2021-02-07T22:19:00Z">
        <w:r w:rsidR="00053A45">
          <w:rPr>
            <w:rFonts w:ascii="Calibri" w:hAnsi="Calibri" w:cs="Calibri"/>
            <w:lang w:val="it-IT"/>
          </w:rPr>
          <w:t xml:space="preserve">, </w:t>
        </w:r>
      </w:ins>
    </w:p>
    <w:p w14:paraId="1FD59053" w14:textId="24DBA54A" w:rsidR="001735AD" w:rsidRPr="00053A45" w:rsidDel="00053A45" w:rsidRDefault="001735AD">
      <w:pPr>
        <w:numPr>
          <w:ilvl w:val="0"/>
          <w:numId w:val="67"/>
        </w:numPr>
        <w:rPr>
          <w:del w:id="1571" w:author="Martina Nolletti" w:date="2021-02-07T22:19:00Z"/>
          <w:rFonts w:ascii="Calibri" w:hAnsi="Calibri" w:cs="Calibri"/>
          <w:lang w:val="it-IT"/>
        </w:rPr>
        <w:pPrChange w:id="1572" w:author="Martina Nolletti" w:date="2021-02-07T22:19:00Z">
          <w:pPr>
            <w:numPr>
              <w:ilvl w:val="1"/>
              <w:numId w:val="67"/>
            </w:numPr>
            <w:ind w:left="1440" w:hanging="360"/>
          </w:pPr>
        </w:pPrChange>
      </w:pPr>
      <w:del w:id="1573" w:author="Martina Nolletti" w:date="2021-02-07T22:19:00Z">
        <w:r w:rsidRPr="00053A45" w:rsidDel="00053A45">
          <w:rPr>
            <w:rFonts w:ascii="Calibri" w:hAnsi="Calibri" w:cs="Calibri"/>
            <w:lang w:val="it-IT"/>
          </w:rPr>
          <w:delText>ElettoreInSede, l'utente che voterà presso il seggio. Questa classe si avrà con il valore di default “false” del certificato;</w:delText>
        </w:r>
      </w:del>
    </w:p>
    <w:p w14:paraId="5F0E7DD1" w14:textId="1C1542DA" w:rsidR="001735AD" w:rsidRPr="001735AD" w:rsidDel="00053A45" w:rsidRDefault="001735AD">
      <w:pPr>
        <w:numPr>
          <w:ilvl w:val="1"/>
          <w:numId w:val="67"/>
        </w:numPr>
        <w:ind w:left="0"/>
        <w:rPr>
          <w:del w:id="1574" w:author="Martina Nolletti" w:date="2021-02-07T22:19:00Z"/>
          <w:rFonts w:ascii="Calibri" w:hAnsi="Calibri" w:cs="Calibri"/>
          <w:lang w:val="it-IT"/>
        </w:rPr>
        <w:pPrChange w:id="1575" w:author="Martina Nolletti" w:date="2021-02-07T22:19:00Z">
          <w:pPr>
            <w:numPr>
              <w:ilvl w:val="1"/>
              <w:numId w:val="67"/>
            </w:numPr>
            <w:ind w:left="1440" w:hanging="360"/>
          </w:pPr>
        </w:pPrChange>
      </w:pPr>
      <w:del w:id="1576" w:author="Martina Nolletti" w:date="2021-02-07T22:19:00Z">
        <w:r w:rsidRPr="001735AD" w:rsidDel="00053A45">
          <w:rPr>
            <w:rFonts w:ascii="Calibri" w:hAnsi="Calibri" w:cs="Calibri"/>
            <w:lang w:val="it-IT"/>
          </w:rPr>
          <w:delText>ElettoreOnline, l’utente che voterà da remoto. Questa classe avrà al suo interno l’operazione per esprimere la sua preferenza online e il riconoscimento via webcam. Questa classe si avrà con il valore “true” del certificato;</w:delText>
        </w:r>
      </w:del>
    </w:p>
    <w:p w14:paraId="49FDA792" w14:textId="0E52A3AC" w:rsidR="001735AD" w:rsidRPr="001735AD" w:rsidDel="00053A45" w:rsidRDefault="001735AD">
      <w:pPr>
        <w:numPr>
          <w:ilvl w:val="1"/>
          <w:numId w:val="67"/>
        </w:numPr>
        <w:ind w:left="0"/>
        <w:rPr>
          <w:del w:id="1577" w:author="Martina Nolletti" w:date="2021-02-07T22:19:00Z"/>
          <w:rFonts w:ascii="Calibri" w:hAnsi="Calibri" w:cs="Calibri"/>
          <w:lang w:val="it-IT"/>
        </w:rPr>
        <w:pPrChange w:id="1578" w:author="Martina Nolletti" w:date="2021-02-07T22:19:00Z">
          <w:pPr>
            <w:numPr>
              <w:ilvl w:val="1"/>
              <w:numId w:val="67"/>
            </w:numPr>
            <w:ind w:left="1440" w:hanging="360"/>
          </w:pPr>
        </w:pPrChange>
      </w:pPr>
      <w:del w:id="1579" w:author="Martina Nolletti" w:date="2021-02-07T22:19:00Z">
        <w:r w:rsidRPr="001735AD" w:rsidDel="00053A45">
          <w:rPr>
            <w:rFonts w:ascii="Calibri" w:hAnsi="Calibri" w:cs="Calibri"/>
            <w:lang w:val="it-IT"/>
          </w:rPr>
          <w:delText>Candidato, l’utente che farà parte dei candidati delle elezioni. Questa classe avrà al suo interno il numero di voti ricevuti;</w:delText>
        </w:r>
      </w:del>
    </w:p>
    <w:p w14:paraId="2312746B" w14:textId="70026E9D" w:rsidR="001735AD" w:rsidRPr="001735AD" w:rsidDel="00053A45" w:rsidRDefault="001735AD">
      <w:pPr>
        <w:numPr>
          <w:ilvl w:val="0"/>
          <w:numId w:val="67"/>
        </w:numPr>
        <w:rPr>
          <w:del w:id="1580" w:author="Martina Nolletti" w:date="2021-02-07T22:20:00Z"/>
          <w:rFonts w:ascii="Calibri" w:hAnsi="Calibri" w:cs="Calibri"/>
          <w:lang w:val="it-IT"/>
        </w:rPr>
        <w:pPrChange w:id="1581" w:author="Martina Nolletti" w:date="2021-02-07T22:20:00Z">
          <w:pPr>
            <w:ind w:left="720"/>
          </w:pPr>
        </w:pPrChange>
      </w:pPr>
      <w:del w:id="1582" w:author="Martina Nolletti" w:date="2021-02-07T22:19:00Z">
        <w:r w:rsidRPr="00053A45" w:rsidDel="00053A45">
          <w:rPr>
            <w:rFonts w:ascii="Calibri" w:hAnsi="Calibri" w:cs="Calibri"/>
            <w:lang w:val="it-IT"/>
          </w:rPr>
          <w:delText xml:space="preserve">La classe padre </w:delText>
        </w:r>
      </w:del>
      <w:r w:rsidRPr="00053A45">
        <w:rPr>
          <w:rFonts w:ascii="Calibri" w:hAnsi="Calibri" w:cs="Calibri"/>
          <w:lang w:val="it-IT"/>
        </w:rPr>
        <w:t xml:space="preserve">avrà al suo interno </w:t>
      </w:r>
      <w:del w:id="1583" w:author="Martina Nolletti" w:date="2021-02-07T22:19:00Z">
        <w:r w:rsidRPr="00053A45" w:rsidDel="00053A45">
          <w:rPr>
            <w:rFonts w:ascii="Calibri" w:hAnsi="Calibri" w:cs="Calibri"/>
            <w:lang w:val="it-IT"/>
          </w:rPr>
          <w:delText>g</w:delText>
        </w:r>
      </w:del>
      <w:ins w:id="1584" w:author="Martina Nolletti" w:date="2021-02-07T22:19:00Z">
        <w:r w:rsidR="00053A45" w:rsidRPr="00053A45">
          <w:rPr>
            <w:rFonts w:ascii="Calibri" w:hAnsi="Calibri" w:cs="Calibri"/>
            <w:lang w:val="it-IT"/>
          </w:rPr>
          <w:t>l’</w:t>
        </w:r>
      </w:ins>
      <w:del w:id="1585" w:author="Martina Nolletti" w:date="2021-02-07T22:19:00Z">
        <w:r w:rsidRPr="00053A45" w:rsidDel="00053A45">
          <w:rPr>
            <w:rFonts w:ascii="Calibri" w:hAnsi="Calibri" w:cs="Calibri"/>
            <w:lang w:val="it-IT"/>
          </w:rPr>
          <w:delText xml:space="preserve">li </w:delText>
        </w:r>
      </w:del>
      <w:r w:rsidRPr="00053A45">
        <w:rPr>
          <w:rFonts w:ascii="Calibri" w:hAnsi="Calibri" w:cs="Calibri"/>
          <w:lang w:val="it-IT"/>
        </w:rPr>
        <w:t>attribut</w:t>
      </w:r>
      <w:ins w:id="1586" w:author="Martina Nolletti" w:date="2021-02-07T22:19:00Z">
        <w:r w:rsidR="00053A45" w:rsidRPr="00053A45">
          <w:rPr>
            <w:rFonts w:ascii="Calibri" w:hAnsi="Calibri" w:cs="Calibri"/>
            <w:lang w:val="it-IT"/>
          </w:rPr>
          <w:t xml:space="preserve">o </w:t>
        </w:r>
      </w:ins>
      <w:del w:id="1587" w:author="Martina Nolletti" w:date="2021-02-07T22:19:00Z">
        <w:r w:rsidRPr="00053A45" w:rsidDel="00053A45">
          <w:rPr>
            <w:rFonts w:ascii="Calibri" w:hAnsi="Calibri" w:cs="Calibri"/>
            <w:lang w:val="it-IT"/>
          </w:rPr>
          <w:delText xml:space="preserve">i </w:delText>
        </w:r>
      </w:del>
      <w:r w:rsidRPr="00053A45">
        <w:rPr>
          <w:rFonts w:ascii="Calibri" w:hAnsi="Calibri" w:cs="Calibri"/>
          <w:lang w:val="it-IT"/>
        </w:rPr>
        <w:t>matricola, se studente</w:t>
      </w:r>
      <w:del w:id="1588" w:author="Martina Nolletti" w:date="2021-02-07T22:20:00Z">
        <w:r w:rsidRPr="00053A45" w:rsidDel="00053A45">
          <w:rPr>
            <w:rFonts w:ascii="Calibri" w:hAnsi="Calibri" w:cs="Calibri"/>
            <w:lang w:val="it-IT"/>
          </w:rPr>
          <w:delText>, e il certificato che sarà di default “false” in quanto ogni Elettore è considerato un ElettoreInSede</w:delText>
        </w:r>
      </w:del>
      <w:r w:rsidRPr="00053A45">
        <w:rPr>
          <w:rFonts w:ascii="Calibri" w:hAnsi="Calibri" w:cs="Calibri"/>
          <w:lang w:val="it-IT"/>
        </w:rPr>
        <w:t>.</w:t>
      </w:r>
      <w:ins w:id="1589" w:author="Martina Nolletti" w:date="2021-02-07T22:20:00Z">
        <w:r w:rsidR="00053A45">
          <w:rPr>
            <w:rFonts w:ascii="Calibri" w:hAnsi="Calibri" w:cs="Calibri"/>
            <w:lang w:val="it-IT"/>
          </w:rPr>
          <w:t xml:space="preserve"> </w:t>
        </w:r>
      </w:ins>
      <w:del w:id="1590" w:author="Martina Nolletti" w:date="2021-02-07T22:20:00Z">
        <w:r w:rsidRPr="00053A45" w:rsidDel="00053A45">
          <w:rPr>
            <w:rFonts w:ascii="Calibri" w:hAnsi="Calibri" w:cs="Calibri"/>
            <w:lang w:val="it-IT"/>
          </w:rPr>
          <w:delText xml:space="preserve"> Se necessario l’Elettore richiederà la prenotazione online e il certificato sarà verificato dall’Amministratore. Quest’ultimo potrà cambiare il valore a “true” e l’Elettore verrà considerato ElettoreOnline.</w:delText>
        </w:r>
      </w:del>
    </w:p>
    <w:p w14:paraId="1608E153" w14:textId="4E877E76" w:rsidR="001735AD" w:rsidRPr="00053A45" w:rsidRDefault="001735AD">
      <w:pPr>
        <w:numPr>
          <w:ilvl w:val="0"/>
          <w:numId w:val="67"/>
        </w:numPr>
        <w:rPr>
          <w:ins w:id="1591" w:author="Martina Nolletti" w:date="2021-02-07T22:19:00Z"/>
          <w:rFonts w:ascii="Calibri" w:hAnsi="Calibri" w:cs="Calibri"/>
          <w:lang w:val="it-IT"/>
        </w:rPr>
        <w:pPrChange w:id="1592" w:author="Martina Nolletti" w:date="2021-02-07T22:20:00Z">
          <w:pPr>
            <w:ind w:left="720"/>
          </w:pPr>
        </w:pPrChange>
      </w:pPr>
      <w:del w:id="1593" w:author="Martina Nolletti" w:date="2021-02-07T22:20:00Z">
        <w:r w:rsidRPr="00053A45" w:rsidDel="00053A45">
          <w:rPr>
            <w:rFonts w:ascii="Calibri" w:hAnsi="Calibri" w:cs="Calibri"/>
            <w:lang w:val="it-IT"/>
          </w:rPr>
          <w:delText>Inoltre a</w:delText>
        </w:r>
      </w:del>
      <w:ins w:id="1594" w:author="Martina Nolletti" w:date="2021-02-07T22:20:00Z">
        <w:r w:rsidR="00053A45">
          <w:rPr>
            <w:rFonts w:ascii="Calibri" w:hAnsi="Calibri" w:cs="Calibri"/>
            <w:lang w:val="it-IT"/>
          </w:rPr>
          <w:t>A</w:t>
        </w:r>
      </w:ins>
      <w:r w:rsidRPr="00053A45">
        <w:rPr>
          <w:rFonts w:ascii="Calibri" w:hAnsi="Calibri" w:cs="Calibri"/>
          <w:lang w:val="it-IT"/>
        </w:rPr>
        <w:t>vrà una serie di operazioni come la prenotazione per la votazione in presenza</w:t>
      </w:r>
      <w:ins w:id="1595" w:author="Martina Nolletti" w:date="2021-02-07T22:20:00Z">
        <w:r w:rsidR="00053A45">
          <w:rPr>
            <w:rFonts w:ascii="Calibri" w:hAnsi="Calibri" w:cs="Calibri"/>
            <w:lang w:val="it-IT"/>
          </w:rPr>
          <w:t>,</w:t>
        </w:r>
      </w:ins>
      <w:del w:id="1596" w:author="Martina Nolletti" w:date="2021-02-07T22:20:00Z">
        <w:r w:rsidRPr="00053A45" w:rsidDel="00053A45">
          <w:rPr>
            <w:rFonts w:ascii="Calibri" w:hAnsi="Calibri" w:cs="Calibri"/>
            <w:lang w:val="it-IT"/>
          </w:rPr>
          <w:delText xml:space="preserve"> e</w:delText>
        </w:r>
      </w:del>
      <w:r w:rsidRPr="00053A45">
        <w:rPr>
          <w:rFonts w:ascii="Calibri" w:hAnsi="Calibri" w:cs="Calibri"/>
          <w:lang w:val="it-IT"/>
        </w:rPr>
        <w:t xml:space="preserve"> la prenotazione per la votazione online</w:t>
      </w:r>
      <w:ins w:id="1597" w:author="Martina Nolletti" w:date="2021-02-07T22:20:00Z">
        <w:r w:rsidR="00053A45">
          <w:rPr>
            <w:rFonts w:ascii="Calibri" w:hAnsi="Calibri" w:cs="Calibri"/>
            <w:lang w:val="it-IT"/>
          </w:rPr>
          <w:t xml:space="preserve">, il cambiamento della modalità di voto, </w:t>
        </w:r>
      </w:ins>
      <w:ins w:id="1598" w:author="Martina Nolletti" w:date="2021-02-07T22:21:00Z">
        <w:r w:rsidR="00053A45">
          <w:rPr>
            <w:rFonts w:ascii="Calibri" w:hAnsi="Calibri" w:cs="Calibri"/>
            <w:lang w:val="it-IT"/>
          </w:rPr>
          <w:t>la visualizzazione degli eventi in corso, programmati, terminati e la ricerca dell’evento</w:t>
        </w:r>
      </w:ins>
      <w:r w:rsidRPr="00053A45">
        <w:rPr>
          <w:rFonts w:ascii="Calibri" w:hAnsi="Calibri" w:cs="Calibri"/>
          <w:lang w:val="it-IT"/>
        </w:rPr>
        <w:t>;</w:t>
      </w:r>
    </w:p>
    <w:p w14:paraId="0CC6AFFA" w14:textId="14479BBF" w:rsidR="00053A45" w:rsidRPr="00053A45" w:rsidRDefault="00053A45">
      <w:pPr>
        <w:numPr>
          <w:ilvl w:val="0"/>
          <w:numId w:val="67"/>
        </w:numPr>
        <w:rPr>
          <w:rFonts w:ascii="Calibri" w:hAnsi="Calibri" w:cs="Calibri"/>
          <w:lang w:val="it-IT"/>
        </w:rPr>
        <w:pPrChange w:id="1599" w:author="Martina Nolletti" w:date="2021-02-07T22:19:00Z">
          <w:pPr>
            <w:ind w:left="720"/>
          </w:pPr>
        </w:pPrChange>
      </w:pPr>
      <w:ins w:id="1600" w:author="Martina Nolletti" w:date="2021-02-07T22:19:00Z">
        <w:r w:rsidRPr="001735AD">
          <w:rPr>
            <w:rFonts w:ascii="Calibri" w:hAnsi="Calibri" w:cs="Calibri"/>
            <w:lang w:val="it-IT"/>
          </w:rPr>
          <w:t xml:space="preserve">Candidato, </w:t>
        </w:r>
      </w:ins>
      <w:ins w:id="1601" w:author="Martina Nolletti" w:date="2021-02-07T22:22:00Z">
        <w:r w:rsidR="00C36F27">
          <w:rPr>
            <w:rFonts w:ascii="Calibri" w:hAnsi="Calibri" w:cs="Calibri"/>
            <w:lang w:val="it-IT"/>
          </w:rPr>
          <w:t xml:space="preserve">un </w:t>
        </w:r>
      </w:ins>
      <w:ins w:id="1602" w:author="Martina Nolletti" w:date="2021-02-07T22:19:00Z">
        <w:r w:rsidRPr="001735AD">
          <w:rPr>
            <w:rFonts w:ascii="Calibri" w:hAnsi="Calibri" w:cs="Calibri"/>
            <w:lang w:val="it-IT"/>
          </w:rPr>
          <w:t xml:space="preserve">utente che farà parte dei candidati delle elezioni. Questa classe avrà al suo interno </w:t>
        </w:r>
      </w:ins>
      <w:ins w:id="1603" w:author="Martina Nolletti" w:date="2021-02-07T22:23:00Z">
        <w:r w:rsidR="00C36F27">
          <w:rPr>
            <w:rFonts w:ascii="Calibri" w:hAnsi="Calibri" w:cs="Calibri"/>
            <w:lang w:val="it-IT"/>
          </w:rPr>
          <w:t>id, nome, cognome, e</w:t>
        </w:r>
      </w:ins>
      <w:ins w:id="1604" w:author="Martina Nolletti" w:date="2021-02-07T22:24:00Z">
        <w:r w:rsidR="00741B5E">
          <w:rPr>
            <w:rFonts w:ascii="Calibri" w:hAnsi="Calibri" w:cs="Calibri"/>
            <w:lang w:val="it-IT"/>
          </w:rPr>
          <w:t>-</w:t>
        </w:r>
      </w:ins>
      <w:ins w:id="1605" w:author="Martina Nolletti" w:date="2021-02-07T22:23:00Z">
        <w:r w:rsidR="00C36F27">
          <w:rPr>
            <w:rFonts w:ascii="Calibri" w:hAnsi="Calibri" w:cs="Calibri"/>
            <w:lang w:val="it-IT"/>
          </w:rPr>
          <w:t xml:space="preserve">mail, telefono, data di nascita, nome università e </w:t>
        </w:r>
      </w:ins>
      <w:ins w:id="1606" w:author="Martina Nolletti" w:date="2021-02-07T22:19:00Z">
        <w:r w:rsidRPr="001735AD">
          <w:rPr>
            <w:rFonts w:ascii="Calibri" w:hAnsi="Calibri" w:cs="Calibri"/>
            <w:lang w:val="it-IT"/>
          </w:rPr>
          <w:t>numero di voti ricevuti</w:t>
        </w:r>
      </w:ins>
      <w:ins w:id="1607" w:author="Martina Nolletti" w:date="2021-02-07T22:38:00Z">
        <w:r w:rsidR="0073281F">
          <w:rPr>
            <w:rFonts w:ascii="Calibri" w:hAnsi="Calibri" w:cs="Calibri"/>
            <w:lang w:val="it-IT"/>
          </w:rPr>
          <w:t>. Questa classe è stata inserita</w:t>
        </w:r>
      </w:ins>
      <w:ins w:id="1608" w:author="Martina Nolletti" w:date="2021-02-07T22:46:00Z">
        <w:r w:rsidR="003E2491">
          <w:rPr>
            <w:rFonts w:ascii="Calibri" w:hAnsi="Calibri" w:cs="Calibri"/>
            <w:lang w:val="it-IT"/>
          </w:rPr>
          <w:t xml:space="preserve"> senza l’operazione di estensione della classe Utente,</w:t>
        </w:r>
      </w:ins>
      <w:ins w:id="1609" w:author="Martina Nolletti" w:date="2021-02-07T22:38:00Z">
        <w:r w:rsidR="0073281F">
          <w:rPr>
            <w:rFonts w:ascii="Calibri" w:hAnsi="Calibri" w:cs="Calibri"/>
            <w:lang w:val="it-IT"/>
          </w:rPr>
          <w:t xml:space="preserve"> in quanto </w:t>
        </w:r>
      </w:ins>
      <w:ins w:id="1610" w:author="Martina Nolletti" w:date="2021-02-07T22:45:00Z">
        <w:r w:rsidR="0073281F">
          <w:rPr>
            <w:rFonts w:ascii="Calibri" w:hAnsi="Calibri" w:cs="Calibri"/>
            <w:lang w:val="it-IT"/>
          </w:rPr>
          <w:t xml:space="preserve">se si dovesse eliminare un Utente </w:t>
        </w:r>
        <w:proofErr w:type="gramStart"/>
        <w:r w:rsidR="0073281F">
          <w:rPr>
            <w:rFonts w:ascii="Calibri" w:hAnsi="Calibri" w:cs="Calibri"/>
            <w:lang w:val="it-IT"/>
          </w:rPr>
          <w:t xml:space="preserve">non </w:t>
        </w:r>
      </w:ins>
      <w:ins w:id="1611" w:author="Martina Nolletti" w:date="2021-02-07T22:46:00Z">
        <w:r w:rsidR="00C928CF">
          <w:rPr>
            <w:rFonts w:ascii="Calibri" w:hAnsi="Calibri" w:cs="Calibri"/>
            <w:lang w:val="it-IT"/>
          </w:rPr>
          <w:t>vengono persi</w:t>
        </w:r>
      </w:ins>
      <w:proofErr w:type="gramEnd"/>
      <w:ins w:id="1612" w:author="Martina Nolletti" w:date="2021-02-07T22:45:00Z">
        <w:r w:rsidR="0073281F">
          <w:rPr>
            <w:rFonts w:ascii="Calibri" w:hAnsi="Calibri" w:cs="Calibri"/>
            <w:lang w:val="it-IT"/>
          </w:rPr>
          <w:t xml:space="preserve"> i dati di un Candidato relativi ad un Evento</w:t>
        </w:r>
      </w:ins>
      <w:ins w:id="1613" w:author="Martina Nolletti" w:date="2021-02-07T22:19:00Z">
        <w:r w:rsidRPr="001735AD">
          <w:rPr>
            <w:rFonts w:ascii="Calibri" w:hAnsi="Calibri" w:cs="Calibri"/>
            <w:lang w:val="it-IT"/>
          </w:rPr>
          <w:t>;</w:t>
        </w:r>
      </w:ins>
    </w:p>
    <w:p w14:paraId="6DB8E652" w14:textId="08C1E2AD"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Operatore, avrà al suo interno una serie di operazioni che potrà effettuare come il riconoscimento degli elettori, il calcolo dei </w:t>
      </w:r>
      <w:del w:id="1614" w:author="Martina Nolletti" w:date="2021-02-07T22:24:00Z">
        <w:r w:rsidRPr="001735AD" w:rsidDel="00741B5E">
          <w:rPr>
            <w:rFonts w:ascii="Calibri" w:hAnsi="Calibri" w:cs="Calibri"/>
            <w:lang w:val="it-IT"/>
          </w:rPr>
          <w:delText xml:space="preserve">risultati </w:delText>
        </w:r>
      </w:del>
      <w:ins w:id="1615" w:author="Martina Nolletti" w:date="2021-02-07T22:24:00Z">
        <w:r w:rsidR="00741B5E">
          <w:rPr>
            <w:rFonts w:ascii="Calibri" w:hAnsi="Calibri" w:cs="Calibri"/>
            <w:lang w:val="it-IT"/>
          </w:rPr>
          <w:t>voti</w:t>
        </w:r>
        <w:r w:rsidR="00741B5E" w:rsidRPr="001735AD">
          <w:rPr>
            <w:rFonts w:ascii="Calibri" w:hAnsi="Calibri" w:cs="Calibri"/>
            <w:lang w:val="it-IT"/>
          </w:rPr>
          <w:t xml:space="preserve"> </w:t>
        </w:r>
      </w:ins>
      <w:r w:rsidRPr="001735AD">
        <w:rPr>
          <w:rFonts w:ascii="Calibri" w:hAnsi="Calibri" w:cs="Calibri"/>
          <w:lang w:val="it-IT"/>
        </w:rPr>
        <w:t>e il caricamento</w:t>
      </w:r>
      <w:ins w:id="1616" w:author="Martina Nolletti" w:date="2021-02-07T22:24:00Z">
        <w:r w:rsidR="00741B5E">
          <w:rPr>
            <w:rFonts w:ascii="Calibri" w:hAnsi="Calibri" w:cs="Calibri"/>
            <w:lang w:val="it-IT"/>
          </w:rPr>
          <w:t xml:space="preserve"> degli stessi</w:t>
        </w:r>
      </w:ins>
      <w:r w:rsidRPr="001735AD">
        <w:rPr>
          <w:rFonts w:ascii="Calibri" w:hAnsi="Calibri" w:cs="Calibri"/>
          <w:lang w:val="it-IT"/>
        </w:rPr>
        <w:t xml:space="preserve"> per le votazioni in presenza, la visualizzazione delle turnazioni</w:t>
      </w:r>
      <w:ins w:id="1617" w:author="Martina Nolletti" w:date="2021-02-07T22:24:00Z">
        <w:r w:rsidR="00741B5E">
          <w:rPr>
            <w:rFonts w:ascii="Calibri" w:hAnsi="Calibri" w:cs="Calibri"/>
            <w:lang w:val="it-IT"/>
          </w:rPr>
          <w:t>,</w:t>
        </w:r>
      </w:ins>
      <w:del w:id="1618" w:author="Martina Nolletti" w:date="2021-02-07T22:24:00Z">
        <w:r w:rsidRPr="001735AD" w:rsidDel="00741B5E">
          <w:rPr>
            <w:rFonts w:ascii="Calibri" w:hAnsi="Calibri" w:cs="Calibri"/>
            <w:lang w:val="it-IT"/>
          </w:rPr>
          <w:delText xml:space="preserve"> e</w:delText>
        </w:r>
      </w:del>
      <w:r w:rsidRPr="001735AD">
        <w:rPr>
          <w:rFonts w:ascii="Calibri" w:hAnsi="Calibri" w:cs="Calibri"/>
          <w:lang w:val="it-IT"/>
        </w:rPr>
        <w:t xml:space="preserve"> la visualizzazione dei prenotati in sede</w:t>
      </w:r>
      <w:ins w:id="1619" w:author="Martina Nolletti" w:date="2021-02-07T22:24:00Z">
        <w:r w:rsidR="00741B5E">
          <w:rPr>
            <w:rFonts w:ascii="Calibri" w:hAnsi="Calibri" w:cs="Calibri"/>
            <w:lang w:val="it-IT"/>
          </w:rPr>
          <w:t xml:space="preserve"> e </w:t>
        </w:r>
      </w:ins>
      <w:ins w:id="1620" w:author="Martina Nolletti" w:date="2021-02-07T22:25:00Z">
        <w:r w:rsidR="00741B5E">
          <w:rPr>
            <w:rFonts w:ascii="Calibri" w:hAnsi="Calibri" w:cs="Calibri"/>
            <w:lang w:val="it-IT"/>
          </w:rPr>
          <w:t>la visualizzazione degli eventi</w:t>
        </w:r>
      </w:ins>
      <w:r w:rsidRPr="001735AD">
        <w:rPr>
          <w:rFonts w:ascii="Calibri" w:hAnsi="Calibri" w:cs="Calibri"/>
          <w:lang w:val="it-IT"/>
        </w:rPr>
        <w:t>;</w:t>
      </w:r>
    </w:p>
    <w:p w14:paraId="6968C854" w14:textId="5DBC41EF"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 xml:space="preserve">Evento, avrà al suo interno attributi privati come id, nome, regolamento, la data </w:t>
      </w:r>
      <w:ins w:id="1621" w:author="Martina Nolletti" w:date="2021-02-07T22:25:00Z">
        <w:r w:rsidR="00507684">
          <w:rPr>
            <w:rFonts w:ascii="Calibri" w:hAnsi="Calibri" w:cs="Calibri"/>
            <w:lang w:val="it-IT"/>
          </w:rPr>
          <w:t>d</w:t>
        </w:r>
        <w:r w:rsidR="003313F9">
          <w:rPr>
            <w:rFonts w:ascii="Calibri" w:hAnsi="Calibri" w:cs="Calibri"/>
            <w:lang w:val="it-IT"/>
          </w:rPr>
          <w:t>’i</w:t>
        </w:r>
        <w:r w:rsidR="00507684">
          <w:rPr>
            <w:rFonts w:ascii="Calibri" w:hAnsi="Calibri" w:cs="Calibri"/>
            <w:lang w:val="it-IT"/>
          </w:rPr>
          <w:t xml:space="preserve">nizio e di fine, </w:t>
        </w:r>
      </w:ins>
      <w:del w:id="1622" w:author="Martina Nolletti" w:date="2021-02-07T22:25:00Z">
        <w:r w:rsidRPr="001735AD" w:rsidDel="00507684">
          <w:rPr>
            <w:rFonts w:ascii="Calibri" w:hAnsi="Calibri" w:cs="Calibri"/>
            <w:lang w:val="it-IT"/>
          </w:rPr>
          <w:delText xml:space="preserve">e </w:delText>
        </w:r>
      </w:del>
      <w:r w:rsidRPr="001735AD">
        <w:rPr>
          <w:rFonts w:ascii="Calibri" w:hAnsi="Calibri" w:cs="Calibri"/>
          <w:lang w:val="it-IT"/>
        </w:rPr>
        <w:t>l’ora d’inizio</w:t>
      </w:r>
      <w:ins w:id="1623" w:author="Martina Nolletti" w:date="2021-02-07T22:25:00Z">
        <w:r w:rsidR="003313F9">
          <w:rPr>
            <w:rFonts w:ascii="Calibri" w:hAnsi="Calibri" w:cs="Calibri"/>
            <w:lang w:val="it-IT"/>
          </w:rPr>
          <w:t xml:space="preserve"> e di fine</w:t>
        </w:r>
      </w:ins>
      <w:del w:id="1624" w:author="Martina Nolletti" w:date="2021-02-07T22:25:00Z">
        <w:r w:rsidRPr="001735AD" w:rsidDel="003313F9">
          <w:rPr>
            <w:rFonts w:ascii="Calibri" w:hAnsi="Calibri" w:cs="Calibri"/>
            <w:lang w:val="it-IT"/>
          </w:rPr>
          <w:delText>, la data e l’ora di fine</w:delText>
        </w:r>
      </w:del>
      <w:r w:rsidRPr="001735AD">
        <w:rPr>
          <w:rFonts w:ascii="Calibri" w:hAnsi="Calibri" w:cs="Calibri"/>
          <w:lang w:val="it-IT"/>
        </w:rPr>
        <w:t xml:space="preserve">, luogo, il report dei risultati, il </w:t>
      </w:r>
      <w:del w:id="1625" w:author="Martina Nolletti" w:date="2021-02-07T22:26:00Z">
        <w:r w:rsidRPr="001735AD" w:rsidDel="003313F9">
          <w:rPr>
            <w:rFonts w:ascii="Calibri" w:hAnsi="Calibri" w:cs="Calibri"/>
            <w:lang w:val="it-IT"/>
          </w:rPr>
          <w:delText xml:space="preserve"> </w:delText>
        </w:r>
      </w:del>
      <w:r w:rsidRPr="001735AD">
        <w:rPr>
          <w:rFonts w:ascii="Calibri" w:hAnsi="Calibri" w:cs="Calibri"/>
          <w:lang w:val="it-IT"/>
        </w:rPr>
        <w:t>report delle statistiche</w:t>
      </w:r>
      <w:ins w:id="1626" w:author="Martina Nolletti" w:date="2021-02-07T22:26:00Z">
        <w:r w:rsidR="003313F9">
          <w:rPr>
            <w:rFonts w:ascii="Calibri" w:hAnsi="Calibri" w:cs="Calibri"/>
            <w:lang w:val="it-IT"/>
          </w:rPr>
          <w:t>,</w:t>
        </w:r>
      </w:ins>
      <w:del w:id="1627" w:author="Martina Nolletti" w:date="2021-02-07T22:26:00Z">
        <w:r w:rsidRPr="001735AD" w:rsidDel="003313F9">
          <w:rPr>
            <w:rFonts w:ascii="Calibri" w:hAnsi="Calibri" w:cs="Calibri"/>
            <w:lang w:val="it-IT"/>
          </w:rPr>
          <w:delText xml:space="preserve"> e</w:delText>
        </w:r>
      </w:del>
      <w:r w:rsidRPr="001735AD">
        <w:rPr>
          <w:rFonts w:ascii="Calibri" w:hAnsi="Calibri" w:cs="Calibri"/>
          <w:lang w:val="it-IT"/>
        </w:rPr>
        <w:t xml:space="preserve"> il numero di preferenze esprimibili per un determinato evento</w:t>
      </w:r>
      <w:ins w:id="1628" w:author="Martina Nolletti" w:date="2021-02-07T22:26:00Z">
        <w:r w:rsidR="003313F9">
          <w:rPr>
            <w:rFonts w:ascii="Calibri" w:hAnsi="Calibri" w:cs="Calibri"/>
            <w:lang w:val="it-IT"/>
          </w:rPr>
          <w:t xml:space="preserve"> e lo stato dell’evento che indicherà se l’evento è in corso, programmato o terminato</w:t>
        </w:r>
      </w:ins>
      <w:r w:rsidRPr="001735AD">
        <w:rPr>
          <w:rFonts w:ascii="Calibri" w:hAnsi="Calibri" w:cs="Calibri"/>
          <w:lang w:val="it-IT"/>
        </w:rPr>
        <w:t>;</w:t>
      </w:r>
    </w:p>
    <w:p w14:paraId="73DA381F" w14:textId="1C2CB97A" w:rsidR="001735AD" w:rsidRPr="001735AD" w:rsidRDefault="001735AD" w:rsidP="001735AD">
      <w:pPr>
        <w:numPr>
          <w:ilvl w:val="0"/>
          <w:numId w:val="67"/>
        </w:numPr>
        <w:rPr>
          <w:rFonts w:ascii="Calibri" w:hAnsi="Calibri" w:cs="Calibri"/>
          <w:lang w:val="it-IT"/>
        </w:rPr>
      </w:pPr>
      <w:r w:rsidRPr="001735AD">
        <w:rPr>
          <w:rFonts w:ascii="Calibri" w:hAnsi="Calibri" w:cs="Calibri"/>
          <w:lang w:val="it-IT"/>
        </w:rPr>
        <w:t>Turnazione, avrà al suo interno attributi privati come id</w:t>
      </w:r>
      <w:ins w:id="1629" w:author="Martina Nolletti" w:date="2021-02-07T22:27:00Z">
        <w:r w:rsidR="000570D4">
          <w:rPr>
            <w:rFonts w:ascii="Calibri" w:hAnsi="Calibri" w:cs="Calibri"/>
            <w:lang w:val="it-IT"/>
          </w:rPr>
          <w:t>,</w:t>
        </w:r>
      </w:ins>
      <w:del w:id="1630" w:author="Martina Nolletti" w:date="2021-02-07T22:27:00Z">
        <w:r w:rsidRPr="001735AD" w:rsidDel="000570D4">
          <w:rPr>
            <w:rFonts w:ascii="Calibri" w:hAnsi="Calibri" w:cs="Calibri"/>
            <w:lang w:val="it-IT"/>
          </w:rPr>
          <w:delText xml:space="preserve"> e</w:delText>
        </w:r>
      </w:del>
      <w:r w:rsidRPr="001735AD">
        <w:rPr>
          <w:rFonts w:ascii="Calibri" w:hAnsi="Calibri" w:cs="Calibri"/>
          <w:lang w:val="it-IT"/>
        </w:rPr>
        <w:t xml:space="preserve"> fascia</w:t>
      </w:r>
      <w:ins w:id="1631" w:author="Martina Nolletti" w:date="2021-02-07T22:27:00Z">
        <w:r w:rsidR="000570D4">
          <w:rPr>
            <w:rFonts w:ascii="Calibri" w:hAnsi="Calibri" w:cs="Calibri"/>
            <w:lang w:val="it-IT"/>
          </w:rPr>
          <w:t xml:space="preserve"> (mattina, pomeriggio e sera) e data</w:t>
        </w:r>
      </w:ins>
      <w:ins w:id="1632" w:author="Martina Nolletti" w:date="2021-02-07T22:28:00Z">
        <w:r w:rsidR="000570D4">
          <w:rPr>
            <w:rFonts w:ascii="Calibri" w:hAnsi="Calibri" w:cs="Calibri"/>
            <w:lang w:val="it-IT"/>
          </w:rPr>
          <w:t xml:space="preserve"> del </w:t>
        </w:r>
      </w:ins>
      <w:ins w:id="1633" w:author="Martina Nolletti" w:date="2021-02-07T22:27:00Z">
        <w:r w:rsidR="000570D4">
          <w:rPr>
            <w:rFonts w:ascii="Calibri" w:hAnsi="Calibri" w:cs="Calibri"/>
            <w:lang w:val="it-IT"/>
          </w:rPr>
          <w:t>turno</w:t>
        </w:r>
      </w:ins>
      <w:del w:id="1634" w:author="Martina Nolletti" w:date="2021-02-07T22:27:00Z">
        <w:r w:rsidRPr="001735AD" w:rsidDel="000570D4">
          <w:rPr>
            <w:rFonts w:ascii="Calibri" w:hAnsi="Calibri" w:cs="Calibri"/>
            <w:lang w:val="it-IT"/>
          </w:rPr>
          <w:delText xml:space="preserve"> oraria</w:delText>
        </w:r>
      </w:del>
      <w:r w:rsidRPr="001735AD">
        <w:rPr>
          <w:rFonts w:ascii="Calibri" w:hAnsi="Calibri" w:cs="Calibri"/>
          <w:lang w:val="it-IT"/>
        </w:rPr>
        <w:t>;</w:t>
      </w:r>
    </w:p>
    <w:p w14:paraId="15A7F5E6" w14:textId="0D302E4D" w:rsidR="001735AD" w:rsidRPr="001735AD" w:rsidRDefault="001735AD" w:rsidP="001735AD">
      <w:pPr>
        <w:numPr>
          <w:ilvl w:val="0"/>
          <w:numId w:val="67"/>
        </w:numPr>
        <w:rPr>
          <w:rFonts w:ascii="Calibri" w:hAnsi="Calibri" w:cs="Calibri"/>
          <w:lang w:val="it-IT"/>
        </w:rPr>
      </w:pPr>
      <w:del w:id="1635" w:author="Martina Nolletti" w:date="2021-02-07T22:27:00Z">
        <w:r w:rsidRPr="001735AD" w:rsidDel="000570D4">
          <w:rPr>
            <w:rFonts w:ascii="Calibri" w:hAnsi="Calibri" w:cs="Calibri"/>
            <w:lang w:val="it-IT"/>
          </w:rPr>
          <w:delText>SchedaElettorale</w:delText>
        </w:r>
      </w:del>
      <w:ins w:id="1636" w:author="Martina Nolletti" w:date="2021-02-07T22:27:00Z">
        <w:r w:rsidR="000570D4">
          <w:rPr>
            <w:rFonts w:ascii="Calibri" w:hAnsi="Calibri" w:cs="Calibri"/>
            <w:lang w:val="it-IT"/>
          </w:rPr>
          <w:t>Prenotazione</w:t>
        </w:r>
      </w:ins>
      <w:r w:rsidRPr="001735AD">
        <w:rPr>
          <w:rFonts w:ascii="Calibri" w:hAnsi="Calibri" w:cs="Calibri"/>
          <w:lang w:val="it-IT"/>
        </w:rPr>
        <w:t xml:space="preserve">, avrà al suo interno attributi privati come </w:t>
      </w:r>
      <w:del w:id="1637" w:author="Martina Nolletti" w:date="2021-02-07T22:27:00Z">
        <w:r w:rsidRPr="001735AD" w:rsidDel="000570D4">
          <w:rPr>
            <w:rFonts w:ascii="Calibri" w:hAnsi="Calibri" w:cs="Calibri"/>
            <w:lang w:val="it-IT"/>
          </w:rPr>
          <w:delText>id</w:delText>
        </w:r>
      </w:del>
      <w:ins w:id="1638" w:author="Martina Nolletti" w:date="2021-02-07T22:27:00Z">
        <w:r w:rsidR="000570D4">
          <w:rPr>
            <w:rFonts w:ascii="Calibri" w:hAnsi="Calibri" w:cs="Calibri"/>
            <w:lang w:val="it-IT"/>
          </w:rPr>
          <w:t xml:space="preserve">tipo prenotazione (in presenza o online), </w:t>
        </w:r>
      </w:ins>
      <w:ins w:id="1639" w:author="Martina Nolletti" w:date="2021-02-07T22:28:00Z">
        <w:r w:rsidR="000570D4">
          <w:rPr>
            <w:rFonts w:ascii="Calibri" w:hAnsi="Calibri" w:cs="Calibri"/>
            <w:lang w:val="it-IT"/>
          </w:rPr>
          <w:t>stato (se la prenotazione è stata accettata o meno)</w:t>
        </w:r>
      </w:ins>
      <w:ins w:id="1640" w:author="Martina Nolletti" w:date="2021-02-08T18:41:00Z">
        <w:r w:rsidR="008522B6">
          <w:rPr>
            <w:rFonts w:ascii="Calibri" w:hAnsi="Calibri" w:cs="Calibri"/>
            <w:lang w:val="it-IT"/>
          </w:rPr>
          <w:t xml:space="preserve"> e </w:t>
        </w:r>
      </w:ins>
      <w:ins w:id="1641" w:author="Martina Nolletti" w:date="2021-02-07T22:28:00Z">
        <w:r w:rsidR="000570D4">
          <w:rPr>
            <w:rFonts w:ascii="Calibri" w:hAnsi="Calibri" w:cs="Calibri"/>
            <w:lang w:val="it-IT"/>
          </w:rPr>
          <w:t>certificato</w:t>
        </w:r>
      </w:ins>
      <w:ins w:id="1642" w:author="Martina Nolletti" w:date="2021-02-08T18:41:00Z">
        <w:r w:rsidR="008522B6">
          <w:rPr>
            <w:rFonts w:ascii="Calibri" w:hAnsi="Calibri" w:cs="Calibri"/>
            <w:lang w:val="it-IT"/>
          </w:rPr>
          <w:t xml:space="preserve"> (caricato dall’ele</w:t>
        </w:r>
      </w:ins>
      <w:ins w:id="1643" w:author="Martina Nolletti" w:date="2021-02-08T18:42:00Z">
        <w:r w:rsidR="008522B6">
          <w:rPr>
            <w:rFonts w:ascii="Calibri" w:hAnsi="Calibri" w:cs="Calibri"/>
            <w:lang w:val="it-IT"/>
          </w:rPr>
          <w:t>ttore</w:t>
        </w:r>
      </w:ins>
      <w:ins w:id="1644" w:author="Martina Nolletti" w:date="2021-02-08T18:41:00Z">
        <w:r w:rsidR="008522B6">
          <w:rPr>
            <w:rFonts w:ascii="Calibri" w:hAnsi="Calibri" w:cs="Calibri"/>
            <w:lang w:val="it-IT"/>
          </w:rPr>
          <w:t>)</w:t>
        </w:r>
      </w:ins>
      <w:r w:rsidRPr="001735AD">
        <w:rPr>
          <w:rFonts w:ascii="Calibri" w:hAnsi="Calibri" w:cs="Calibri"/>
          <w:lang w:val="it-IT"/>
        </w:rPr>
        <w:t>.</w:t>
      </w:r>
      <w:del w:id="1645" w:author="Martina Nolletti" w:date="2021-02-07T22:29:00Z">
        <w:r w:rsidRPr="001735AD" w:rsidDel="000570D4">
          <w:rPr>
            <w:rFonts w:ascii="Calibri" w:hAnsi="Calibri" w:cs="Calibri"/>
            <w:lang w:val="it-IT"/>
          </w:rPr>
          <w:delText xml:space="preserve"> Inoltre ci sarà un metodo che permette il controllo della lista degli elettori prenotati online;</w:delText>
        </w:r>
      </w:del>
    </w:p>
    <w:p w14:paraId="67913D1D" w14:textId="2803C983" w:rsidR="001735AD" w:rsidRPr="001735AD" w:rsidDel="000570D4" w:rsidRDefault="001735AD" w:rsidP="001735AD">
      <w:pPr>
        <w:rPr>
          <w:del w:id="1646" w:author="Martina Nolletti" w:date="2021-02-07T22:30:00Z"/>
          <w:rFonts w:ascii="Calibri" w:hAnsi="Calibri" w:cs="Calibri"/>
          <w:lang w:val="it-IT"/>
        </w:rPr>
      </w:pPr>
      <w:del w:id="1647" w:author="Martina Nolletti" w:date="2021-02-07T22:30:00Z">
        <w:r w:rsidRPr="001735AD" w:rsidDel="000570D4">
          <w:rPr>
            <w:rFonts w:ascii="Calibri" w:hAnsi="Calibri" w:cs="Calibri"/>
            <w:lang w:val="it-IT"/>
          </w:rPr>
          <w:delText>La classe Amministratore svolge diversi compiti come la gestione dell’Evento e l’associazione della Turnazione all’Operatore. L’Amministratore può gestire 0 o più Eventi, mentre un Evento può essere gestito da uno o più Amministratori.</w:delText>
        </w:r>
      </w:del>
    </w:p>
    <w:p w14:paraId="49E26317" w14:textId="6216563A" w:rsidR="001735AD" w:rsidRPr="001735AD" w:rsidDel="000570D4" w:rsidRDefault="001735AD" w:rsidP="001735AD">
      <w:pPr>
        <w:rPr>
          <w:del w:id="1648" w:author="Martina Nolletti" w:date="2021-02-07T22:30:00Z"/>
          <w:rFonts w:ascii="Calibri" w:hAnsi="Calibri" w:cs="Calibri"/>
          <w:lang w:val="it-IT"/>
        </w:rPr>
      </w:pPr>
      <w:del w:id="1649" w:author="Martina Nolletti" w:date="2021-02-07T22:30:00Z">
        <w:r w:rsidRPr="001735AD" w:rsidDel="000570D4">
          <w:rPr>
            <w:rFonts w:ascii="Calibri" w:hAnsi="Calibri" w:cs="Calibri"/>
            <w:lang w:val="it-IT"/>
          </w:rPr>
          <w:delText>La classe Amministratore può associare zero o più di una Turnazione ad un Operatore, mentre una Turnazione è associata da uno ed un solo Amministratore.</w:delText>
        </w:r>
      </w:del>
    </w:p>
    <w:p w14:paraId="0D00563B" w14:textId="523B2526" w:rsidR="001735AD" w:rsidRPr="001735AD" w:rsidDel="000570D4" w:rsidRDefault="001735AD" w:rsidP="001735AD">
      <w:pPr>
        <w:rPr>
          <w:del w:id="1650" w:author="Martina Nolletti" w:date="2021-02-07T22:30:00Z"/>
          <w:rFonts w:ascii="Calibri" w:hAnsi="Calibri" w:cs="Calibri"/>
          <w:lang w:val="it-IT"/>
        </w:rPr>
      </w:pPr>
      <w:del w:id="1651" w:author="Martina Nolletti" w:date="2021-02-07T22:30:00Z">
        <w:r w:rsidRPr="001735AD" w:rsidDel="000570D4">
          <w:rPr>
            <w:rFonts w:ascii="Calibri" w:hAnsi="Calibri" w:cs="Calibri"/>
            <w:lang w:val="it-IT"/>
          </w:rPr>
          <w:delText>La classe Elettore si divide in ElettoreInSede, ElettoreOnline e Candidato.</w:delText>
        </w:r>
      </w:del>
    </w:p>
    <w:p w14:paraId="60F8C5FC" w14:textId="512D68D8" w:rsidR="001735AD" w:rsidRPr="001735AD" w:rsidRDefault="001735AD" w:rsidP="001735AD">
      <w:pPr>
        <w:rPr>
          <w:rFonts w:ascii="Calibri" w:hAnsi="Calibri" w:cs="Calibri"/>
          <w:lang w:val="it-IT"/>
        </w:rPr>
      </w:pPr>
      <w:r w:rsidRPr="001735AD">
        <w:rPr>
          <w:rFonts w:ascii="Calibri" w:hAnsi="Calibri" w:cs="Calibri"/>
          <w:lang w:val="it-IT"/>
        </w:rPr>
        <w:t>L’Elettore</w:t>
      </w:r>
      <w:del w:id="1652" w:author="Martina Nolletti" w:date="2021-02-07T22:30:00Z">
        <w:r w:rsidRPr="001735AD" w:rsidDel="000570D4">
          <w:rPr>
            <w:rFonts w:ascii="Calibri" w:hAnsi="Calibri" w:cs="Calibri"/>
            <w:lang w:val="it-IT"/>
          </w:rPr>
          <w:delText>InSede</w:delText>
        </w:r>
      </w:del>
      <w:r w:rsidRPr="001735AD">
        <w:rPr>
          <w:rFonts w:ascii="Calibri" w:hAnsi="Calibri" w:cs="Calibri"/>
          <w:lang w:val="it-IT"/>
        </w:rPr>
        <w:t xml:space="preserve"> può </w:t>
      </w:r>
      <w:del w:id="1653" w:author="Martina Nolletti" w:date="2021-02-07T22:30:00Z">
        <w:r w:rsidRPr="001735AD" w:rsidDel="000570D4">
          <w:rPr>
            <w:rFonts w:ascii="Calibri" w:hAnsi="Calibri" w:cs="Calibri"/>
            <w:lang w:val="it-IT"/>
          </w:rPr>
          <w:delText xml:space="preserve">partecipare </w:delText>
        </w:r>
      </w:del>
      <w:ins w:id="1654" w:author="Martina Nolletti" w:date="2021-02-07T22:30:00Z">
        <w:r w:rsidR="000570D4">
          <w:rPr>
            <w:rFonts w:ascii="Calibri" w:hAnsi="Calibri" w:cs="Calibri"/>
            <w:lang w:val="it-IT"/>
          </w:rPr>
          <w:t>effettuare</w:t>
        </w:r>
      </w:ins>
      <w:del w:id="1655" w:author="Martina Nolletti" w:date="2021-02-07T22:30:00Z">
        <w:r w:rsidRPr="001735AD" w:rsidDel="000570D4">
          <w:rPr>
            <w:rFonts w:ascii="Calibri" w:hAnsi="Calibri" w:cs="Calibri"/>
            <w:lang w:val="it-IT"/>
          </w:rPr>
          <w:delText>a</w:delText>
        </w:r>
      </w:del>
      <w:r w:rsidRPr="001735AD">
        <w:rPr>
          <w:rFonts w:ascii="Calibri" w:hAnsi="Calibri" w:cs="Calibri"/>
          <w:lang w:val="it-IT"/>
        </w:rPr>
        <w:t xml:space="preserve"> 0 o più </w:t>
      </w:r>
      <w:del w:id="1656" w:author="Martina Nolletti" w:date="2021-02-07T22:30:00Z">
        <w:r w:rsidRPr="001735AD" w:rsidDel="000570D4">
          <w:rPr>
            <w:rFonts w:ascii="Calibri" w:hAnsi="Calibri" w:cs="Calibri"/>
            <w:lang w:val="it-IT"/>
          </w:rPr>
          <w:delText>Eventi</w:delText>
        </w:r>
      </w:del>
      <w:ins w:id="1657" w:author="Martina Nolletti" w:date="2021-02-07T22:30:00Z">
        <w:r w:rsidR="000570D4">
          <w:rPr>
            <w:rFonts w:ascii="Calibri" w:hAnsi="Calibri" w:cs="Calibri"/>
            <w:lang w:val="it-IT"/>
          </w:rPr>
          <w:t>Prenotazioni</w:t>
        </w:r>
      </w:ins>
      <w:del w:id="1658" w:author="Martina Nolletti" w:date="2021-02-07T22:31:00Z">
        <w:r w:rsidRPr="001735AD" w:rsidDel="000570D4">
          <w:rPr>
            <w:rFonts w:ascii="Calibri" w:hAnsi="Calibri" w:cs="Calibri"/>
            <w:lang w:val="it-IT"/>
          </w:rPr>
          <w:delText>, al quale è pre</w:delText>
        </w:r>
      </w:del>
      <w:del w:id="1659" w:author="Martina Nolletti" w:date="2021-02-07T22:30:00Z">
        <w:r w:rsidRPr="001735AD" w:rsidDel="000570D4">
          <w:rPr>
            <w:rFonts w:ascii="Calibri" w:hAnsi="Calibri" w:cs="Calibri"/>
            <w:lang w:val="it-IT"/>
          </w:rPr>
          <w:delText>notato,</w:delText>
        </w:r>
      </w:del>
      <w:r w:rsidRPr="001735AD">
        <w:rPr>
          <w:rFonts w:ascii="Calibri" w:hAnsi="Calibri" w:cs="Calibri"/>
          <w:lang w:val="it-IT"/>
        </w:rPr>
        <w:t xml:space="preserve"> e</w:t>
      </w:r>
      <w:del w:id="1660" w:author="Martina Nolletti" w:date="2021-02-07T22:31:00Z">
        <w:r w:rsidRPr="001735AD" w:rsidDel="000570D4">
          <w:rPr>
            <w:rFonts w:ascii="Calibri" w:hAnsi="Calibri" w:cs="Calibri"/>
            <w:lang w:val="it-IT"/>
          </w:rPr>
          <w:delText xml:space="preserve"> ad</w:delText>
        </w:r>
      </w:del>
      <w:r w:rsidRPr="001735AD">
        <w:rPr>
          <w:rFonts w:ascii="Calibri" w:hAnsi="Calibri" w:cs="Calibri"/>
          <w:lang w:val="it-IT"/>
        </w:rPr>
        <w:t xml:space="preserve"> un</w:t>
      </w:r>
      <w:ins w:id="1661" w:author="Martina Nolletti" w:date="2021-02-07T22:31:00Z">
        <w:r w:rsidR="000570D4">
          <w:rPr>
            <w:rFonts w:ascii="Calibri" w:hAnsi="Calibri" w:cs="Calibri"/>
            <w:lang w:val="it-IT"/>
          </w:rPr>
          <w:t>a</w:t>
        </w:r>
      </w:ins>
      <w:r w:rsidRPr="001735AD">
        <w:rPr>
          <w:rFonts w:ascii="Calibri" w:hAnsi="Calibri" w:cs="Calibri"/>
          <w:lang w:val="it-IT"/>
        </w:rPr>
        <w:t xml:space="preserve"> </w:t>
      </w:r>
      <w:del w:id="1662" w:author="Martina Nolletti" w:date="2021-02-07T22:31:00Z">
        <w:r w:rsidRPr="001735AD" w:rsidDel="000570D4">
          <w:rPr>
            <w:rFonts w:ascii="Calibri" w:hAnsi="Calibri" w:cs="Calibri"/>
            <w:lang w:val="it-IT"/>
          </w:rPr>
          <w:delText xml:space="preserve">Evento </w:delText>
        </w:r>
      </w:del>
      <w:ins w:id="1663" w:author="Martina Nolletti" w:date="2021-02-07T22:31:00Z">
        <w:r w:rsidR="000570D4">
          <w:rPr>
            <w:rFonts w:ascii="Calibri" w:hAnsi="Calibri" w:cs="Calibri"/>
            <w:lang w:val="it-IT"/>
          </w:rPr>
          <w:t>Prenotazione</w:t>
        </w:r>
        <w:r w:rsidR="000570D4" w:rsidRPr="001735AD">
          <w:rPr>
            <w:rFonts w:ascii="Calibri" w:hAnsi="Calibri" w:cs="Calibri"/>
            <w:lang w:val="it-IT"/>
          </w:rPr>
          <w:t xml:space="preserve"> </w:t>
        </w:r>
      </w:ins>
      <w:r w:rsidRPr="001735AD">
        <w:rPr>
          <w:rFonts w:ascii="Calibri" w:hAnsi="Calibri" w:cs="Calibri"/>
          <w:lang w:val="it-IT"/>
        </w:rPr>
        <w:t>p</w:t>
      </w:r>
      <w:ins w:id="1664" w:author="Martina Nolletti" w:date="2021-02-07T22:31:00Z">
        <w:r w:rsidR="000570D4">
          <w:rPr>
            <w:rFonts w:ascii="Calibri" w:hAnsi="Calibri" w:cs="Calibri"/>
            <w:lang w:val="it-IT"/>
          </w:rPr>
          <w:t>uò essere effettuata</w:t>
        </w:r>
      </w:ins>
      <w:del w:id="1665" w:author="Martina Nolletti" w:date="2021-02-07T22:31:00Z">
        <w:r w:rsidRPr="001735AD" w:rsidDel="000570D4">
          <w:rPr>
            <w:rFonts w:ascii="Calibri" w:hAnsi="Calibri" w:cs="Calibri"/>
            <w:lang w:val="it-IT"/>
          </w:rPr>
          <w:delText>ossono partecipare</w:delText>
        </w:r>
      </w:del>
      <w:ins w:id="1666" w:author="Martina Nolletti" w:date="2021-02-07T22:31:00Z">
        <w:r w:rsidR="000570D4">
          <w:rPr>
            <w:rFonts w:ascii="Calibri" w:hAnsi="Calibri" w:cs="Calibri"/>
            <w:lang w:val="it-IT"/>
          </w:rPr>
          <w:t xml:space="preserve"> da</w:t>
        </w:r>
      </w:ins>
      <w:r w:rsidRPr="001735AD">
        <w:rPr>
          <w:rFonts w:ascii="Calibri" w:hAnsi="Calibri" w:cs="Calibri"/>
          <w:lang w:val="it-IT"/>
        </w:rPr>
        <w:t xml:space="preserve"> </w:t>
      </w:r>
      <w:ins w:id="1667" w:author="Martina Nolletti" w:date="2021-02-07T22:31:00Z">
        <w:r w:rsidR="000570D4">
          <w:rPr>
            <w:rFonts w:ascii="Calibri" w:hAnsi="Calibri" w:cs="Calibri"/>
            <w:lang w:val="it-IT"/>
          </w:rPr>
          <w:t>uno ed un solo</w:t>
        </w:r>
      </w:ins>
      <w:del w:id="1668" w:author="Martina Nolletti" w:date="2021-02-07T22:31:00Z">
        <w:r w:rsidRPr="001735AD" w:rsidDel="000570D4">
          <w:rPr>
            <w:rFonts w:ascii="Calibri" w:hAnsi="Calibri" w:cs="Calibri"/>
            <w:lang w:val="it-IT"/>
          </w:rPr>
          <w:delText>0 o più di un</w:delText>
        </w:r>
      </w:del>
      <w:r w:rsidRPr="001735AD">
        <w:rPr>
          <w:rFonts w:ascii="Calibri" w:hAnsi="Calibri" w:cs="Calibri"/>
          <w:lang w:val="it-IT"/>
        </w:rPr>
        <w:t xml:space="preserve"> Elettore</w:t>
      </w:r>
      <w:del w:id="1669" w:author="Martina Nolletti" w:date="2021-02-07T22:31:00Z">
        <w:r w:rsidRPr="001735AD" w:rsidDel="000570D4">
          <w:rPr>
            <w:rFonts w:ascii="Calibri" w:hAnsi="Calibri" w:cs="Calibri"/>
            <w:lang w:val="it-IT"/>
          </w:rPr>
          <w:delText>InSede</w:delText>
        </w:r>
      </w:del>
      <w:r w:rsidRPr="001735AD">
        <w:rPr>
          <w:rFonts w:ascii="Calibri" w:hAnsi="Calibri" w:cs="Calibri"/>
          <w:lang w:val="it-IT"/>
        </w:rPr>
        <w:t>.</w:t>
      </w:r>
      <w:del w:id="1670" w:author="Martina Nolletti" w:date="2021-02-07T22:31:00Z">
        <w:r w:rsidRPr="001735AD" w:rsidDel="000570D4">
          <w:rPr>
            <w:rFonts w:ascii="Calibri" w:hAnsi="Calibri" w:cs="Calibri"/>
            <w:lang w:val="it-IT"/>
          </w:rPr>
          <w:delText xml:space="preserve"> </w:delText>
        </w:r>
      </w:del>
      <w:ins w:id="1671" w:author="Martina Nolletti" w:date="2021-02-07T22:31:00Z">
        <w:r w:rsidR="000570D4">
          <w:rPr>
            <w:rFonts w:ascii="Calibri" w:hAnsi="Calibri" w:cs="Calibri"/>
            <w:lang w:val="it-IT"/>
          </w:rPr>
          <w:t xml:space="preserve"> Una Prenotazione </w:t>
        </w:r>
      </w:ins>
      <w:ins w:id="1672" w:author="Martina Nolletti" w:date="2021-02-07T22:32:00Z">
        <w:r w:rsidR="000570D4">
          <w:rPr>
            <w:rFonts w:ascii="Calibri" w:hAnsi="Calibri" w:cs="Calibri"/>
            <w:lang w:val="it-IT"/>
          </w:rPr>
          <w:t>è relativa ad uno ed un solo Evento e ad un Evento sono relative 0 o più Prenotazioni</w:t>
        </w:r>
      </w:ins>
      <w:del w:id="1673" w:author="Martina Nolletti" w:date="2021-02-07T22:31:00Z">
        <w:r w:rsidRPr="001735AD" w:rsidDel="000570D4">
          <w:rPr>
            <w:rFonts w:ascii="Calibri" w:hAnsi="Calibri" w:cs="Calibri"/>
            <w:lang w:val="it-IT"/>
          </w:rPr>
          <w:delText>L’ElettoreOnline utilizza 0 o più SchedeElettorali per diversi Eventi, mentre una SchedaElettorale è utilizzata da uno e un solo ElettoreOnline. La SchedaElettorale è associato a uno ed un solo Evento, mentre a un Evento possono essere associate 0 o più SchedeElettorali</w:delText>
        </w:r>
      </w:del>
      <w:r w:rsidRPr="001735AD">
        <w:rPr>
          <w:rFonts w:ascii="Calibri" w:hAnsi="Calibri" w:cs="Calibri"/>
          <w:lang w:val="it-IT"/>
        </w:rPr>
        <w:t xml:space="preserve">. Un Candidato può presentarsi per </w:t>
      </w:r>
      <w:ins w:id="1674" w:author="Martina Nolletti" w:date="2021-02-07T22:33:00Z">
        <w:r w:rsidR="00F909ED">
          <w:rPr>
            <w:rFonts w:ascii="Calibri" w:hAnsi="Calibri" w:cs="Calibri"/>
            <w:lang w:val="it-IT"/>
          </w:rPr>
          <w:t>uno ed un solo</w:t>
        </w:r>
      </w:ins>
      <w:del w:id="1675" w:author="Martina Nolletti" w:date="2021-02-07T22:33:00Z">
        <w:r w:rsidRPr="001735AD" w:rsidDel="00F909ED">
          <w:rPr>
            <w:rFonts w:ascii="Calibri" w:hAnsi="Calibri" w:cs="Calibri"/>
            <w:lang w:val="it-IT"/>
          </w:rPr>
          <w:delText>1 o più</w:delText>
        </w:r>
      </w:del>
      <w:r w:rsidRPr="001735AD">
        <w:rPr>
          <w:rFonts w:ascii="Calibri" w:hAnsi="Calibri" w:cs="Calibri"/>
          <w:lang w:val="it-IT"/>
        </w:rPr>
        <w:t xml:space="preserve"> Event</w:t>
      </w:r>
      <w:ins w:id="1676" w:author="Martina Nolletti" w:date="2021-02-07T22:33:00Z">
        <w:r w:rsidR="00F909ED">
          <w:rPr>
            <w:rFonts w:ascii="Calibri" w:hAnsi="Calibri" w:cs="Calibri"/>
            <w:lang w:val="it-IT"/>
          </w:rPr>
          <w:t>o</w:t>
        </w:r>
      </w:ins>
      <w:del w:id="1677" w:author="Martina Nolletti" w:date="2021-02-07T22:33:00Z">
        <w:r w:rsidRPr="001735AD" w:rsidDel="00F909ED">
          <w:rPr>
            <w:rFonts w:ascii="Calibri" w:hAnsi="Calibri" w:cs="Calibri"/>
            <w:lang w:val="it-IT"/>
          </w:rPr>
          <w:delText>i</w:delText>
        </w:r>
      </w:del>
      <w:r w:rsidRPr="001735AD">
        <w:rPr>
          <w:rFonts w:ascii="Calibri" w:hAnsi="Calibri" w:cs="Calibri"/>
          <w:lang w:val="it-IT"/>
        </w:rPr>
        <w:t>, mentre per un Evento possono presentarsi uno o più di un Candidato.</w:t>
      </w:r>
      <w:del w:id="1678" w:author="Martina Nolletti" w:date="2021-02-07T22:33:00Z">
        <w:r w:rsidRPr="001735AD" w:rsidDel="00F909ED">
          <w:rPr>
            <w:rFonts w:ascii="Calibri" w:hAnsi="Calibri" w:cs="Calibri"/>
            <w:lang w:val="it-IT"/>
          </w:rPr>
          <w:delText xml:space="preserve"> Inoltre il Candidato è votabile in una o più di una SchedaElettorale e nella stessa sono votabili 1 o più Candidati.</w:delText>
        </w:r>
      </w:del>
    </w:p>
    <w:p w14:paraId="42D0495C" w14:textId="01AE92A8" w:rsidR="001735AD" w:rsidRPr="001735AD" w:rsidRDefault="001735AD" w:rsidP="001735AD">
      <w:pPr>
        <w:rPr>
          <w:rFonts w:ascii="Calibri" w:hAnsi="Calibri" w:cs="Calibri"/>
          <w:lang w:val="it-IT"/>
        </w:rPr>
      </w:pPr>
      <w:r w:rsidRPr="001735AD">
        <w:rPr>
          <w:rFonts w:ascii="Calibri" w:hAnsi="Calibri" w:cs="Calibri"/>
          <w:lang w:val="it-IT"/>
        </w:rPr>
        <w:t xml:space="preserve">L’Operatore di seggio può visualizzare </w:t>
      </w:r>
      <w:del w:id="1679" w:author="Martina Nolletti" w:date="2021-02-07T22:34:00Z">
        <w:r w:rsidRPr="001735AD" w:rsidDel="00F909ED">
          <w:rPr>
            <w:rFonts w:ascii="Calibri" w:hAnsi="Calibri" w:cs="Calibri"/>
            <w:lang w:val="it-IT"/>
          </w:rPr>
          <w:delText>zer</w:delText>
        </w:r>
      </w:del>
      <w:ins w:id="1680" w:author="Martina Nolletti" w:date="2021-02-07T22:34:00Z">
        <w:r w:rsidR="00F909ED">
          <w:rPr>
            <w:rFonts w:ascii="Calibri" w:hAnsi="Calibri" w:cs="Calibri"/>
            <w:lang w:val="it-IT"/>
          </w:rPr>
          <w:t>0</w:t>
        </w:r>
      </w:ins>
      <w:del w:id="1681" w:author="Martina Nolletti" w:date="2021-02-07T22:34:00Z">
        <w:r w:rsidRPr="001735AD" w:rsidDel="00F909ED">
          <w:rPr>
            <w:rFonts w:ascii="Calibri" w:hAnsi="Calibri" w:cs="Calibri"/>
            <w:lang w:val="it-IT"/>
          </w:rPr>
          <w:delText>o</w:delText>
        </w:r>
      </w:del>
      <w:r w:rsidRPr="001735AD">
        <w:rPr>
          <w:rFonts w:ascii="Calibri" w:hAnsi="Calibri" w:cs="Calibri"/>
          <w:lang w:val="it-IT"/>
        </w:rPr>
        <w:t xml:space="preserve"> o più </w:t>
      </w:r>
      <w:del w:id="1682" w:author="Martina Nolletti" w:date="2021-02-07T22:34:00Z">
        <w:r w:rsidRPr="001735AD" w:rsidDel="00F909ED">
          <w:rPr>
            <w:rFonts w:ascii="Calibri" w:hAnsi="Calibri" w:cs="Calibri"/>
            <w:lang w:val="it-IT"/>
          </w:rPr>
          <w:delText xml:space="preserve">di un </w:delText>
        </w:r>
      </w:del>
      <w:r w:rsidRPr="001735AD">
        <w:rPr>
          <w:rFonts w:ascii="Calibri" w:hAnsi="Calibri" w:cs="Calibri"/>
          <w:lang w:val="it-IT"/>
        </w:rPr>
        <w:t>Event</w:t>
      </w:r>
      <w:ins w:id="1683" w:author="Martina Nolletti" w:date="2021-02-07T22:34:00Z">
        <w:r w:rsidR="00F909ED">
          <w:rPr>
            <w:rFonts w:ascii="Calibri" w:hAnsi="Calibri" w:cs="Calibri"/>
            <w:lang w:val="it-IT"/>
          </w:rPr>
          <w:t xml:space="preserve">i </w:t>
        </w:r>
      </w:ins>
      <w:del w:id="1684" w:author="Martina Nolletti" w:date="2021-02-07T22:34:00Z">
        <w:r w:rsidRPr="001735AD" w:rsidDel="00F909ED">
          <w:rPr>
            <w:rFonts w:ascii="Calibri" w:hAnsi="Calibri" w:cs="Calibri"/>
            <w:lang w:val="it-IT"/>
          </w:rPr>
          <w:delText xml:space="preserve">o </w:delText>
        </w:r>
      </w:del>
      <w:r w:rsidRPr="001735AD">
        <w:rPr>
          <w:rFonts w:ascii="Calibri" w:hAnsi="Calibri" w:cs="Calibri"/>
          <w:lang w:val="it-IT"/>
        </w:rPr>
        <w:t>e</w:t>
      </w:r>
      <w:ins w:id="1685" w:author="Martina Nolletti" w:date="2021-02-07T22:34:00Z">
        <w:r w:rsidR="00F909ED">
          <w:rPr>
            <w:rFonts w:ascii="Calibri" w:hAnsi="Calibri" w:cs="Calibri"/>
            <w:lang w:val="it-IT"/>
          </w:rPr>
          <w:t xml:space="preserve">d </w:t>
        </w:r>
      </w:ins>
      <w:del w:id="1686" w:author="Martina Nolletti" w:date="2021-02-07T22:34:00Z">
        <w:r w:rsidRPr="001735AD" w:rsidDel="00F909ED">
          <w:rPr>
            <w:rFonts w:ascii="Calibri" w:hAnsi="Calibri" w:cs="Calibri"/>
            <w:lang w:val="it-IT"/>
          </w:rPr>
          <w:delText xml:space="preserve"> </w:delText>
        </w:r>
      </w:del>
      <w:r w:rsidRPr="001735AD">
        <w:rPr>
          <w:rFonts w:ascii="Calibri" w:hAnsi="Calibri" w:cs="Calibri"/>
          <w:lang w:val="it-IT"/>
        </w:rPr>
        <w:t xml:space="preserve">un Evento può essere visualizzato da </w:t>
      </w:r>
      <w:ins w:id="1687" w:author="Martina Nolletti" w:date="2021-02-07T22:34:00Z">
        <w:r w:rsidR="00F909ED">
          <w:rPr>
            <w:rFonts w:ascii="Calibri" w:hAnsi="Calibri" w:cs="Calibri"/>
            <w:lang w:val="it-IT"/>
          </w:rPr>
          <w:t>1</w:t>
        </w:r>
      </w:ins>
      <w:del w:id="1688" w:author="Martina Nolletti" w:date="2021-02-07T22:34:00Z">
        <w:r w:rsidRPr="001735AD" w:rsidDel="00F909ED">
          <w:rPr>
            <w:rFonts w:ascii="Calibri" w:hAnsi="Calibri" w:cs="Calibri"/>
            <w:lang w:val="it-IT"/>
          </w:rPr>
          <w:delText>zero</w:delText>
        </w:r>
      </w:del>
      <w:r w:rsidRPr="001735AD">
        <w:rPr>
          <w:rFonts w:ascii="Calibri" w:hAnsi="Calibri" w:cs="Calibri"/>
          <w:lang w:val="it-IT"/>
        </w:rPr>
        <w:t xml:space="preserve"> o più di un Operatore.</w:t>
      </w:r>
      <w:del w:id="1689" w:author="Martina Nolletti" w:date="2021-02-07T22:34:00Z">
        <w:r w:rsidRPr="001735AD" w:rsidDel="00F909ED">
          <w:rPr>
            <w:rFonts w:ascii="Calibri" w:hAnsi="Calibri" w:cs="Calibri"/>
            <w:lang w:val="it-IT"/>
          </w:rPr>
          <w:br/>
          <w:delText>L’Operatore è assegnato a zero o più di una Turnazione per diversi Eventi, mentre una Turnazione può essere assegnata a uno o più di un Operatore.</w:delText>
        </w:r>
      </w:del>
    </w:p>
    <w:p w14:paraId="4B9B2F14" w14:textId="77777777" w:rsidR="001735AD" w:rsidRPr="001735AD" w:rsidRDefault="001735AD" w:rsidP="001735AD">
      <w:pPr>
        <w:rPr>
          <w:rFonts w:ascii="Calibri" w:hAnsi="Calibri" w:cs="Calibri"/>
          <w:lang w:val="it-IT"/>
        </w:rPr>
      </w:pPr>
    </w:p>
    <w:p w14:paraId="1B69F83F" w14:textId="77777777" w:rsidR="001735AD" w:rsidRPr="001735AD" w:rsidRDefault="001735AD" w:rsidP="001735AD">
      <w:pPr>
        <w:rPr>
          <w:rFonts w:ascii="Calibri" w:hAnsi="Calibri" w:cs="Calibri"/>
          <w:lang w:val="it-IT"/>
        </w:rPr>
      </w:pPr>
    </w:p>
    <w:p w14:paraId="2540BA4B" w14:textId="77777777" w:rsidR="00BE636F" w:rsidRPr="003A3265" w:rsidDel="00F909ED" w:rsidRDefault="00BE636F" w:rsidP="007E18A0">
      <w:pPr>
        <w:pStyle w:val="Titolo"/>
        <w:spacing w:line="276" w:lineRule="auto"/>
        <w:rPr>
          <w:del w:id="1690" w:author="Martina Nolletti" w:date="2021-02-07T22:35:00Z"/>
          <w:noProof/>
          <w:lang w:val="it-IT"/>
        </w:rPr>
      </w:pPr>
    </w:p>
    <w:p w14:paraId="53E033DD" w14:textId="77777777" w:rsidR="00BE636F" w:rsidRPr="003A3265" w:rsidDel="00F909ED" w:rsidRDefault="00BE636F" w:rsidP="007E18A0">
      <w:pPr>
        <w:pStyle w:val="Titolo"/>
        <w:spacing w:line="276" w:lineRule="auto"/>
        <w:rPr>
          <w:del w:id="1691" w:author="Martina Nolletti" w:date="2021-02-07T22:35:00Z"/>
          <w:noProof/>
          <w:lang w:val="it-IT"/>
        </w:rPr>
      </w:pPr>
    </w:p>
    <w:p w14:paraId="3CD90E10" w14:textId="77777777" w:rsidR="00BE636F" w:rsidRPr="003A3265" w:rsidDel="00F909ED" w:rsidRDefault="00BE636F" w:rsidP="007E18A0">
      <w:pPr>
        <w:pStyle w:val="Titolo"/>
        <w:spacing w:line="276" w:lineRule="auto"/>
        <w:rPr>
          <w:del w:id="1692" w:author="Martina Nolletti" w:date="2021-02-07T22:35:00Z"/>
          <w:noProof/>
          <w:lang w:val="it-IT"/>
        </w:rPr>
      </w:pPr>
    </w:p>
    <w:p w14:paraId="29E2E3D1" w14:textId="77777777" w:rsidR="00BE636F" w:rsidRPr="003A3265" w:rsidDel="00F909ED" w:rsidRDefault="00BE636F" w:rsidP="007E18A0">
      <w:pPr>
        <w:pStyle w:val="Titolo"/>
        <w:spacing w:line="276" w:lineRule="auto"/>
        <w:rPr>
          <w:del w:id="1693" w:author="Martina Nolletti" w:date="2021-02-07T22:35:00Z"/>
          <w:noProof/>
          <w:lang w:val="it-IT"/>
        </w:rPr>
      </w:pPr>
    </w:p>
    <w:p w14:paraId="488CDF4F" w14:textId="77777777" w:rsidR="00BE636F" w:rsidRPr="003A3265" w:rsidDel="00F909ED" w:rsidRDefault="00BE636F" w:rsidP="007E18A0">
      <w:pPr>
        <w:pStyle w:val="Titolo"/>
        <w:spacing w:line="276" w:lineRule="auto"/>
        <w:rPr>
          <w:del w:id="1694" w:author="Martina Nolletti" w:date="2021-02-07T22:35:00Z"/>
          <w:noProof/>
          <w:lang w:val="it-IT"/>
        </w:rPr>
      </w:pPr>
    </w:p>
    <w:p w14:paraId="753E17C6" w14:textId="77777777" w:rsidR="00BE636F" w:rsidRPr="003A3265" w:rsidDel="00F909ED" w:rsidRDefault="00BE636F" w:rsidP="007E18A0">
      <w:pPr>
        <w:pStyle w:val="Titolo"/>
        <w:spacing w:line="276" w:lineRule="auto"/>
        <w:rPr>
          <w:del w:id="1695" w:author="Martina Nolletti" w:date="2021-02-07T22:35:00Z"/>
          <w:noProof/>
          <w:lang w:val="it-IT"/>
        </w:rPr>
      </w:pPr>
    </w:p>
    <w:p w14:paraId="5CE6B452" w14:textId="77777777" w:rsidR="00BE636F" w:rsidRPr="003A3265" w:rsidDel="00F909ED" w:rsidRDefault="00BE636F" w:rsidP="007E18A0">
      <w:pPr>
        <w:pStyle w:val="Titolo"/>
        <w:spacing w:line="276" w:lineRule="auto"/>
        <w:rPr>
          <w:del w:id="1696" w:author="Martina Nolletti" w:date="2021-02-07T22:35:00Z"/>
          <w:noProof/>
          <w:lang w:val="it-IT"/>
        </w:rPr>
      </w:pPr>
    </w:p>
    <w:p w14:paraId="41853A5F" w14:textId="77777777" w:rsidR="00BE636F" w:rsidRPr="003A3265" w:rsidDel="00F909ED" w:rsidRDefault="00BE636F" w:rsidP="007E18A0">
      <w:pPr>
        <w:pStyle w:val="Titolo"/>
        <w:spacing w:line="276" w:lineRule="auto"/>
        <w:rPr>
          <w:del w:id="1697" w:author="Martina Nolletti" w:date="2021-02-07T22:35:00Z"/>
          <w:noProof/>
          <w:lang w:val="it-IT"/>
        </w:rPr>
      </w:pPr>
    </w:p>
    <w:p w14:paraId="0D28F04B" w14:textId="77777777" w:rsidR="00BE636F" w:rsidRPr="003A3265" w:rsidDel="00F909ED" w:rsidRDefault="00BE636F" w:rsidP="007E18A0">
      <w:pPr>
        <w:pStyle w:val="Titolo"/>
        <w:spacing w:line="276" w:lineRule="auto"/>
        <w:rPr>
          <w:del w:id="1698" w:author="Martina Nolletti" w:date="2021-02-07T22:35:00Z"/>
          <w:noProof/>
          <w:lang w:val="it-IT"/>
        </w:rPr>
      </w:pPr>
    </w:p>
    <w:p w14:paraId="1E760EE4" w14:textId="77777777" w:rsidR="00BE636F" w:rsidRPr="003A3265" w:rsidDel="000F2A8E" w:rsidRDefault="00BE636F" w:rsidP="007E18A0">
      <w:pPr>
        <w:pStyle w:val="Titolo"/>
        <w:spacing w:line="276" w:lineRule="auto"/>
        <w:rPr>
          <w:del w:id="1699" w:author="Martina Nolletti" w:date="2021-02-07T11:44:00Z"/>
          <w:noProof/>
          <w:lang w:val="it-IT"/>
        </w:rPr>
      </w:pPr>
    </w:p>
    <w:p w14:paraId="76F190CC" w14:textId="77777777" w:rsidR="00BE636F" w:rsidRPr="003A3265" w:rsidRDefault="00BE636F" w:rsidP="007E18A0">
      <w:pPr>
        <w:pStyle w:val="Titolo"/>
        <w:spacing w:line="276" w:lineRule="auto"/>
        <w:rPr>
          <w:noProof/>
          <w:lang w:val="it-IT"/>
        </w:rPr>
      </w:pPr>
    </w:p>
    <w:p w14:paraId="5834834D" w14:textId="5B006E91" w:rsidR="00F11C3A" w:rsidRPr="00FD4B63" w:rsidRDefault="00F11C3A" w:rsidP="00F11C3A">
      <w:pPr>
        <w:pStyle w:val="Titolo"/>
        <w:outlineLvl w:val="0"/>
        <w:rPr>
          <w:ins w:id="1700" w:author="Marco Chiavaroli" w:date="2021-02-10T19:33:00Z"/>
          <w:rFonts w:ascii="Calibri" w:hAnsi="Calibri" w:cs="Calibri"/>
          <w:noProof/>
          <w:lang w:val="it-IT"/>
        </w:rPr>
      </w:pPr>
      <w:bookmarkStart w:id="1701" w:name="_Toc63878166"/>
      <w:ins w:id="1702" w:author="Marco Chiavaroli" w:date="2021-02-10T19:33:00Z">
        <w:r>
          <w:rPr>
            <w:noProof/>
            <w:lang w:val="it-IT"/>
          </w:rPr>
          <w:lastRenderedPageBreak/>
          <w:t>G</w:t>
        </w:r>
        <w:r w:rsidRPr="00FD4B63">
          <w:rPr>
            <w:noProof/>
            <w:lang w:val="it-IT"/>
          </w:rPr>
          <w:t>.</w:t>
        </w:r>
        <w:r>
          <w:rPr>
            <w:noProof/>
            <w:lang w:val="it-IT"/>
          </w:rPr>
          <w:t xml:space="preserve"> </w:t>
        </w:r>
        <w:r w:rsidRPr="00BF620D">
          <w:rPr>
            <w:noProof/>
          </w:rPr>
          <w:t>Explain how the FRs and the NFRs are satisfied by design</w:t>
        </w:r>
        <w:bookmarkEnd w:id="1701"/>
      </w:ins>
    </w:p>
    <w:p w14:paraId="67C98396" w14:textId="4755A37F" w:rsidR="007E18A0" w:rsidRPr="00BF620D" w:rsidDel="004573E9" w:rsidRDefault="007E18A0">
      <w:pPr>
        <w:pStyle w:val="Titolo"/>
        <w:spacing w:line="276" w:lineRule="auto"/>
        <w:outlineLvl w:val="0"/>
        <w:rPr>
          <w:del w:id="1703" w:author="Martina Nolletti" w:date="2021-02-08T22:49:00Z"/>
          <w:noProof/>
        </w:rPr>
        <w:pPrChange w:id="1704" w:author="Marco Chiavaroli" w:date="2021-02-10T19:27:00Z">
          <w:pPr>
            <w:pStyle w:val="Titolo"/>
            <w:spacing w:line="276" w:lineRule="auto"/>
          </w:pPr>
        </w:pPrChange>
      </w:pPr>
      <w:del w:id="1705" w:author="Marco Chiavaroli" w:date="2021-02-10T19:34:00Z">
        <w:r w:rsidDel="00F11C3A">
          <w:rPr>
            <w:noProof/>
          </w:rPr>
          <w:delText>G</w:delText>
        </w:r>
        <w:r w:rsidRPr="00BF620D" w:rsidDel="00F11C3A">
          <w:rPr>
            <w:noProof/>
          </w:rPr>
          <w:delText xml:space="preserve">. Explain how the FRs and the NFRs are satisfied by design </w:delText>
        </w:r>
      </w:del>
    </w:p>
    <w:p w14:paraId="38CA0D59" w14:textId="1C2216FB" w:rsidR="007E18A0" w:rsidRPr="00F11C3A" w:rsidRDefault="007E18A0" w:rsidP="007E18A0">
      <w:pPr>
        <w:pStyle w:val="Titolo"/>
        <w:spacing w:line="276" w:lineRule="auto"/>
        <w:rPr>
          <w:rFonts w:ascii="Arial" w:hAnsi="Arial" w:cs="Arial"/>
          <w:i/>
          <w:sz w:val="2"/>
          <w:szCs w:val="2"/>
          <w:rPrChange w:id="1706" w:author="Marco Chiavaroli" w:date="2021-02-10T19:34:00Z">
            <w:rPr>
              <w:rFonts w:ascii="Arial" w:hAnsi="Arial" w:cs="Arial"/>
              <w:i/>
              <w:sz w:val="22"/>
              <w:szCs w:val="24"/>
            </w:rPr>
          </w:rPrChange>
        </w:rPr>
      </w:pPr>
      <w:del w:id="1707" w:author="Martina Nolletti" w:date="2021-02-08T22:49:00Z">
        <w:r w:rsidRPr="00F11C3A" w:rsidDel="004573E9">
          <w:rPr>
            <w:rFonts w:ascii="Arial" w:hAnsi="Arial" w:cs="Arial"/>
            <w:i/>
            <w:sz w:val="2"/>
            <w:szCs w:val="2"/>
            <w:rPrChange w:id="1708" w:author="Marco Chiavaroli" w:date="2021-02-10T19:34:00Z">
              <w:rPr>
                <w:rFonts w:ascii="Arial" w:hAnsi="Arial" w:cs="Arial"/>
                <w:i/>
                <w:sz w:val="22"/>
                <w:szCs w:val="24"/>
              </w:rPr>
            </w:rPrChange>
          </w:rPr>
          <w:delText xml:space="preserve">&lt;Report in this section how the </w:delText>
        </w:r>
        <w:r w:rsidR="00711CE0" w:rsidRPr="00F11C3A" w:rsidDel="004573E9">
          <w:rPr>
            <w:rFonts w:ascii="Arial" w:hAnsi="Arial" w:cs="Arial"/>
            <w:i/>
            <w:sz w:val="2"/>
            <w:szCs w:val="2"/>
            <w:rPrChange w:id="1709" w:author="Marco Chiavaroli" w:date="2021-02-10T19:34:00Z">
              <w:rPr>
                <w:rFonts w:ascii="Arial" w:hAnsi="Arial" w:cs="Arial"/>
                <w:i/>
                <w:sz w:val="22"/>
                <w:szCs w:val="24"/>
              </w:rPr>
            </w:rPrChange>
          </w:rPr>
          <w:delText>architectural and</w:delText>
        </w:r>
        <w:r w:rsidRPr="00F11C3A" w:rsidDel="004573E9">
          <w:rPr>
            <w:rFonts w:ascii="Arial" w:hAnsi="Arial" w:cs="Arial"/>
            <w:i/>
            <w:sz w:val="2"/>
            <w:szCs w:val="2"/>
            <w:rPrChange w:id="1710" w:author="Marco Chiavaroli" w:date="2021-02-10T19:34:00Z">
              <w:rPr>
                <w:rFonts w:ascii="Arial" w:hAnsi="Arial" w:cs="Arial"/>
                <w:i/>
                <w:sz w:val="22"/>
                <w:szCs w:val="24"/>
              </w:rPr>
            </w:rPrChange>
          </w:rPr>
          <w:delText xml:space="preserve"> </w:delText>
        </w:r>
        <w:r w:rsidR="00711CE0" w:rsidRPr="00F11C3A" w:rsidDel="004573E9">
          <w:rPr>
            <w:rFonts w:ascii="Arial" w:hAnsi="Arial" w:cs="Arial"/>
            <w:i/>
            <w:sz w:val="2"/>
            <w:szCs w:val="2"/>
            <w:rPrChange w:id="1711" w:author="Marco Chiavaroli" w:date="2021-02-10T19:34:00Z">
              <w:rPr>
                <w:rFonts w:ascii="Arial" w:hAnsi="Arial" w:cs="Arial"/>
                <w:i/>
                <w:sz w:val="22"/>
                <w:szCs w:val="24"/>
              </w:rPr>
            </w:rPrChange>
          </w:rPr>
          <w:delText>low-level</w:delText>
        </w:r>
        <w:r w:rsidRPr="00F11C3A" w:rsidDel="004573E9">
          <w:rPr>
            <w:rFonts w:ascii="Arial" w:hAnsi="Arial" w:cs="Arial"/>
            <w:i/>
            <w:sz w:val="2"/>
            <w:szCs w:val="2"/>
            <w:rPrChange w:id="1712" w:author="Marco Chiavaroli" w:date="2021-02-10T19:34:00Z">
              <w:rPr>
                <w:rFonts w:ascii="Arial" w:hAnsi="Arial" w:cs="Arial"/>
                <w:i/>
                <w:sz w:val="22"/>
                <w:szCs w:val="24"/>
              </w:rPr>
            </w:rPrChange>
          </w:rPr>
          <w:delText xml:space="preserve"> design you produced satisfies the FRs and the NFRs&gt;</w:delText>
        </w:r>
      </w:del>
    </w:p>
    <w:p w14:paraId="1668FCC4" w14:textId="59323091" w:rsidR="00BE636F" w:rsidRPr="00A06314" w:rsidRDefault="006033E1" w:rsidP="007E18A0">
      <w:pPr>
        <w:rPr>
          <w:ins w:id="1713" w:author="Martina Nolletti" w:date="2021-02-08T14:53:00Z"/>
          <w:rFonts w:ascii="Calibri" w:hAnsi="Calibri" w:cs="Calibri"/>
          <w:noProof/>
          <w:lang w:val="it-IT"/>
        </w:rPr>
      </w:pPr>
      <w:ins w:id="1714" w:author="Martina Nolletti" w:date="2021-02-08T14:52:00Z">
        <w:r w:rsidRPr="00A06314">
          <w:rPr>
            <w:lang w:val="it-IT"/>
          </w:rPr>
          <w:t>Il nostro prototipo ha s</w:t>
        </w:r>
        <w:r w:rsidRPr="00A06314">
          <w:rPr>
            <w:rFonts w:ascii="Calibri" w:hAnsi="Calibri" w:cs="Calibri"/>
            <w:noProof/>
            <w:lang w:val="it-IT"/>
          </w:rPr>
          <w:t>oddi</w:t>
        </w:r>
      </w:ins>
      <w:ins w:id="1715" w:author="Martina Nolletti" w:date="2021-02-08T14:53:00Z">
        <w:r w:rsidRPr="00A06314">
          <w:rPr>
            <w:rFonts w:ascii="Calibri" w:hAnsi="Calibri" w:cs="Calibri"/>
            <w:noProof/>
            <w:lang w:val="it-IT"/>
          </w:rPr>
          <w:t xml:space="preserve">sfatto gran parte degli RF, </w:t>
        </w:r>
      </w:ins>
      <w:ins w:id="1716" w:author="Martina Nolletti" w:date="2021-02-08T14:54:00Z">
        <w:r w:rsidRPr="00A06314">
          <w:rPr>
            <w:rFonts w:ascii="Calibri" w:hAnsi="Calibri" w:cs="Calibri"/>
            <w:noProof/>
            <w:lang w:val="it-IT"/>
          </w:rPr>
          <w:t>come</w:t>
        </w:r>
      </w:ins>
      <w:ins w:id="1717" w:author="Martina Nolletti" w:date="2021-02-08T14:53:00Z">
        <w:r w:rsidRPr="00A06314">
          <w:rPr>
            <w:rFonts w:ascii="Calibri" w:hAnsi="Calibri" w:cs="Calibri"/>
            <w:noProof/>
            <w:lang w:val="it-IT"/>
          </w:rPr>
          <w:t>:</w:t>
        </w:r>
      </w:ins>
    </w:p>
    <w:p w14:paraId="73328732" w14:textId="23EEB677" w:rsidR="006033E1" w:rsidRPr="006033E1" w:rsidRDefault="006033E1" w:rsidP="006033E1">
      <w:pPr>
        <w:numPr>
          <w:ilvl w:val="0"/>
          <w:numId w:val="93"/>
        </w:numPr>
        <w:rPr>
          <w:ins w:id="1718" w:author="Martina Nolletti" w:date="2021-02-08T15:01:00Z"/>
          <w:rPrChange w:id="1719" w:author="Martina Nolletti" w:date="2021-02-08T15:01:00Z">
            <w:rPr>
              <w:ins w:id="1720" w:author="Martina Nolletti" w:date="2021-02-08T15:01:00Z"/>
              <w:rFonts w:ascii="Calibri" w:hAnsi="Calibri" w:cs="Calibri"/>
              <w:b/>
              <w:bCs/>
              <w:lang w:val="it-IT"/>
            </w:rPr>
          </w:rPrChange>
        </w:rPr>
      </w:pPr>
      <w:ins w:id="1721" w:author="Martina Nolletti" w:date="2021-02-08T14:53:00Z">
        <w:r w:rsidRPr="001735AD">
          <w:rPr>
            <w:rFonts w:ascii="Calibri" w:hAnsi="Calibri" w:cs="Calibri"/>
            <w:b/>
            <w:bCs/>
            <w:lang w:val="it-IT"/>
          </w:rPr>
          <w:t>RF1: Accesso alla piattaforma</w:t>
        </w:r>
      </w:ins>
    </w:p>
    <w:p w14:paraId="17DAC1FC" w14:textId="2DE34A5A" w:rsidR="006033E1" w:rsidRPr="006033E1" w:rsidRDefault="006033E1">
      <w:pPr>
        <w:rPr>
          <w:ins w:id="1722" w:author="Martina Nolletti" w:date="2021-02-08T14:53:00Z"/>
          <w:lang w:val="it-IT"/>
          <w:rPrChange w:id="1723" w:author="Martina Nolletti" w:date="2021-02-08T15:02:00Z">
            <w:rPr>
              <w:ins w:id="1724" w:author="Martina Nolletti" w:date="2021-02-08T14:53:00Z"/>
            </w:rPr>
          </w:rPrChange>
        </w:rPr>
        <w:pPrChange w:id="1725" w:author="Martina Nolletti" w:date="2021-02-08T15:01:00Z">
          <w:pPr>
            <w:numPr>
              <w:numId w:val="93"/>
            </w:numPr>
            <w:ind w:left="720" w:hanging="360"/>
          </w:pPr>
        </w:pPrChange>
      </w:pPr>
      <w:ins w:id="1726" w:author="Martina Nolletti" w:date="2021-02-08T15:01:00Z">
        <w:r w:rsidRPr="006033E1">
          <w:rPr>
            <w:rFonts w:ascii="Calibri" w:hAnsi="Calibri" w:cs="Calibri"/>
            <w:lang w:val="it-IT"/>
            <w:rPrChange w:id="1727" w:author="Martina Nolletti" w:date="2021-02-08T15:02:00Z">
              <w:rPr>
                <w:rFonts w:ascii="Calibri" w:hAnsi="Calibri" w:cs="Calibri"/>
                <w:b/>
                <w:bCs/>
                <w:lang w:val="it-IT"/>
              </w:rPr>
            </w:rPrChange>
          </w:rPr>
          <w:t>A</w:t>
        </w:r>
      </w:ins>
      <w:ins w:id="1728" w:author="Martina Nolletti" w:date="2021-02-08T15:02:00Z">
        <w:r w:rsidRPr="006033E1">
          <w:rPr>
            <w:rFonts w:ascii="Calibri" w:hAnsi="Calibri" w:cs="Calibri"/>
            <w:lang w:val="it-IT"/>
            <w:rPrChange w:id="1729" w:author="Martina Nolletti" w:date="2021-02-08T15:02:00Z">
              <w:rPr>
                <w:rFonts w:ascii="Calibri" w:hAnsi="Calibri" w:cs="Calibri"/>
                <w:b/>
                <w:bCs/>
                <w:lang w:val="it-IT"/>
              </w:rPr>
            </w:rPrChange>
          </w:rPr>
          <w:t>vviene m</w:t>
        </w:r>
      </w:ins>
      <w:ins w:id="1730" w:author="Martina Nolletti" w:date="2021-02-08T15:01:00Z">
        <w:r w:rsidRPr="006033E1">
          <w:rPr>
            <w:rFonts w:ascii="Calibri" w:hAnsi="Calibri" w:cs="Calibri"/>
            <w:lang w:val="it-IT"/>
            <w:rPrChange w:id="1731" w:author="Martina Nolletti" w:date="2021-02-08T15:02:00Z">
              <w:rPr>
                <w:rFonts w:ascii="Calibri" w:hAnsi="Calibri" w:cs="Calibri"/>
                <w:b/>
                <w:bCs/>
                <w:lang w:val="it-IT"/>
              </w:rPr>
            </w:rPrChange>
          </w:rPr>
          <w:t>ediante un’interfaccia grafica di login a cui è possibile anche registrarsi.</w:t>
        </w:r>
      </w:ins>
      <w:ins w:id="1732" w:author="Martina Nolletti" w:date="2021-02-08T15:02:00Z">
        <w:r>
          <w:rPr>
            <w:rFonts w:ascii="Calibri" w:hAnsi="Calibri" w:cs="Calibri"/>
            <w:lang w:val="it-IT"/>
          </w:rPr>
          <w:t xml:space="preserve"> L’utente inserirà le proprie credenziali e, se l’autenticazione andrà a buon fine, avrà accesso alla dashboard corrispondente.</w:t>
        </w:r>
      </w:ins>
    </w:p>
    <w:p w14:paraId="74797ECC" w14:textId="03A839AA" w:rsidR="006033E1" w:rsidRPr="006033E1" w:rsidRDefault="006033E1" w:rsidP="006033E1">
      <w:pPr>
        <w:numPr>
          <w:ilvl w:val="0"/>
          <w:numId w:val="93"/>
        </w:numPr>
        <w:rPr>
          <w:ins w:id="1733" w:author="Martina Nolletti" w:date="2021-02-08T15:02:00Z"/>
          <w:lang w:val="it-IT"/>
          <w:rPrChange w:id="1734" w:author="Martina Nolletti" w:date="2021-02-08T15:02:00Z">
            <w:rPr>
              <w:ins w:id="1735" w:author="Martina Nolletti" w:date="2021-02-08T15:02:00Z"/>
              <w:rFonts w:ascii="Calibri" w:hAnsi="Calibri" w:cs="Calibri"/>
              <w:b/>
              <w:bCs/>
              <w:lang w:val="it-IT"/>
            </w:rPr>
          </w:rPrChange>
        </w:rPr>
      </w:pPr>
      <w:ins w:id="1736" w:author="Martina Nolletti" w:date="2021-02-08T14:53:00Z">
        <w:r w:rsidRPr="001735AD">
          <w:rPr>
            <w:rFonts w:ascii="Calibri" w:hAnsi="Calibri" w:cs="Calibri"/>
            <w:b/>
            <w:bCs/>
            <w:lang w:val="it-IT"/>
          </w:rPr>
          <w:t>RF2: Creazione evento con associati giorni e orari di apertura del seggio</w:t>
        </w:r>
      </w:ins>
    </w:p>
    <w:p w14:paraId="67B8CF80" w14:textId="7637F8BF" w:rsidR="006033E1" w:rsidRPr="006033E1" w:rsidRDefault="006033E1">
      <w:pPr>
        <w:rPr>
          <w:ins w:id="1737" w:author="Martina Nolletti" w:date="2021-02-08T14:53:00Z"/>
          <w:lang w:val="it-IT"/>
        </w:rPr>
        <w:pPrChange w:id="1738" w:author="Martina Nolletti" w:date="2021-02-08T15:02:00Z">
          <w:pPr>
            <w:numPr>
              <w:numId w:val="93"/>
            </w:numPr>
            <w:ind w:left="720" w:hanging="360"/>
          </w:pPr>
        </w:pPrChange>
      </w:pPr>
      <w:ins w:id="1739" w:author="Martina Nolletti" w:date="2021-02-08T15:02:00Z">
        <w:r w:rsidRPr="006033E1">
          <w:rPr>
            <w:rFonts w:ascii="Calibri" w:hAnsi="Calibri" w:cs="Calibri"/>
            <w:lang w:val="it-IT"/>
            <w:rPrChange w:id="1740" w:author="Martina Nolletti" w:date="2021-02-08T15:03:00Z">
              <w:rPr>
                <w:rFonts w:ascii="Calibri" w:hAnsi="Calibri" w:cs="Calibri"/>
                <w:b/>
                <w:bCs/>
                <w:lang w:val="it-IT"/>
              </w:rPr>
            </w:rPrChange>
          </w:rPr>
          <w:t>Avvie</w:t>
        </w:r>
      </w:ins>
      <w:ins w:id="1741" w:author="Martina Nolletti" w:date="2021-02-08T15:03:00Z">
        <w:r w:rsidRPr="006033E1">
          <w:rPr>
            <w:rFonts w:ascii="Calibri" w:hAnsi="Calibri" w:cs="Calibri"/>
            <w:lang w:val="it-IT"/>
            <w:rPrChange w:id="1742" w:author="Martina Nolletti" w:date="2021-02-08T15:03:00Z">
              <w:rPr>
                <w:rFonts w:ascii="Calibri" w:hAnsi="Calibri" w:cs="Calibri"/>
                <w:b/>
                <w:bCs/>
                <w:lang w:val="it-IT"/>
              </w:rPr>
            </w:rPrChange>
          </w:rPr>
          <w:t xml:space="preserve">ne </w:t>
        </w:r>
      </w:ins>
      <w:ins w:id="1743" w:author="Martina Nolletti" w:date="2021-02-08T15:05:00Z">
        <w:r w:rsidR="00575736">
          <w:rPr>
            <w:rFonts w:ascii="Calibri" w:hAnsi="Calibri" w:cs="Calibri"/>
            <w:lang w:val="it-IT"/>
          </w:rPr>
          <w:t xml:space="preserve">da parte dell’amministratore di segreteria, </w:t>
        </w:r>
      </w:ins>
      <w:ins w:id="1744" w:author="Martina Nolletti" w:date="2021-02-08T15:03:00Z">
        <w:r w:rsidRPr="006033E1">
          <w:rPr>
            <w:rFonts w:ascii="Calibri" w:hAnsi="Calibri" w:cs="Calibri"/>
            <w:lang w:val="it-IT"/>
            <w:rPrChange w:id="1745" w:author="Martina Nolletti" w:date="2021-02-08T15:03:00Z">
              <w:rPr>
                <w:rFonts w:ascii="Calibri" w:hAnsi="Calibri" w:cs="Calibri"/>
                <w:b/>
                <w:bCs/>
                <w:lang w:val="it-IT"/>
              </w:rPr>
            </w:rPrChange>
          </w:rPr>
          <w:t xml:space="preserve">mediante </w:t>
        </w:r>
        <w:r w:rsidR="00575736">
          <w:rPr>
            <w:rFonts w:ascii="Calibri" w:hAnsi="Calibri" w:cs="Calibri"/>
            <w:lang w:val="it-IT"/>
          </w:rPr>
          <w:t xml:space="preserve">una </w:t>
        </w:r>
        <w:proofErr w:type="spellStart"/>
        <w:r w:rsidR="00575736">
          <w:rPr>
            <w:rFonts w:ascii="Calibri" w:hAnsi="Calibri" w:cs="Calibri"/>
            <w:lang w:val="it-IT"/>
          </w:rPr>
          <w:t>form</w:t>
        </w:r>
        <w:proofErr w:type="spellEnd"/>
        <w:r w:rsidR="00575736">
          <w:rPr>
            <w:rFonts w:ascii="Calibri" w:hAnsi="Calibri" w:cs="Calibri"/>
            <w:lang w:val="it-IT"/>
          </w:rPr>
          <w:t xml:space="preserve"> nella quale è possibile inserire tutti i dati relativi ad un evento specificando la data e l’ora di inizio e di fine</w:t>
        </w:r>
      </w:ins>
      <w:ins w:id="1746" w:author="Martina Nolletti" w:date="2021-02-08T15:04:00Z">
        <w:r w:rsidR="00575736">
          <w:rPr>
            <w:rFonts w:ascii="Calibri" w:hAnsi="Calibri" w:cs="Calibri"/>
            <w:lang w:val="it-IT"/>
          </w:rPr>
          <w:t xml:space="preserve"> dell’evento stesso.</w:t>
        </w:r>
      </w:ins>
      <w:ins w:id="1747" w:author="Martina Nolletti" w:date="2021-02-10T16:49:00Z">
        <w:r w:rsidR="00A44521">
          <w:rPr>
            <w:rFonts w:ascii="Calibri" w:hAnsi="Calibri" w:cs="Calibri"/>
            <w:lang w:val="it-IT"/>
          </w:rPr>
          <w:t xml:space="preserve"> </w:t>
        </w:r>
        <w:proofErr w:type="gramStart"/>
        <w:r w:rsidR="00A44521">
          <w:rPr>
            <w:rFonts w:ascii="Calibri" w:hAnsi="Calibri" w:cs="Calibri"/>
            <w:lang w:val="it-IT"/>
          </w:rPr>
          <w:t>Inoltre</w:t>
        </w:r>
        <w:proofErr w:type="gramEnd"/>
        <w:r w:rsidR="00A44521">
          <w:rPr>
            <w:rFonts w:ascii="Calibri" w:hAnsi="Calibri" w:cs="Calibri"/>
            <w:lang w:val="it-IT"/>
          </w:rPr>
          <w:t xml:space="preserve"> è stata aggiunta </w:t>
        </w:r>
      </w:ins>
      <w:ins w:id="1748" w:author="Martina Nolletti" w:date="2021-02-10T16:50:00Z">
        <w:r w:rsidR="00A44521">
          <w:rPr>
            <w:rFonts w:ascii="Calibri" w:hAnsi="Calibri" w:cs="Calibri"/>
            <w:lang w:val="it-IT"/>
          </w:rPr>
          <w:t>una funzionalità dove se gli eventi non hanno in</w:t>
        </w:r>
      </w:ins>
      <w:ins w:id="1749" w:author="Martina Nolletti" w:date="2021-02-10T16:51:00Z">
        <w:r w:rsidR="00A44521">
          <w:rPr>
            <w:rFonts w:ascii="Calibri" w:hAnsi="Calibri" w:cs="Calibri"/>
            <w:lang w:val="it-IT"/>
          </w:rPr>
          <w:t>seriti i candidati verranno colorati in rosso.</w:t>
        </w:r>
      </w:ins>
    </w:p>
    <w:p w14:paraId="74025F34" w14:textId="1AA5A402" w:rsidR="006033E1" w:rsidRPr="00575736" w:rsidRDefault="006033E1" w:rsidP="006033E1">
      <w:pPr>
        <w:numPr>
          <w:ilvl w:val="0"/>
          <w:numId w:val="93"/>
        </w:numPr>
        <w:rPr>
          <w:ins w:id="1750" w:author="Martina Nolletti" w:date="2021-02-08T15:04:00Z"/>
          <w:rFonts w:ascii="Calibri" w:hAnsi="Calibri" w:cs="Calibri"/>
          <w:lang w:val="it-IT"/>
          <w:rPrChange w:id="1751" w:author="Martina Nolletti" w:date="2021-02-08T15:04:00Z">
            <w:rPr>
              <w:ins w:id="1752" w:author="Martina Nolletti" w:date="2021-02-08T15:04:00Z"/>
              <w:rFonts w:ascii="Calibri" w:hAnsi="Calibri" w:cs="Calibri"/>
              <w:b/>
              <w:bCs/>
              <w:lang w:val="it-IT"/>
            </w:rPr>
          </w:rPrChange>
        </w:rPr>
      </w:pPr>
      <w:ins w:id="1753" w:author="Martina Nolletti" w:date="2021-02-08T14:53:00Z">
        <w:r w:rsidRPr="001735AD">
          <w:rPr>
            <w:rFonts w:ascii="Calibri" w:hAnsi="Calibri" w:cs="Calibri"/>
            <w:b/>
            <w:bCs/>
            <w:lang w:val="it-IT"/>
          </w:rPr>
          <w:t>RF3: Creazione e gestione delle turnazioni degli operatori di seggio</w:t>
        </w:r>
      </w:ins>
    </w:p>
    <w:p w14:paraId="5F91AAC1" w14:textId="5804C2AF" w:rsidR="00575736" w:rsidRPr="00575736" w:rsidRDefault="00575736">
      <w:pPr>
        <w:rPr>
          <w:ins w:id="1754" w:author="Martina Nolletti" w:date="2021-02-08T14:53:00Z"/>
          <w:rFonts w:ascii="Calibri" w:hAnsi="Calibri" w:cs="Calibri"/>
          <w:lang w:val="it-IT"/>
        </w:rPr>
        <w:pPrChange w:id="1755" w:author="Martina Nolletti" w:date="2021-02-08T15:04:00Z">
          <w:pPr>
            <w:numPr>
              <w:numId w:val="93"/>
            </w:numPr>
            <w:ind w:left="720" w:hanging="360"/>
          </w:pPr>
        </w:pPrChange>
      </w:pPr>
      <w:ins w:id="1756" w:author="Martina Nolletti" w:date="2021-02-08T15:04:00Z">
        <w:r w:rsidRPr="00575736">
          <w:rPr>
            <w:rFonts w:ascii="Calibri" w:hAnsi="Calibri" w:cs="Calibri"/>
            <w:lang w:val="it-IT"/>
            <w:rPrChange w:id="1757" w:author="Martina Nolletti" w:date="2021-02-08T15:05:00Z">
              <w:rPr>
                <w:rFonts w:ascii="Calibri" w:hAnsi="Calibri" w:cs="Calibri"/>
                <w:b/>
                <w:bCs/>
                <w:lang w:val="it-IT"/>
              </w:rPr>
            </w:rPrChange>
          </w:rPr>
          <w:t xml:space="preserve">Avviene </w:t>
        </w:r>
      </w:ins>
      <w:ins w:id="1758" w:author="Martina Nolletti" w:date="2021-02-08T15:05:00Z">
        <w:r>
          <w:rPr>
            <w:rFonts w:ascii="Calibri" w:hAnsi="Calibri" w:cs="Calibri"/>
            <w:lang w:val="it-IT"/>
          </w:rPr>
          <w:t xml:space="preserve">da parte dell’amministratore di segreteria, </w:t>
        </w:r>
      </w:ins>
      <w:ins w:id="1759" w:author="Martina Nolletti" w:date="2021-02-08T15:04:00Z">
        <w:r w:rsidRPr="00575736">
          <w:rPr>
            <w:rFonts w:ascii="Calibri" w:hAnsi="Calibri" w:cs="Calibri"/>
            <w:lang w:val="it-IT"/>
            <w:rPrChange w:id="1760" w:author="Martina Nolletti" w:date="2021-02-08T15:05:00Z">
              <w:rPr>
                <w:rFonts w:ascii="Calibri" w:hAnsi="Calibri" w:cs="Calibri"/>
                <w:b/>
                <w:bCs/>
                <w:lang w:val="it-IT"/>
              </w:rPr>
            </w:rPrChange>
          </w:rPr>
          <w:t xml:space="preserve">mediante una </w:t>
        </w:r>
        <w:proofErr w:type="spellStart"/>
        <w:r w:rsidRPr="00575736">
          <w:rPr>
            <w:rFonts w:ascii="Calibri" w:hAnsi="Calibri" w:cs="Calibri"/>
            <w:lang w:val="it-IT"/>
            <w:rPrChange w:id="1761" w:author="Martina Nolletti" w:date="2021-02-08T15:05:00Z">
              <w:rPr>
                <w:rFonts w:ascii="Calibri" w:hAnsi="Calibri" w:cs="Calibri"/>
                <w:b/>
                <w:bCs/>
                <w:lang w:val="it-IT"/>
              </w:rPr>
            </w:rPrChange>
          </w:rPr>
          <w:t>form</w:t>
        </w:r>
        <w:proofErr w:type="spellEnd"/>
        <w:r w:rsidRPr="00575736">
          <w:rPr>
            <w:rFonts w:ascii="Calibri" w:hAnsi="Calibri" w:cs="Calibri"/>
            <w:lang w:val="it-IT"/>
            <w:rPrChange w:id="1762" w:author="Martina Nolletti" w:date="2021-02-08T15:05:00Z">
              <w:rPr>
                <w:rFonts w:ascii="Calibri" w:hAnsi="Calibri" w:cs="Calibri"/>
                <w:b/>
                <w:bCs/>
                <w:lang w:val="it-IT"/>
              </w:rPr>
            </w:rPrChange>
          </w:rPr>
          <w:t xml:space="preserve"> nella quale è possibile inserire i dati dell’evento e dell’operatore di seggio a cui associare u</w:t>
        </w:r>
      </w:ins>
      <w:ins w:id="1763" w:author="Martina Nolletti" w:date="2021-02-08T15:05:00Z">
        <w:r w:rsidRPr="00575736">
          <w:rPr>
            <w:rFonts w:ascii="Calibri" w:hAnsi="Calibri" w:cs="Calibri"/>
            <w:lang w:val="it-IT"/>
            <w:rPrChange w:id="1764" w:author="Martina Nolletti" w:date="2021-02-08T15:05:00Z">
              <w:rPr>
                <w:rFonts w:ascii="Calibri" w:hAnsi="Calibri" w:cs="Calibri"/>
                <w:b/>
                <w:bCs/>
                <w:lang w:val="it-IT"/>
              </w:rPr>
            </w:rPrChange>
          </w:rPr>
          <w:t>n turno.</w:t>
        </w:r>
      </w:ins>
    </w:p>
    <w:p w14:paraId="1A0B3AEA" w14:textId="49ADA1B8" w:rsidR="006033E1" w:rsidRDefault="006033E1" w:rsidP="006033E1">
      <w:pPr>
        <w:numPr>
          <w:ilvl w:val="0"/>
          <w:numId w:val="93"/>
        </w:numPr>
        <w:rPr>
          <w:ins w:id="1765" w:author="Martina Nolletti" w:date="2021-02-08T15:05:00Z"/>
          <w:rFonts w:ascii="Calibri" w:hAnsi="Calibri" w:cs="Calibri"/>
          <w:b/>
          <w:bCs/>
          <w:lang w:val="it-IT"/>
        </w:rPr>
      </w:pPr>
      <w:ins w:id="1766" w:author="Martina Nolletti" w:date="2021-02-08T14:53:00Z">
        <w:r w:rsidRPr="001735AD">
          <w:rPr>
            <w:rFonts w:ascii="Calibri" w:hAnsi="Calibri" w:cs="Calibri"/>
            <w:b/>
            <w:bCs/>
            <w:lang w:val="it-IT"/>
          </w:rPr>
          <w:t>RF4: Prenotazione ingresso al seggio</w:t>
        </w:r>
      </w:ins>
    </w:p>
    <w:p w14:paraId="2521EA22" w14:textId="25B04D37" w:rsidR="00575736" w:rsidRPr="00575736" w:rsidRDefault="00575736">
      <w:pPr>
        <w:rPr>
          <w:ins w:id="1767" w:author="Martina Nolletti" w:date="2021-02-08T14:53:00Z"/>
          <w:rFonts w:ascii="Calibri" w:hAnsi="Calibri" w:cs="Calibri"/>
          <w:lang w:val="it-IT"/>
          <w:rPrChange w:id="1768" w:author="Martina Nolletti" w:date="2021-02-08T15:06:00Z">
            <w:rPr>
              <w:ins w:id="1769" w:author="Martina Nolletti" w:date="2021-02-08T14:53:00Z"/>
              <w:rFonts w:ascii="Calibri" w:hAnsi="Calibri" w:cs="Calibri"/>
              <w:b/>
              <w:bCs/>
              <w:lang w:val="it-IT"/>
            </w:rPr>
          </w:rPrChange>
        </w:rPr>
        <w:pPrChange w:id="1770" w:author="Martina Nolletti" w:date="2021-02-08T15:05:00Z">
          <w:pPr>
            <w:numPr>
              <w:numId w:val="93"/>
            </w:numPr>
            <w:ind w:left="720" w:hanging="360"/>
          </w:pPr>
        </w:pPrChange>
      </w:pPr>
      <w:ins w:id="1771" w:author="Martina Nolletti" w:date="2021-02-08T15:05:00Z">
        <w:r w:rsidRPr="00575736">
          <w:rPr>
            <w:rFonts w:ascii="Calibri" w:hAnsi="Calibri" w:cs="Calibri"/>
            <w:lang w:val="it-IT"/>
            <w:rPrChange w:id="1772" w:author="Martina Nolletti" w:date="2021-02-08T15:06:00Z">
              <w:rPr>
                <w:rFonts w:ascii="Calibri" w:hAnsi="Calibri" w:cs="Calibri"/>
                <w:b/>
                <w:bCs/>
                <w:lang w:val="it-IT"/>
              </w:rPr>
            </w:rPrChange>
          </w:rPr>
          <w:t xml:space="preserve">L’elettore potrà prenotarsi per la votazione in presenza mediante un pulsante </w:t>
        </w:r>
      </w:ins>
      <w:ins w:id="1773" w:author="Martina Nolletti" w:date="2021-02-08T15:06:00Z">
        <w:r w:rsidRPr="00575736">
          <w:rPr>
            <w:rFonts w:ascii="Calibri" w:hAnsi="Calibri" w:cs="Calibri"/>
            <w:lang w:val="it-IT"/>
            <w:rPrChange w:id="1774" w:author="Martina Nolletti" w:date="2021-02-08T15:06:00Z">
              <w:rPr>
                <w:rFonts w:ascii="Calibri" w:hAnsi="Calibri" w:cs="Calibri"/>
                <w:b/>
                <w:bCs/>
                <w:lang w:val="it-IT"/>
              </w:rPr>
            </w:rPrChange>
          </w:rPr>
          <w:t>relativo all’evento al quale decide di prendere parte.</w:t>
        </w:r>
      </w:ins>
    </w:p>
    <w:p w14:paraId="3BDFE193" w14:textId="778F0966" w:rsidR="006033E1" w:rsidRDefault="006033E1" w:rsidP="006033E1">
      <w:pPr>
        <w:numPr>
          <w:ilvl w:val="0"/>
          <w:numId w:val="93"/>
        </w:numPr>
        <w:rPr>
          <w:ins w:id="1775" w:author="Martina Nolletti" w:date="2021-02-08T15:06:00Z"/>
          <w:rFonts w:ascii="Calibri" w:hAnsi="Calibri" w:cs="Calibri"/>
          <w:b/>
          <w:bCs/>
          <w:lang w:val="it-IT"/>
        </w:rPr>
      </w:pPr>
      <w:ins w:id="1776" w:author="Martina Nolletti" w:date="2021-02-08T14:53:00Z">
        <w:r w:rsidRPr="001735AD">
          <w:rPr>
            <w:rFonts w:ascii="Calibri" w:hAnsi="Calibri" w:cs="Calibri"/>
            <w:b/>
            <w:bCs/>
            <w:lang w:val="it-IT"/>
          </w:rPr>
          <w:t>RF5: Votazione online</w:t>
        </w:r>
      </w:ins>
    </w:p>
    <w:p w14:paraId="456886C4" w14:textId="0C23AA2F" w:rsidR="00575736" w:rsidRPr="00575736" w:rsidRDefault="00575736">
      <w:pPr>
        <w:rPr>
          <w:ins w:id="1777" w:author="Martina Nolletti" w:date="2021-02-08T14:53:00Z"/>
          <w:rFonts w:ascii="Calibri" w:hAnsi="Calibri" w:cs="Calibri"/>
          <w:lang w:val="it-IT"/>
          <w:rPrChange w:id="1778" w:author="Martina Nolletti" w:date="2021-02-08T15:08:00Z">
            <w:rPr>
              <w:ins w:id="1779" w:author="Martina Nolletti" w:date="2021-02-08T14:53:00Z"/>
              <w:rFonts w:ascii="Calibri" w:hAnsi="Calibri" w:cs="Calibri"/>
              <w:b/>
              <w:bCs/>
              <w:lang w:val="it-IT"/>
            </w:rPr>
          </w:rPrChange>
        </w:rPr>
        <w:pPrChange w:id="1780" w:author="Martina Nolletti" w:date="2021-02-08T15:06:00Z">
          <w:pPr>
            <w:numPr>
              <w:numId w:val="93"/>
            </w:numPr>
            <w:ind w:left="720" w:hanging="360"/>
          </w:pPr>
        </w:pPrChange>
      </w:pPr>
      <w:ins w:id="1781" w:author="Martina Nolletti" w:date="2021-02-08T15:06:00Z">
        <w:r w:rsidRPr="00575736">
          <w:rPr>
            <w:rFonts w:ascii="Calibri" w:hAnsi="Calibri" w:cs="Calibri"/>
            <w:lang w:val="it-IT"/>
            <w:rPrChange w:id="1782" w:author="Martina Nolletti" w:date="2021-02-08T15:08:00Z">
              <w:rPr>
                <w:rFonts w:ascii="Calibri" w:hAnsi="Calibri" w:cs="Calibri"/>
                <w:b/>
                <w:bCs/>
                <w:lang w:val="it-IT"/>
              </w:rPr>
            </w:rPrChange>
          </w:rPr>
          <w:t>Anche in questo caso l’elettore potrà prenotarsi per la votazione online mediante l’apposito pulsante relativo all’evento</w:t>
        </w:r>
      </w:ins>
      <w:ins w:id="1783" w:author="Martina Nolletti" w:date="2021-02-08T15:07:00Z">
        <w:r w:rsidRPr="00575736">
          <w:rPr>
            <w:rFonts w:ascii="Calibri" w:hAnsi="Calibri" w:cs="Calibri"/>
            <w:lang w:val="it-IT"/>
            <w:rPrChange w:id="1784" w:author="Martina Nolletti" w:date="2021-02-08T15:08:00Z">
              <w:rPr>
                <w:rFonts w:ascii="Calibri" w:hAnsi="Calibri" w:cs="Calibri"/>
                <w:b/>
                <w:bCs/>
                <w:lang w:val="it-IT"/>
              </w:rPr>
            </w:rPrChange>
          </w:rPr>
          <w:t xml:space="preserve"> corrispondente. Successivamente </w:t>
        </w:r>
      </w:ins>
      <w:ins w:id="1785" w:author="Martina Nolletti" w:date="2021-02-08T15:08:00Z">
        <w:r w:rsidRPr="00575736">
          <w:rPr>
            <w:rFonts w:ascii="Calibri" w:hAnsi="Calibri" w:cs="Calibri"/>
            <w:lang w:val="it-IT"/>
            <w:rPrChange w:id="1786" w:author="Martina Nolletti" w:date="2021-02-08T15:08:00Z">
              <w:rPr>
                <w:rFonts w:ascii="Calibri" w:hAnsi="Calibri" w:cs="Calibri"/>
                <w:b/>
                <w:bCs/>
                <w:lang w:val="it-IT"/>
              </w:rPr>
            </w:rPrChange>
          </w:rPr>
          <w:t>nella sezione “Vota ora”, il giorno delle elezioni, potrà trovare l’evento al quale si è prenotato e procedere alla votazione.</w:t>
        </w:r>
      </w:ins>
    </w:p>
    <w:p w14:paraId="16DD9195" w14:textId="4F44741C" w:rsidR="006033E1" w:rsidRDefault="006033E1" w:rsidP="006033E1">
      <w:pPr>
        <w:numPr>
          <w:ilvl w:val="0"/>
          <w:numId w:val="93"/>
        </w:numPr>
        <w:rPr>
          <w:ins w:id="1787" w:author="Martina Nolletti" w:date="2021-02-08T15:08:00Z"/>
          <w:rFonts w:ascii="Calibri" w:hAnsi="Calibri" w:cs="Calibri"/>
          <w:b/>
          <w:bCs/>
          <w:lang w:val="it-IT"/>
        </w:rPr>
      </w:pPr>
      <w:ins w:id="1788" w:author="Martina Nolletti" w:date="2021-02-08T14:53:00Z">
        <w:r w:rsidRPr="00922D9A">
          <w:rPr>
            <w:rFonts w:ascii="Calibri" w:hAnsi="Calibri" w:cs="Calibri"/>
            <w:b/>
            <w:bCs/>
            <w:lang w:val="it-IT"/>
          </w:rPr>
          <w:t xml:space="preserve">RF6: </w:t>
        </w:r>
        <w:r w:rsidRPr="001735AD">
          <w:rPr>
            <w:rFonts w:ascii="Calibri" w:hAnsi="Calibri" w:cs="Calibri"/>
            <w:b/>
            <w:bCs/>
            <w:lang w:val="it-IT"/>
          </w:rPr>
          <w:t>Cambiamento delle modalità di voto</w:t>
        </w:r>
      </w:ins>
    </w:p>
    <w:p w14:paraId="1027485E" w14:textId="36CC59CA" w:rsidR="00575736" w:rsidRPr="00A345A8" w:rsidRDefault="00A345A8">
      <w:pPr>
        <w:rPr>
          <w:ins w:id="1789" w:author="Martina Nolletti" w:date="2021-02-08T14:53:00Z"/>
          <w:rFonts w:ascii="Calibri" w:hAnsi="Calibri" w:cs="Calibri"/>
          <w:lang w:val="it-IT"/>
          <w:rPrChange w:id="1790" w:author="Martina Nolletti" w:date="2021-02-08T15:10:00Z">
            <w:rPr>
              <w:ins w:id="1791" w:author="Martina Nolletti" w:date="2021-02-08T14:53:00Z"/>
              <w:rFonts w:ascii="Calibri" w:hAnsi="Calibri" w:cs="Calibri"/>
              <w:b/>
              <w:bCs/>
              <w:lang w:val="it-IT"/>
            </w:rPr>
          </w:rPrChange>
        </w:rPr>
        <w:pPrChange w:id="1792" w:author="Martina Nolletti" w:date="2021-02-08T15:08:00Z">
          <w:pPr>
            <w:numPr>
              <w:numId w:val="93"/>
            </w:numPr>
            <w:ind w:left="720" w:hanging="360"/>
          </w:pPr>
        </w:pPrChange>
      </w:pPr>
      <w:ins w:id="1793" w:author="Martina Nolletti" w:date="2021-02-08T15:08:00Z">
        <w:r w:rsidRPr="00A345A8">
          <w:rPr>
            <w:rFonts w:ascii="Calibri" w:hAnsi="Calibri" w:cs="Calibri"/>
            <w:lang w:val="it-IT"/>
            <w:rPrChange w:id="1794" w:author="Martina Nolletti" w:date="2021-02-08T15:10:00Z">
              <w:rPr>
                <w:rFonts w:ascii="Calibri" w:hAnsi="Calibri" w:cs="Calibri"/>
                <w:b/>
                <w:bCs/>
                <w:lang w:val="it-IT"/>
              </w:rPr>
            </w:rPrChange>
          </w:rPr>
          <w:t>Se l’elettor</w:t>
        </w:r>
      </w:ins>
      <w:ins w:id="1795" w:author="Martina Nolletti" w:date="2021-02-08T15:09:00Z">
        <w:r w:rsidRPr="00A345A8">
          <w:rPr>
            <w:rFonts w:ascii="Calibri" w:hAnsi="Calibri" w:cs="Calibri"/>
            <w:lang w:val="it-IT"/>
            <w:rPrChange w:id="1796" w:author="Martina Nolletti" w:date="2021-02-08T15:10:00Z">
              <w:rPr>
                <w:rFonts w:ascii="Calibri" w:hAnsi="Calibri" w:cs="Calibri"/>
                <w:b/>
                <w:bCs/>
                <w:lang w:val="it-IT"/>
              </w:rPr>
            </w:rPrChange>
          </w:rPr>
          <w:t xml:space="preserve">e che ha effettuato una prenotazione in presenza, ha esigenza di cambiare la propria prenotazione, potrà effettuare questo cambiamento </w:t>
        </w:r>
      </w:ins>
      <w:ins w:id="1797" w:author="Martina Nolletti" w:date="2021-02-08T15:12:00Z">
        <w:r w:rsidR="00D13247">
          <w:rPr>
            <w:rFonts w:ascii="Calibri" w:hAnsi="Calibri" w:cs="Calibri"/>
            <w:lang w:val="it-IT"/>
          </w:rPr>
          <w:t>attraverso l’apposito pulsante.</w:t>
        </w:r>
      </w:ins>
      <w:ins w:id="1798" w:author="Martina Nolletti" w:date="2021-02-08T15:13:00Z">
        <w:r w:rsidR="00D13247">
          <w:rPr>
            <w:rFonts w:ascii="Calibri" w:hAnsi="Calibri" w:cs="Calibri"/>
            <w:lang w:val="it-IT"/>
          </w:rPr>
          <w:t xml:space="preserve"> In questo modo, l’elettore, potrà cambiare la propria prenotazione da “in presenza” a “online”.</w:t>
        </w:r>
      </w:ins>
    </w:p>
    <w:p w14:paraId="558D0232" w14:textId="515D9301" w:rsidR="006033E1" w:rsidRDefault="006033E1" w:rsidP="006033E1">
      <w:pPr>
        <w:numPr>
          <w:ilvl w:val="0"/>
          <w:numId w:val="93"/>
        </w:numPr>
        <w:rPr>
          <w:ins w:id="1799" w:author="Martina Nolletti" w:date="2021-02-08T22:51:00Z"/>
          <w:rFonts w:ascii="Calibri" w:hAnsi="Calibri" w:cs="Calibri"/>
          <w:b/>
          <w:bCs/>
          <w:color w:val="FF0000"/>
          <w:lang w:val="it-IT"/>
        </w:rPr>
      </w:pPr>
      <w:ins w:id="1800" w:author="Martina Nolletti" w:date="2021-02-08T14:54:00Z">
        <w:r w:rsidRPr="006033E1">
          <w:rPr>
            <w:rFonts w:ascii="Calibri" w:hAnsi="Calibri" w:cs="Calibri"/>
            <w:b/>
            <w:bCs/>
            <w:color w:val="FF0000"/>
            <w:lang w:val="it-IT"/>
            <w:rPrChange w:id="1801" w:author="Martina Nolletti" w:date="2021-02-08T14:58:00Z">
              <w:rPr>
                <w:rFonts w:ascii="Calibri" w:hAnsi="Calibri" w:cs="Calibri"/>
                <w:b/>
                <w:bCs/>
                <w:lang w:val="it-IT"/>
              </w:rPr>
            </w:rPrChange>
          </w:rPr>
          <w:t>RF7: Riconoscimento presso seggio</w:t>
        </w:r>
      </w:ins>
      <w:ins w:id="1802" w:author="Martina Nolletti" w:date="2021-02-08T14:58:00Z">
        <w:r w:rsidRPr="006033E1">
          <w:rPr>
            <w:rFonts w:ascii="Calibri" w:hAnsi="Calibri" w:cs="Calibri"/>
            <w:b/>
            <w:bCs/>
            <w:color w:val="FF0000"/>
            <w:lang w:val="it-IT"/>
            <w:rPrChange w:id="1803" w:author="Martina Nolletti" w:date="2021-02-08T14:58:00Z">
              <w:rPr>
                <w:rFonts w:ascii="Calibri" w:hAnsi="Calibri" w:cs="Calibri"/>
                <w:b/>
                <w:bCs/>
                <w:lang w:val="it-IT"/>
              </w:rPr>
            </w:rPrChange>
          </w:rPr>
          <w:t xml:space="preserve"> </w:t>
        </w:r>
      </w:ins>
    </w:p>
    <w:p w14:paraId="0DDD6256" w14:textId="2EF1C25E" w:rsidR="00132364" w:rsidRPr="00132364" w:rsidRDefault="00132364">
      <w:pPr>
        <w:rPr>
          <w:ins w:id="1804" w:author="Martina Nolletti" w:date="2021-02-08T14:54:00Z"/>
          <w:rFonts w:ascii="Calibri" w:hAnsi="Calibri" w:cs="Calibri"/>
          <w:lang w:val="it-IT"/>
          <w:rPrChange w:id="1805" w:author="Martina Nolletti" w:date="2021-02-08T22:51:00Z">
            <w:rPr>
              <w:ins w:id="1806" w:author="Martina Nolletti" w:date="2021-02-08T14:54:00Z"/>
              <w:rFonts w:ascii="Calibri" w:hAnsi="Calibri" w:cs="Calibri"/>
              <w:b/>
              <w:bCs/>
              <w:lang w:val="it-IT"/>
            </w:rPr>
          </w:rPrChange>
        </w:rPr>
        <w:pPrChange w:id="1807" w:author="Martina Nolletti" w:date="2021-02-08T22:51:00Z">
          <w:pPr>
            <w:numPr>
              <w:numId w:val="93"/>
            </w:numPr>
            <w:ind w:left="720" w:hanging="360"/>
          </w:pPr>
        </w:pPrChange>
      </w:pPr>
      <w:ins w:id="1808" w:author="Martina Nolletti" w:date="2021-02-08T22:51:00Z">
        <w:r w:rsidRPr="00132364">
          <w:rPr>
            <w:rFonts w:ascii="Calibri" w:hAnsi="Calibri" w:cs="Calibri"/>
            <w:lang w:val="it-IT"/>
            <w:rPrChange w:id="1809" w:author="Martina Nolletti" w:date="2021-02-08T22:51:00Z">
              <w:rPr>
                <w:rFonts w:ascii="Calibri" w:hAnsi="Calibri" w:cs="Calibri"/>
                <w:b/>
                <w:bCs/>
                <w:color w:val="FF0000"/>
                <w:lang w:val="it-IT"/>
              </w:rPr>
            </w:rPrChange>
          </w:rPr>
          <w:t>Il sistema non gestirà il riconoscimento per la prenotazione in presenza, infatti il tutto avverrà a livello umano.</w:t>
        </w:r>
      </w:ins>
    </w:p>
    <w:p w14:paraId="13DAD08C" w14:textId="589D721F" w:rsidR="006033E1" w:rsidRDefault="006033E1" w:rsidP="006033E1">
      <w:pPr>
        <w:numPr>
          <w:ilvl w:val="0"/>
          <w:numId w:val="93"/>
        </w:numPr>
        <w:rPr>
          <w:ins w:id="1810" w:author="Martina Nolletti" w:date="2021-02-08T15:13:00Z"/>
          <w:rFonts w:ascii="Calibri" w:hAnsi="Calibri" w:cs="Calibri"/>
          <w:b/>
          <w:bCs/>
          <w:lang w:val="it-IT"/>
        </w:rPr>
      </w:pPr>
      <w:ins w:id="1811" w:author="Martina Nolletti" w:date="2021-02-08T14:54:00Z">
        <w:r w:rsidRPr="001735AD">
          <w:rPr>
            <w:rFonts w:ascii="Calibri" w:hAnsi="Calibri" w:cs="Calibri"/>
            <w:b/>
            <w:bCs/>
            <w:lang w:val="it-IT"/>
          </w:rPr>
          <w:t>RF8: Conteggio automatico voti cartacei dati in presenza</w:t>
        </w:r>
      </w:ins>
    </w:p>
    <w:p w14:paraId="2B300400" w14:textId="4EB4BE4A" w:rsidR="00D13247" w:rsidRPr="00DE3B41" w:rsidRDefault="00DE3B41">
      <w:pPr>
        <w:rPr>
          <w:ins w:id="1812" w:author="Martina Nolletti" w:date="2021-02-08T14:53:00Z"/>
          <w:rFonts w:ascii="Calibri" w:hAnsi="Calibri" w:cs="Calibri"/>
          <w:lang w:val="it-IT"/>
          <w:rPrChange w:id="1813" w:author="Martina Nolletti" w:date="2021-02-08T15:15:00Z">
            <w:rPr>
              <w:ins w:id="1814" w:author="Martina Nolletti" w:date="2021-02-08T14:53:00Z"/>
              <w:rFonts w:ascii="Calibri" w:hAnsi="Calibri" w:cs="Calibri"/>
              <w:b/>
              <w:bCs/>
              <w:lang w:val="it-IT"/>
            </w:rPr>
          </w:rPrChange>
        </w:rPr>
        <w:pPrChange w:id="1815" w:author="Martina Nolletti" w:date="2021-02-08T15:13:00Z">
          <w:pPr>
            <w:numPr>
              <w:numId w:val="93"/>
            </w:numPr>
            <w:ind w:left="720" w:hanging="360"/>
          </w:pPr>
        </w:pPrChange>
      </w:pPr>
      <w:ins w:id="1816" w:author="Martina Nolletti" w:date="2021-02-08T15:13:00Z">
        <w:r w:rsidRPr="00DE3B41">
          <w:rPr>
            <w:rFonts w:ascii="Calibri" w:hAnsi="Calibri" w:cs="Calibri"/>
            <w:lang w:val="it-IT"/>
            <w:rPrChange w:id="1817" w:author="Martina Nolletti" w:date="2021-02-08T15:15:00Z">
              <w:rPr>
                <w:rFonts w:ascii="Calibri" w:hAnsi="Calibri" w:cs="Calibri"/>
                <w:b/>
                <w:bCs/>
                <w:lang w:val="it-IT"/>
              </w:rPr>
            </w:rPrChange>
          </w:rPr>
          <w:t xml:space="preserve">Una volta chiuse le </w:t>
        </w:r>
      </w:ins>
      <w:ins w:id="1818" w:author="Martina Nolletti" w:date="2021-02-08T15:14:00Z">
        <w:r w:rsidRPr="00DE3B41">
          <w:rPr>
            <w:rFonts w:ascii="Calibri" w:hAnsi="Calibri" w:cs="Calibri"/>
            <w:lang w:val="it-IT"/>
            <w:rPrChange w:id="1819" w:author="Martina Nolletti" w:date="2021-02-08T15:15:00Z">
              <w:rPr>
                <w:rFonts w:ascii="Calibri" w:hAnsi="Calibri" w:cs="Calibri"/>
                <w:b/>
                <w:bCs/>
                <w:lang w:val="it-IT"/>
              </w:rPr>
            </w:rPrChange>
          </w:rPr>
          <w:t>elezioni, l’operatore di seggio, attraverso l’utilizzo dello scanner, effettuerà il conteggio dei voti cartacei e li inserirà all’interno del sistema, mediante il pulsante “Carica spoglio”, sulla sua dashboard.</w:t>
        </w:r>
      </w:ins>
    </w:p>
    <w:p w14:paraId="406C85D2" w14:textId="06F4F4ED" w:rsidR="006033E1" w:rsidRDefault="006033E1" w:rsidP="006033E1">
      <w:pPr>
        <w:numPr>
          <w:ilvl w:val="0"/>
          <w:numId w:val="93"/>
        </w:numPr>
        <w:rPr>
          <w:ins w:id="1820" w:author="Martina Nolletti" w:date="2021-02-08T15:15:00Z"/>
          <w:rFonts w:ascii="Calibri" w:hAnsi="Calibri" w:cs="Calibri"/>
          <w:b/>
          <w:bCs/>
          <w:lang w:val="it-IT"/>
        </w:rPr>
      </w:pPr>
      <w:ins w:id="1821" w:author="Martina Nolletti" w:date="2021-02-08T14:53:00Z">
        <w:r w:rsidRPr="001735AD">
          <w:rPr>
            <w:rFonts w:ascii="Calibri" w:hAnsi="Calibri" w:cs="Calibri"/>
            <w:b/>
            <w:bCs/>
            <w:lang w:val="it-IT"/>
          </w:rPr>
          <w:t>RF9: Report votazioni e statistiche orari più affollati</w:t>
        </w:r>
      </w:ins>
    </w:p>
    <w:p w14:paraId="7E64EBFB" w14:textId="2CCB1B63" w:rsidR="00DE3B41" w:rsidRPr="00417B15" w:rsidRDefault="00417B15" w:rsidP="00DE3B41">
      <w:pPr>
        <w:rPr>
          <w:ins w:id="1822" w:author="Martina Nolletti" w:date="2021-02-08T15:15:00Z"/>
          <w:rFonts w:ascii="Calibri" w:hAnsi="Calibri" w:cs="Calibri"/>
          <w:lang w:val="it-IT"/>
          <w:rPrChange w:id="1823" w:author="Martina Nolletti" w:date="2021-02-08T15:17:00Z">
            <w:rPr>
              <w:ins w:id="1824" w:author="Martina Nolletti" w:date="2021-02-08T15:15:00Z"/>
              <w:rFonts w:ascii="Calibri" w:hAnsi="Calibri" w:cs="Calibri"/>
              <w:b/>
              <w:bCs/>
              <w:lang w:val="it-IT"/>
            </w:rPr>
          </w:rPrChange>
        </w:rPr>
      </w:pPr>
      <w:proofErr w:type="gramStart"/>
      <w:ins w:id="1825" w:author="Martina Nolletti" w:date="2021-02-08T15:15:00Z">
        <w:r w:rsidRPr="00417B15">
          <w:rPr>
            <w:rFonts w:ascii="Calibri" w:hAnsi="Calibri" w:cs="Calibri"/>
            <w:lang w:val="it-IT"/>
            <w:rPrChange w:id="1826" w:author="Martina Nolletti" w:date="2021-02-08T15:17:00Z">
              <w:rPr>
                <w:rFonts w:ascii="Calibri" w:hAnsi="Calibri" w:cs="Calibri"/>
                <w:b/>
                <w:bCs/>
                <w:lang w:val="it-IT"/>
              </w:rPr>
            </w:rPrChange>
          </w:rPr>
          <w:t>Infine</w:t>
        </w:r>
        <w:proofErr w:type="gramEnd"/>
        <w:r w:rsidRPr="00417B15">
          <w:rPr>
            <w:rFonts w:ascii="Calibri" w:hAnsi="Calibri" w:cs="Calibri"/>
            <w:lang w:val="it-IT"/>
            <w:rPrChange w:id="1827" w:author="Martina Nolletti" w:date="2021-02-08T15:17:00Z">
              <w:rPr>
                <w:rFonts w:ascii="Calibri" w:hAnsi="Calibri" w:cs="Calibri"/>
                <w:b/>
                <w:bCs/>
                <w:lang w:val="it-IT"/>
              </w:rPr>
            </w:rPrChange>
          </w:rPr>
          <w:t xml:space="preserve"> l’amministratore di segreteria (o lo scanner), creerà i report sulle votazioni, mediante una funzione di calcolo dei voti ricevuti </w:t>
        </w:r>
      </w:ins>
      <w:ins w:id="1828" w:author="Martina Nolletti" w:date="2021-02-08T15:16:00Z">
        <w:r w:rsidRPr="00417B15">
          <w:rPr>
            <w:rFonts w:ascii="Calibri" w:hAnsi="Calibri" w:cs="Calibri"/>
            <w:lang w:val="it-IT"/>
            <w:rPrChange w:id="1829" w:author="Martina Nolletti" w:date="2021-02-08T15:17:00Z">
              <w:rPr>
                <w:rFonts w:ascii="Calibri" w:hAnsi="Calibri" w:cs="Calibri"/>
                <w:b/>
                <w:bCs/>
                <w:lang w:val="it-IT"/>
              </w:rPr>
            </w:rPrChange>
          </w:rPr>
          <w:t>dai singoli candidati,</w:t>
        </w:r>
      </w:ins>
      <w:ins w:id="1830" w:author="Martina Nolletti" w:date="2021-02-08T15:15:00Z">
        <w:r w:rsidRPr="00417B15">
          <w:rPr>
            <w:rFonts w:ascii="Calibri" w:hAnsi="Calibri" w:cs="Calibri"/>
            <w:lang w:val="it-IT"/>
            <w:rPrChange w:id="1831" w:author="Martina Nolletti" w:date="2021-02-08T15:17:00Z">
              <w:rPr>
                <w:rFonts w:ascii="Calibri" w:hAnsi="Calibri" w:cs="Calibri"/>
                <w:b/>
                <w:bCs/>
                <w:lang w:val="it-IT"/>
              </w:rPr>
            </w:rPrChange>
          </w:rPr>
          <w:t xml:space="preserve"> e le statistiche</w:t>
        </w:r>
      </w:ins>
      <w:ins w:id="1832" w:author="Martina Nolletti" w:date="2021-02-08T15:16:00Z">
        <w:r w:rsidRPr="00417B15">
          <w:rPr>
            <w:rFonts w:ascii="Calibri" w:hAnsi="Calibri" w:cs="Calibri"/>
            <w:lang w:val="it-IT"/>
            <w:rPrChange w:id="1833" w:author="Martina Nolletti" w:date="2021-02-08T15:17:00Z">
              <w:rPr>
                <w:rFonts w:ascii="Calibri" w:hAnsi="Calibri" w:cs="Calibri"/>
                <w:b/>
                <w:bCs/>
                <w:lang w:val="it-IT"/>
              </w:rPr>
            </w:rPrChange>
          </w:rPr>
          <w:t xml:space="preserve">, mediante una </w:t>
        </w:r>
        <w:proofErr w:type="spellStart"/>
        <w:r w:rsidRPr="00417B15">
          <w:rPr>
            <w:rFonts w:ascii="Calibri" w:hAnsi="Calibri" w:cs="Calibri"/>
            <w:lang w:val="it-IT"/>
            <w:rPrChange w:id="1834" w:author="Martina Nolletti" w:date="2021-02-08T15:17:00Z">
              <w:rPr>
                <w:rFonts w:ascii="Calibri" w:hAnsi="Calibri" w:cs="Calibri"/>
                <w:b/>
                <w:bCs/>
                <w:lang w:val="it-IT"/>
              </w:rPr>
            </w:rPrChange>
          </w:rPr>
          <w:t>form</w:t>
        </w:r>
        <w:proofErr w:type="spellEnd"/>
        <w:r w:rsidRPr="00417B15">
          <w:rPr>
            <w:rFonts w:ascii="Calibri" w:hAnsi="Calibri" w:cs="Calibri"/>
            <w:lang w:val="it-IT"/>
            <w:rPrChange w:id="1835" w:author="Martina Nolletti" w:date="2021-02-08T15:17:00Z">
              <w:rPr>
                <w:rFonts w:ascii="Calibri" w:hAnsi="Calibri" w:cs="Calibri"/>
                <w:b/>
                <w:bCs/>
                <w:lang w:val="it-IT"/>
              </w:rPr>
            </w:rPrChange>
          </w:rPr>
          <w:t xml:space="preserve"> dove si aggiunger</w:t>
        </w:r>
      </w:ins>
      <w:ins w:id="1836" w:author="Martina Nolletti" w:date="2021-02-08T15:17:00Z">
        <w:r w:rsidRPr="00417B15">
          <w:rPr>
            <w:rFonts w:ascii="Calibri" w:hAnsi="Calibri" w:cs="Calibri"/>
            <w:lang w:val="it-IT"/>
            <w:rPrChange w:id="1837" w:author="Martina Nolletti" w:date="2021-02-08T15:17:00Z">
              <w:rPr>
                <w:rFonts w:ascii="Calibri" w:hAnsi="Calibri" w:cs="Calibri"/>
                <w:b/>
                <w:bCs/>
                <w:lang w:val="it-IT"/>
              </w:rPr>
            </w:rPrChange>
          </w:rPr>
          <w:t>anno i dati richiesti.</w:t>
        </w:r>
      </w:ins>
    </w:p>
    <w:p w14:paraId="107C8825" w14:textId="77777777" w:rsidR="00417B15" w:rsidRPr="006033E1" w:rsidRDefault="00417B15">
      <w:pPr>
        <w:rPr>
          <w:rFonts w:ascii="Calibri" w:hAnsi="Calibri" w:cs="Calibri"/>
          <w:b/>
          <w:bCs/>
          <w:lang w:val="it-IT"/>
          <w:rPrChange w:id="1838" w:author="Martina Nolletti" w:date="2021-02-08T14:54:00Z">
            <w:rPr>
              <w:noProof/>
            </w:rPr>
          </w:rPrChange>
        </w:rPr>
      </w:pPr>
    </w:p>
    <w:p w14:paraId="5924AD65" w14:textId="659CE188" w:rsidR="00BE636F" w:rsidRDefault="006033E1" w:rsidP="007E18A0">
      <w:pPr>
        <w:rPr>
          <w:ins w:id="1839" w:author="Martina Nolletti" w:date="2021-02-08T14:54:00Z"/>
          <w:rFonts w:ascii="Calibri" w:hAnsi="Calibri" w:cs="Calibri"/>
          <w:lang w:val="it-IT"/>
        </w:rPr>
      </w:pPr>
      <w:ins w:id="1840" w:author="Martina Nolletti" w:date="2021-02-08T14:54:00Z">
        <w:r>
          <w:rPr>
            <w:rFonts w:ascii="Calibri" w:hAnsi="Calibri" w:cs="Calibri"/>
            <w:lang w:val="it-IT"/>
          </w:rPr>
          <w:t>Mentre per quanto riguarda gli RNF:</w:t>
        </w:r>
      </w:ins>
    </w:p>
    <w:p w14:paraId="712BBD8F" w14:textId="33599DE7" w:rsidR="006033E1" w:rsidRPr="00203A77" w:rsidRDefault="006033E1" w:rsidP="006033E1">
      <w:pPr>
        <w:numPr>
          <w:ilvl w:val="0"/>
          <w:numId w:val="94"/>
        </w:numPr>
        <w:rPr>
          <w:ins w:id="1841" w:author="Martina Nolletti" w:date="2021-02-08T15:25:00Z"/>
          <w:rPrChange w:id="1842" w:author="Martina Nolletti" w:date="2021-02-08T15:25:00Z">
            <w:rPr>
              <w:ins w:id="1843" w:author="Martina Nolletti" w:date="2021-02-08T15:25:00Z"/>
              <w:rFonts w:ascii="Calibri" w:hAnsi="Calibri" w:cs="Calibri"/>
              <w:b/>
              <w:bCs/>
              <w:lang w:val="it-IT"/>
            </w:rPr>
          </w:rPrChange>
        </w:rPr>
      </w:pPr>
      <w:ins w:id="1844" w:author="Martina Nolletti" w:date="2021-02-08T14:55:00Z">
        <w:r w:rsidRPr="001735AD">
          <w:rPr>
            <w:rFonts w:ascii="Calibri" w:hAnsi="Calibri" w:cs="Calibri"/>
            <w:b/>
            <w:bCs/>
            <w:lang w:val="it-IT"/>
          </w:rPr>
          <w:t>RNF1: SEGRETEZZA DEL VOTO</w:t>
        </w:r>
      </w:ins>
    </w:p>
    <w:p w14:paraId="100B6D6E" w14:textId="5F455F00" w:rsidR="00203A77" w:rsidRPr="00A06314" w:rsidRDefault="001942B0">
      <w:pPr>
        <w:rPr>
          <w:ins w:id="1845" w:author="Martina Nolletti" w:date="2021-02-08T14:55:00Z"/>
          <w:rFonts w:ascii="Calibri" w:hAnsi="Calibri" w:cs="Calibri"/>
          <w:lang w:val="it-IT"/>
        </w:rPr>
      </w:pPr>
      <w:ins w:id="1846" w:author="Martina Nolletti" w:date="2021-02-08T15:25:00Z">
        <w:r w:rsidRPr="00A06314">
          <w:rPr>
            <w:rFonts w:ascii="Calibri" w:hAnsi="Calibri" w:cs="Calibri"/>
            <w:lang w:val="it-IT"/>
          </w:rPr>
          <w:t>La segretezza del voto è</w:t>
        </w:r>
        <w:r w:rsidRPr="00A06314">
          <w:rPr>
            <w:rFonts w:ascii="Calibri" w:hAnsi="Calibri" w:cs="Calibri"/>
          </w:rPr>
          <w:t xml:space="preserve"> </w:t>
        </w:r>
        <w:proofErr w:type="spellStart"/>
        <w:r w:rsidRPr="00A06314">
          <w:rPr>
            <w:rFonts w:ascii="Calibri" w:hAnsi="Calibri" w:cs="Calibri"/>
          </w:rPr>
          <w:t>garantita</w:t>
        </w:r>
      </w:ins>
      <w:proofErr w:type="spellEnd"/>
      <w:ins w:id="1847" w:author="Martina Nolletti" w:date="2021-02-08T15:33:00Z">
        <w:r w:rsidRPr="00A06314">
          <w:rPr>
            <w:rFonts w:ascii="Calibri" w:hAnsi="Calibri" w:cs="Calibri"/>
            <w:lang w:val="it-IT"/>
          </w:rPr>
          <w:t xml:space="preserve"> dal fatto che </w:t>
        </w:r>
      </w:ins>
      <w:ins w:id="1848" w:author="Martina Nolletti" w:date="2021-02-08T15:34:00Z">
        <w:r w:rsidRPr="00A06314">
          <w:rPr>
            <w:rFonts w:ascii="Calibri" w:hAnsi="Calibri" w:cs="Calibri"/>
            <w:lang w:val="it-IT"/>
          </w:rPr>
          <w:t xml:space="preserve">all’interno del </w:t>
        </w:r>
      </w:ins>
      <w:ins w:id="1849" w:author="Martina Nolletti" w:date="2021-02-08T15:35:00Z">
        <w:r w:rsidRPr="00A06314">
          <w:rPr>
            <w:rFonts w:ascii="Calibri" w:hAnsi="Calibri" w:cs="Calibri"/>
            <w:lang w:val="it-IT"/>
          </w:rPr>
          <w:t xml:space="preserve">database </w:t>
        </w:r>
      </w:ins>
      <w:ins w:id="1850" w:author="Martina Nolletti" w:date="2021-02-08T15:34:00Z">
        <w:r w:rsidRPr="00A06314">
          <w:rPr>
            <w:rFonts w:ascii="Calibri" w:hAnsi="Calibri" w:cs="Calibri"/>
            <w:lang w:val="it-IT"/>
          </w:rPr>
          <w:t>non è possibile risalire alla preferenza espressa dall’elettore e al nome (o identificativo) dell’utente stesso.</w:t>
        </w:r>
      </w:ins>
    </w:p>
    <w:p w14:paraId="771BCE58" w14:textId="035A68AF" w:rsidR="006033E1" w:rsidRDefault="006033E1" w:rsidP="006033E1">
      <w:pPr>
        <w:numPr>
          <w:ilvl w:val="0"/>
          <w:numId w:val="32"/>
        </w:numPr>
        <w:rPr>
          <w:ins w:id="1851" w:author="Martina Nolletti" w:date="2021-02-08T15:35:00Z"/>
          <w:rFonts w:ascii="Calibri" w:hAnsi="Calibri" w:cs="Calibri"/>
          <w:b/>
          <w:bCs/>
          <w:lang w:val="it-IT"/>
        </w:rPr>
      </w:pPr>
      <w:ins w:id="1852" w:author="Martina Nolletti" w:date="2021-02-08T14:55:00Z">
        <w:r w:rsidRPr="001735AD">
          <w:rPr>
            <w:rFonts w:ascii="Calibri" w:hAnsi="Calibri" w:cs="Calibri"/>
            <w:b/>
            <w:bCs/>
            <w:lang w:val="it-IT"/>
          </w:rPr>
          <w:t>RNF2: SICUREZZA DEI DATI (UNICITA’, NON MODIFICABILITA’, PRIVACY)</w:t>
        </w:r>
      </w:ins>
    </w:p>
    <w:p w14:paraId="3E6EA158" w14:textId="019852B8" w:rsidR="001942B0" w:rsidRPr="00E573D6" w:rsidRDefault="00E573D6">
      <w:pPr>
        <w:rPr>
          <w:ins w:id="1853" w:author="Martina Nolletti" w:date="2021-02-08T14:56:00Z"/>
          <w:rFonts w:ascii="Calibri" w:hAnsi="Calibri" w:cs="Calibri"/>
          <w:lang w:val="it-IT"/>
          <w:rPrChange w:id="1854" w:author="Martina Nolletti" w:date="2021-02-08T15:42:00Z">
            <w:rPr>
              <w:ins w:id="1855" w:author="Martina Nolletti" w:date="2021-02-08T14:56:00Z"/>
              <w:rFonts w:ascii="Calibri" w:hAnsi="Calibri" w:cs="Calibri"/>
              <w:lang w:val="it-IT" w:eastAsia="en-GB"/>
            </w:rPr>
          </w:rPrChange>
        </w:rPr>
        <w:pPrChange w:id="1856" w:author="Martina Nolletti" w:date="2021-02-08T15:35:00Z">
          <w:pPr>
            <w:spacing w:after="160"/>
            <w:contextualSpacing/>
            <w:jc w:val="both"/>
          </w:pPr>
        </w:pPrChange>
      </w:pPr>
      <w:ins w:id="1857" w:author="Martina Nolletti" w:date="2021-02-08T15:37:00Z">
        <w:r w:rsidRPr="00E573D6">
          <w:rPr>
            <w:rFonts w:ascii="Calibri" w:hAnsi="Calibri" w:cs="Calibri"/>
            <w:lang w:val="it-IT"/>
            <w:rPrChange w:id="1858" w:author="Martina Nolletti" w:date="2021-02-08T15:42:00Z">
              <w:rPr>
                <w:rFonts w:ascii="Calibri" w:hAnsi="Calibri" w:cs="Calibri"/>
                <w:b/>
                <w:bCs/>
                <w:lang w:val="it-IT"/>
              </w:rPr>
            </w:rPrChange>
          </w:rPr>
          <w:t>Una volta espressa la sua preferenza, all’uten</w:t>
        </w:r>
      </w:ins>
      <w:ins w:id="1859" w:author="Martina Nolletti" w:date="2021-02-08T15:38:00Z">
        <w:r w:rsidRPr="00E573D6">
          <w:rPr>
            <w:rFonts w:ascii="Calibri" w:hAnsi="Calibri" w:cs="Calibri"/>
            <w:lang w:val="it-IT"/>
            <w:rPrChange w:id="1860" w:author="Martina Nolletti" w:date="2021-02-08T15:42:00Z">
              <w:rPr>
                <w:rFonts w:ascii="Calibri" w:hAnsi="Calibri" w:cs="Calibri"/>
                <w:b/>
                <w:bCs/>
                <w:lang w:val="it-IT"/>
              </w:rPr>
            </w:rPrChange>
          </w:rPr>
          <w:t>te non sarà data la possibilità di esprimerne una seconda o di modificare la precedente</w:t>
        </w:r>
      </w:ins>
      <w:ins w:id="1861" w:author="Martina Nolletti" w:date="2021-02-08T22:55:00Z">
        <w:r w:rsidR="00F704F2">
          <w:rPr>
            <w:rFonts w:ascii="Calibri" w:hAnsi="Calibri" w:cs="Calibri"/>
            <w:lang w:val="it-IT"/>
          </w:rPr>
          <w:t xml:space="preserve"> mediante un metodo </w:t>
        </w:r>
      </w:ins>
      <w:ins w:id="1862" w:author="Martina Nolletti" w:date="2021-02-08T22:56:00Z">
        <w:r w:rsidR="00F704F2">
          <w:rPr>
            <w:rFonts w:ascii="Calibri" w:hAnsi="Calibri" w:cs="Calibri"/>
            <w:lang w:val="it-IT"/>
          </w:rPr>
          <w:t>definito all’interno delle classi Java</w:t>
        </w:r>
      </w:ins>
      <w:ins w:id="1863" w:author="Martina Nolletti" w:date="2021-02-08T15:38:00Z">
        <w:r w:rsidRPr="00E573D6">
          <w:rPr>
            <w:rFonts w:ascii="Calibri" w:hAnsi="Calibri" w:cs="Calibri"/>
            <w:lang w:val="it-IT"/>
            <w:rPrChange w:id="1864" w:author="Martina Nolletti" w:date="2021-02-08T15:42:00Z">
              <w:rPr>
                <w:rFonts w:ascii="Calibri" w:hAnsi="Calibri" w:cs="Calibri"/>
                <w:b/>
                <w:bCs/>
                <w:lang w:val="it-IT"/>
              </w:rPr>
            </w:rPrChange>
          </w:rPr>
          <w:t>.</w:t>
        </w:r>
      </w:ins>
    </w:p>
    <w:p w14:paraId="00C80C9E" w14:textId="0544F5FF" w:rsidR="006033E1" w:rsidRDefault="006033E1" w:rsidP="006033E1">
      <w:pPr>
        <w:numPr>
          <w:ilvl w:val="0"/>
          <w:numId w:val="32"/>
        </w:numPr>
        <w:rPr>
          <w:ins w:id="1865" w:author="Martina Nolletti" w:date="2021-02-08T22:54:00Z"/>
          <w:rFonts w:ascii="Calibri" w:hAnsi="Calibri" w:cs="Calibri"/>
          <w:b/>
          <w:bCs/>
          <w:lang w:val="it-IT"/>
        </w:rPr>
      </w:pPr>
      <w:ins w:id="1866" w:author="Martina Nolletti" w:date="2021-02-08T14:56:00Z">
        <w:r w:rsidRPr="001735AD">
          <w:rPr>
            <w:rFonts w:ascii="Calibri" w:hAnsi="Calibri" w:cs="Calibri"/>
            <w:b/>
            <w:bCs/>
            <w:lang w:val="it-IT"/>
          </w:rPr>
          <w:t>RNF3: USABILITA’</w:t>
        </w:r>
      </w:ins>
    </w:p>
    <w:p w14:paraId="419DE63E" w14:textId="57BF5337" w:rsidR="00EA067C" w:rsidRPr="00F704F2" w:rsidRDefault="00C01B6E">
      <w:pPr>
        <w:rPr>
          <w:ins w:id="1867" w:author="Martina Nolletti" w:date="2021-02-08T14:56:00Z"/>
          <w:rFonts w:ascii="Calibri" w:hAnsi="Calibri" w:cs="Calibri"/>
          <w:lang w:val="it-IT"/>
          <w:rPrChange w:id="1868" w:author="Martina Nolletti" w:date="2021-02-08T22:55:00Z">
            <w:rPr>
              <w:ins w:id="1869" w:author="Martina Nolletti" w:date="2021-02-08T14:56:00Z"/>
              <w:rFonts w:ascii="Calibri" w:hAnsi="Calibri" w:cs="Calibri"/>
              <w:b/>
              <w:bCs/>
              <w:lang w:val="it-IT"/>
            </w:rPr>
          </w:rPrChange>
        </w:rPr>
        <w:pPrChange w:id="1870" w:author="Martina Nolletti" w:date="2021-02-08T22:59:00Z">
          <w:pPr>
            <w:numPr>
              <w:numId w:val="32"/>
            </w:numPr>
            <w:ind w:left="720" w:hanging="360"/>
          </w:pPr>
        </w:pPrChange>
      </w:pPr>
      <w:ins w:id="1871" w:author="Martina Nolletti" w:date="2021-02-08T23:00:00Z">
        <w:r>
          <w:rPr>
            <w:rFonts w:ascii="Calibri" w:hAnsi="Calibri" w:cs="Calibri"/>
            <w:lang w:val="it-IT"/>
          </w:rPr>
          <w:t>Il requisito è stato soddisfatto in quanto è stata implementata un’applicazione</w:t>
        </w:r>
      </w:ins>
      <w:ins w:id="1872" w:author="Martina Nolletti" w:date="2021-02-08T23:01:00Z">
        <w:r w:rsidR="00CE05D1">
          <w:rPr>
            <w:rFonts w:ascii="Calibri" w:hAnsi="Calibri" w:cs="Calibri"/>
            <w:lang w:val="it-IT"/>
          </w:rPr>
          <w:t xml:space="preserve"> </w:t>
        </w:r>
      </w:ins>
      <w:ins w:id="1873" w:author="Martina Nolletti" w:date="2021-02-08T23:02:00Z">
        <w:r w:rsidR="00CE05D1">
          <w:rPr>
            <w:rFonts w:ascii="Calibri" w:hAnsi="Calibri" w:cs="Calibri"/>
            <w:lang w:val="it-IT"/>
          </w:rPr>
          <w:t xml:space="preserve">semplice da usare e molto intuitiva, attraverso la parte grafica di </w:t>
        </w:r>
        <w:proofErr w:type="spellStart"/>
        <w:r w:rsidR="00CE05D1">
          <w:rPr>
            <w:rFonts w:ascii="Calibri" w:hAnsi="Calibri" w:cs="Calibri"/>
            <w:lang w:val="it-IT"/>
          </w:rPr>
          <w:t>JavaFX</w:t>
        </w:r>
        <w:proofErr w:type="spellEnd"/>
        <w:r w:rsidR="00CE05D1">
          <w:rPr>
            <w:rFonts w:ascii="Calibri" w:hAnsi="Calibri" w:cs="Calibri"/>
            <w:lang w:val="it-IT"/>
          </w:rPr>
          <w:t>.</w:t>
        </w:r>
      </w:ins>
    </w:p>
    <w:p w14:paraId="1598CC9D" w14:textId="139FA6BF" w:rsidR="006033E1" w:rsidRDefault="006033E1" w:rsidP="006033E1">
      <w:pPr>
        <w:numPr>
          <w:ilvl w:val="0"/>
          <w:numId w:val="32"/>
        </w:numPr>
        <w:rPr>
          <w:ins w:id="1874" w:author="Martina Nolletti" w:date="2021-02-08T22:54:00Z"/>
          <w:rFonts w:ascii="Calibri" w:hAnsi="Calibri" w:cs="Calibri"/>
          <w:b/>
          <w:bCs/>
          <w:lang w:val="it-IT"/>
        </w:rPr>
      </w:pPr>
      <w:ins w:id="1875" w:author="Martina Nolletti" w:date="2021-02-08T14:56:00Z">
        <w:r w:rsidRPr="001735AD">
          <w:rPr>
            <w:rFonts w:ascii="Calibri" w:hAnsi="Calibri" w:cs="Calibri"/>
            <w:b/>
            <w:bCs/>
            <w:lang w:val="it-IT"/>
          </w:rPr>
          <w:t>RNF4: DISPONIBILITA’</w:t>
        </w:r>
      </w:ins>
    </w:p>
    <w:p w14:paraId="6ECCAC2D" w14:textId="5C42EEE0" w:rsidR="00EA067C" w:rsidRPr="00800086" w:rsidRDefault="00800086">
      <w:pPr>
        <w:rPr>
          <w:ins w:id="1876" w:author="Martina Nolletti" w:date="2021-02-08T14:57:00Z"/>
          <w:rFonts w:ascii="Calibri" w:hAnsi="Calibri" w:cs="Calibri"/>
          <w:lang w:val="it-IT"/>
          <w:rPrChange w:id="1877" w:author="Martina Nolletti" w:date="2021-02-08T23:03:00Z">
            <w:rPr>
              <w:ins w:id="1878" w:author="Martina Nolletti" w:date="2021-02-08T14:57:00Z"/>
              <w:rFonts w:ascii="Calibri" w:hAnsi="Calibri" w:cs="Calibri"/>
              <w:b/>
              <w:bCs/>
              <w:lang w:val="it-IT"/>
            </w:rPr>
          </w:rPrChange>
        </w:rPr>
        <w:pPrChange w:id="1879" w:author="Martina Nolletti" w:date="2021-02-08T22:54:00Z">
          <w:pPr>
            <w:numPr>
              <w:numId w:val="32"/>
            </w:numPr>
            <w:ind w:left="720" w:hanging="360"/>
          </w:pPr>
        </w:pPrChange>
      </w:pPr>
      <w:ins w:id="1880" w:author="Martina Nolletti" w:date="2021-02-08T23:02:00Z">
        <w:r w:rsidRPr="00800086">
          <w:rPr>
            <w:rFonts w:ascii="Calibri" w:hAnsi="Calibri" w:cs="Calibri"/>
            <w:lang w:val="it-IT"/>
            <w:rPrChange w:id="1881" w:author="Martina Nolletti" w:date="2021-02-08T23:03:00Z">
              <w:rPr>
                <w:rFonts w:ascii="Calibri" w:hAnsi="Calibri" w:cs="Calibri"/>
                <w:b/>
                <w:bCs/>
                <w:lang w:val="it-IT"/>
              </w:rPr>
            </w:rPrChange>
          </w:rPr>
          <w:t>L’applica</w:t>
        </w:r>
      </w:ins>
      <w:ins w:id="1882" w:author="Martina Nolletti" w:date="2021-02-08T23:03:00Z">
        <w:r w:rsidRPr="00800086">
          <w:rPr>
            <w:rFonts w:ascii="Calibri" w:hAnsi="Calibri" w:cs="Calibri"/>
            <w:lang w:val="it-IT"/>
            <w:rPrChange w:id="1883" w:author="Martina Nolletti" w:date="2021-02-08T23:03:00Z">
              <w:rPr>
                <w:rFonts w:ascii="Calibri" w:hAnsi="Calibri" w:cs="Calibri"/>
                <w:b/>
                <w:bCs/>
                <w:lang w:val="it-IT"/>
              </w:rPr>
            </w:rPrChange>
          </w:rPr>
          <w:t>zione verrà affiancata sempre da una connessione Internet abbastanza veloce, da poter garantire il corretto funzionamento dell’app stessa.</w:t>
        </w:r>
      </w:ins>
    </w:p>
    <w:p w14:paraId="523D2E76" w14:textId="70399EDC" w:rsidR="006033E1" w:rsidRDefault="006033E1" w:rsidP="006033E1">
      <w:pPr>
        <w:numPr>
          <w:ilvl w:val="0"/>
          <w:numId w:val="32"/>
        </w:numPr>
        <w:rPr>
          <w:ins w:id="1884" w:author="Martina Nolletti" w:date="2021-02-08T22:54:00Z"/>
          <w:rFonts w:ascii="Calibri" w:hAnsi="Calibri" w:cs="Calibri"/>
          <w:b/>
          <w:bCs/>
          <w:lang w:val="it-IT"/>
        </w:rPr>
      </w:pPr>
      <w:ins w:id="1885" w:author="Martina Nolletti" w:date="2021-02-08T14:57:00Z">
        <w:r w:rsidRPr="001735AD">
          <w:rPr>
            <w:rFonts w:ascii="Calibri" w:hAnsi="Calibri" w:cs="Calibri"/>
            <w:b/>
            <w:bCs/>
            <w:lang w:val="it-IT"/>
          </w:rPr>
          <w:t>RNF5: PRECISIONE</w:t>
        </w:r>
      </w:ins>
    </w:p>
    <w:p w14:paraId="000D80BB" w14:textId="1E402F44" w:rsidR="00EA067C" w:rsidRPr="00800086" w:rsidRDefault="00800086">
      <w:pPr>
        <w:rPr>
          <w:ins w:id="1886" w:author="Martina Nolletti" w:date="2021-02-08T14:57:00Z"/>
          <w:rFonts w:ascii="Calibri" w:hAnsi="Calibri" w:cs="Calibri"/>
          <w:lang w:val="it-IT"/>
          <w:rPrChange w:id="1887" w:author="Martina Nolletti" w:date="2021-02-08T23:05:00Z">
            <w:rPr>
              <w:ins w:id="1888" w:author="Martina Nolletti" w:date="2021-02-08T14:57:00Z"/>
              <w:rFonts w:ascii="Calibri" w:hAnsi="Calibri" w:cs="Calibri"/>
              <w:b/>
              <w:bCs/>
              <w:lang w:val="it-IT"/>
            </w:rPr>
          </w:rPrChange>
        </w:rPr>
        <w:pPrChange w:id="1889" w:author="Martina Nolletti" w:date="2021-02-08T22:55:00Z">
          <w:pPr>
            <w:numPr>
              <w:numId w:val="32"/>
            </w:numPr>
            <w:ind w:left="720" w:hanging="360"/>
          </w:pPr>
        </w:pPrChange>
      </w:pPr>
      <w:ins w:id="1890" w:author="Martina Nolletti" w:date="2021-02-08T23:04:00Z">
        <w:r w:rsidRPr="00800086">
          <w:rPr>
            <w:rFonts w:ascii="Calibri" w:hAnsi="Calibri" w:cs="Calibri"/>
            <w:lang w:val="it-IT"/>
            <w:rPrChange w:id="1891" w:author="Martina Nolletti" w:date="2021-02-08T23:05:00Z">
              <w:rPr>
                <w:rFonts w:ascii="Calibri" w:hAnsi="Calibri" w:cs="Calibri"/>
                <w:b/>
                <w:bCs/>
                <w:lang w:val="it-IT"/>
              </w:rPr>
            </w:rPrChange>
          </w:rPr>
          <w:t xml:space="preserve">Su </w:t>
        </w:r>
        <w:proofErr w:type="spellStart"/>
        <w:r w:rsidRPr="00800086">
          <w:rPr>
            <w:rFonts w:ascii="Calibri" w:hAnsi="Calibri" w:cs="Calibri"/>
            <w:lang w:val="it-IT"/>
            <w:rPrChange w:id="1892" w:author="Martina Nolletti" w:date="2021-02-08T23:05:00Z">
              <w:rPr>
                <w:rFonts w:ascii="Calibri" w:hAnsi="Calibri" w:cs="Calibri"/>
                <w:b/>
                <w:bCs/>
                <w:lang w:val="it-IT"/>
              </w:rPr>
            </w:rPrChange>
          </w:rPr>
          <w:t>UniVASA</w:t>
        </w:r>
        <w:proofErr w:type="spellEnd"/>
        <w:r w:rsidRPr="00800086">
          <w:rPr>
            <w:rFonts w:ascii="Calibri" w:hAnsi="Calibri" w:cs="Calibri"/>
            <w:lang w:val="it-IT"/>
            <w:rPrChange w:id="1893" w:author="Martina Nolletti" w:date="2021-02-08T23:05:00Z">
              <w:rPr>
                <w:rFonts w:ascii="Calibri" w:hAnsi="Calibri" w:cs="Calibri"/>
                <w:b/>
                <w:bCs/>
                <w:lang w:val="it-IT"/>
              </w:rPr>
            </w:rPrChange>
          </w:rPr>
          <w:t xml:space="preserve"> sono stati effettuati test da alcune persone, da noi scelte. Tutti i dati sono stati inseriti correttamente e abbiamo riscontrato molti </w:t>
        </w:r>
        <w:proofErr w:type="gramStart"/>
        <w:r w:rsidRPr="00800086">
          <w:rPr>
            <w:rFonts w:ascii="Calibri" w:hAnsi="Calibri" w:cs="Calibri"/>
            <w:lang w:val="it-IT"/>
            <w:rPrChange w:id="1894" w:author="Martina Nolletti" w:date="2021-02-08T23:05:00Z">
              <w:rPr>
                <w:rFonts w:ascii="Calibri" w:hAnsi="Calibri" w:cs="Calibri"/>
                <w:b/>
                <w:bCs/>
                <w:lang w:val="it-IT"/>
              </w:rPr>
            </w:rPrChange>
          </w:rPr>
          <w:t>feedback</w:t>
        </w:r>
        <w:proofErr w:type="gramEnd"/>
        <w:r w:rsidRPr="00800086">
          <w:rPr>
            <w:rFonts w:ascii="Calibri" w:hAnsi="Calibri" w:cs="Calibri"/>
            <w:lang w:val="it-IT"/>
            <w:rPrChange w:id="1895" w:author="Martina Nolletti" w:date="2021-02-08T23:05:00Z">
              <w:rPr>
                <w:rFonts w:ascii="Calibri" w:hAnsi="Calibri" w:cs="Calibri"/>
                <w:b/>
                <w:bCs/>
                <w:lang w:val="it-IT"/>
              </w:rPr>
            </w:rPrChange>
          </w:rPr>
          <w:t xml:space="preserve"> positivi </w:t>
        </w:r>
      </w:ins>
      <w:ins w:id="1896" w:author="Martina Nolletti" w:date="2021-02-08T23:05:00Z">
        <w:r w:rsidRPr="00800086">
          <w:rPr>
            <w:rFonts w:ascii="Calibri" w:hAnsi="Calibri" w:cs="Calibri"/>
            <w:lang w:val="it-IT"/>
            <w:rPrChange w:id="1897" w:author="Martina Nolletti" w:date="2021-02-08T23:05:00Z">
              <w:rPr>
                <w:rFonts w:ascii="Calibri" w:hAnsi="Calibri" w:cs="Calibri"/>
                <w:b/>
                <w:bCs/>
                <w:lang w:val="it-IT"/>
              </w:rPr>
            </w:rPrChange>
          </w:rPr>
          <w:t>sul semplice utilizzo dell’applicativo.</w:t>
        </w:r>
      </w:ins>
    </w:p>
    <w:p w14:paraId="102C3B43" w14:textId="5745F2D0" w:rsidR="006033E1" w:rsidRDefault="006033E1" w:rsidP="006033E1">
      <w:pPr>
        <w:numPr>
          <w:ilvl w:val="0"/>
          <w:numId w:val="32"/>
        </w:numPr>
        <w:rPr>
          <w:ins w:id="1898" w:author="Martina Nolletti" w:date="2021-02-08T22:55:00Z"/>
          <w:rFonts w:ascii="Calibri" w:hAnsi="Calibri" w:cs="Calibri"/>
          <w:b/>
          <w:bCs/>
          <w:lang w:val="it-IT"/>
        </w:rPr>
      </w:pPr>
      <w:ins w:id="1899" w:author="Martina Nolletti" w:date="2021-02-08T14:57:00Z">
        <w:r w:rsidRPr="001735AD">
          <w:rPr>
            <w:rFonts w:ascii="Calibri" w:hAnsi="Calibri" w:cs="Calibri"/>
            <w:b/>
            <w:bCs/>
            <w:lang w:val="it-IT"/>
          </w:rPr>
          <w:t>RNF6: PRESTAZIONE</w:t>
        </w:r>
      </w:ins>
    </w:p>
    <w:p w14:paraId="3180FD57" w14:textId="20D4A595" w:rsidR="00EA067C" w:rsidRPr="00800086" w:rsidRDefault="00800086">
      <w:pPr>
        <w:rPr>
          <w:ins w:id="1900" w:author="Martina Nolletti" w:date="2021-02-08T14:57:00Z"/>
          <w:rFonts w:ascii="Calibri" w:hAnsi="Calibri" w:cs="Calibri"/>
          <w:lang w:val="it-IT"/>
          <w:rPrChange w:id="1901" w:author="Martina Nolletti" w:date="2021-02-08T23:09:00Z">
            <w:rPr>
              <w:ins w:id="1902" w:author="Martina Nolletti" w:date="2021-02-08T14:57:00Z"/>
              <w:rFonts w:ascii="Calibri" w:hAnsi="Calibri" w:cs="Calibri"/>
              <w:b/>
              <w:bCs/>
              <w:lang w:val="it-IT"/>
            </w:rPr>
          </w:rPrChange>
        </w:rPr>
        <w:pPrChange w:id="1903" w:author="Martina Nolletti" w:date="2021-02-08T22:55:00Z">
          <w:pPr>
            <w:numPr>
              <w:numId w:val="32"/>
            </w:numPr>
            <w:ind w:left="720" w:hanging="360"/>
          </w:pPr>
        </w:pPrChange>
      </w:pPr>
      <w:ins w:id="1904" w:author="Martina Nolletti" w:date="2021-02-08T23:06:00Z">
        <w:r w:rsidRPr="00800086">
          <w:rPr>
            <w:rFonts w:ascii="Calibri" w:hAnsi="Calibri" w:cs="Calibri"/>
            <w:lang w:val="it-IT"/>
            <w:rPrChange w:id="1905" w:author="Martina Nolletti" w:date="2021-02-08T23:09:00Z">
              <w:rPr>
                <w:rFonts w:ascii="Calibri" w:hAnsi="Calibri" w:cs="Calibri"/>
                <w:b/>
                <w:bCs/>
                <w:lang w:val="it-IT"/>
              </w:rPr>
            </w:rPrChange>
          </w:rPr>
          <w:t>Tutti i dati del sistema sono a</w:t>
        </w:r>
      </w:ins>
      <w:ins w:id="1906" w:author="Martina Nolletti" w:date="2021-02-08T23:07:00Z">
        <w:r w:rsidRPr="00800086">
          <w:rPr>
            <w:rFonts w:ascii="Calibri" w:hAnsi="Calibri" w:cs="Calibri"/>
            <w:lang w:val="it-IT"/>
            <w:rPrChange w:id="1907" w:author="Martina Nolletti" w:date="2021-02-08T23:09:00Z">
              <w:rPr>
                <w:rFonts w:ascii="Calibri" w:hAnsi="Calibri" w:cs="Calibri"/>
                <w:b/>
                <w:bCs/>
                <w:lang w:val="it-IT"/>
              </w:rPr>
            </w:rPrChange>
          </w:rPr>
          <w:t xml:space="preserve">ggiornati in tempo reale. </w:t>
        </w:r>
      </w:ins>
      <w:ins w:id="1908" w:author="Martina Nolletti" w:date="2021-02-08T23:08:00Z">
        <w:r w:rsidRPr="00800086">
          <w:rPr>
            <w:rFonts w:ascii="Calibri" w:hAnsi="Calibri" w:cs="Calibri"/>
            <w:lang w:val="it-IT"/>
            <w:rPrChange w:id="1909" w:author="Martina Nolletti" w:date="2021-02-08T23:09:00Z">
              <w:rPr>
                <w:rFonts w:ascii="Calibri" w:hAnsi="Calibri" w:cs="Calibri"/>
                <w:b/>
                <w:bCs/>
                <w:lang w:val="it-IT"/>
              </w:rPr>
            </w:rPrChange>
          </w:rPr>
          <w:t>Ad esempio, a</w:t>
        </w:r>
      </w:ins>
      <w:ins w:id="1910" w:author="Martina Nolletti" w:date="2021-02-08T23:07:00Z">
        <w:r w:rsidRPr="00800086">
          <w:rPr>
            <w:rFonts w:ascii="Calibri" w:hAnsi="Calibri" w:cs="Calibri"/>
            <w:lang w:val="it-IT"/>
            <w:rPrChange w:id="1911" w:author="Martina Nolletti" w:date="2021-02-08T23:09:00Z">
              <w:rPr>
                <w:rFonts w:ascii="Calibri" w:hAnsi="Calibri" w:cs="Calibri"/>
                <w:b/>
                <w:bCs/>
                <w:lang w:val="it-IT"/>
              </w:rPr>
            </w:rPrChange>
          </w:rPr>
          <w:t>ppena si conclude uno scrutinio e gli amministratori caricheranno i report sui risultati e le statistiche</w:t>
        </w:r>
      </w:ins>
      <w:ins w:id="1912" w:author="Martina Nolletti" w:date="2021-02-08T23:08:00Z">
        <w:r w:rsidRPr="00800086">
          <w:rPr>
            <w:rFonts w:ascii="Calibri" w:hAnsi="Calibri" w:cs="Calibri"/>
            <w:lang w:val="it-IT"/>
            <w:rPrChange w:id="1913" w:author="Martina Nolletti" w:date="2021-02-08T23:09:00Z">
              <w:rPr>
                <w:rFonts w:ascii="Calibri" w:hAnsi="Calibri" w:cs="Calibri"/>
                <w:b/>
                <w:bCs/>
                <w:lang w:val="it-IT"/>
              </w:rPr>
            </w:rPrChange>
          </w:rPr>
          <w:t xml:space="preserve"> di un evento</w:t>
        </w:r>
      </w:ins>
      <w:ins w:id="1914" w:author="Martina Nolletti" w:date="2021-02-08T23:07:00Z">
        <w:r w:rsidRPr="00800086">
          <w:rPr>
            <w:rFonts w:ascii="Calibri" w:hAnsi="Calibri" w:cs="Calibri"/>
            <w:lang w:val="it-IT"/>
            <w:rPrChange w:id="1915" w:author="Martina Nolletti" w:date="2021-02-08T23:09:00Z">
              <w:rPr>
                <w:rFonts w:ascii="Calibri" w:hAnsi="Calibri" w:cs="Calibri"/>
                <w:b/>
                <w:bCs/>
                <w:lang w:val="it-IT"/>
              </w:rPr>
            </w:rPrChange>
          </w:rPr>
          <w:t>, gli elettori potranno</w:t>
        </w:r>
      </w:ins>
      <w:ins w:id="1916" w:author="Martina Nolletti" w:date="2021-02-08T23:09:00Z">
        <w:r>
          <w:rPr>
            <w:rFonts w:ascii="Calibri" w:hAnsi="Calibri" w:cs="Calibri"/>
            <w:lang w:val="it-IT"/>
          </w:rPr>
          <w:t xml:space="preserve"> visualizzarli immediatamente sulla propria dashboard.</w:t>
        </w:r>
      </w:ins>
    </w:p>
    <w:p w14:paraId="0BEA3D61" w14:textId="58FABD83" w:rsidR="006033E1" w:rsidRPr="00114F69" w:rsidRDefault="006033E1" w:rsidP="006033E1">
      <w:pPr>
        <w:numPr>
          <w:ilvl w:val="0"/>
          <w:numId w:val="32"/>
        </w:numPr>
        <w:rPr>
          <w:ins w:id="1917" w:author="Martina Nolletti" w:date="2021-02-08T22:55:00Z"/>
          <w:rFonts w:ascii="Calibri" w:hAnsi="Calibri" w:cs="Calibri"/>
          <w:b/>
          <w:bCs/>
          <w:color w:val="FF0000"/>
          <w:lang w:val="it-IT"/>
          <w:rPrChange w:id="1918" w:author="Martina Nolletti" w:date="2021-02-08T23:16:00Z">
            <w:rPr>
              <w:ins w:id="1919" w:author="Martina Nolletti" w:date="2021-02-08T22:55:00Z"/>
              <w:rFonts w:ascii="Calibri" w:hAnsi="Calibri" w:cs="Calibri"/>
              <w:b/>
              <w:bCs/>
              <w:lang w:val="it-IT"/>
            </w:rPr>
          </w:rPrChange>
        </w:rPr>
      </w:pPr>
      <w:ins w:id="1920" w:author="Martina Nolletti" w:date="2021-02-08T14:57:00Z">
        <w:r w:rsidRPr="00114F69">
          <w:rPr>
            <w:rFonts w:ascii="Calibri" w:hAnsi="Calibri" w:cs="Calibri"/>
            <w:b/>
            <w:bCs/>
            <w:color w:val="FF0000"/>
            <w:lang w:val="it-IT"/>
            <w:rPrChange w:id="1921" w:author="Martina Nolletti" w:date="2021-02-08T23:16:00Z">
              <w:rPr>
                <w:rFonts w:ascii="Calibri" w:hAnsi="Calibri" w:cs="Calibri"/>
                <w:b/>
                <w:bCs/>
                <w:lang w:val="it-IT"/>
              </w:rPr>
            </w:rPrChange>
          </w:rPr>
          <w:t>RNF7: CAPACITA’</w:t>
        </w:r>
      </w:ins>
    </w:p>
    <w:p w14:paraId="264520E9" w14:textId="5256BEC6" w:rsidR="00EA067C" w:rsidRPr="00114F69" w:rsidRDefault="00800086">
      <w:pPr>
        <w:rPr>
          <w:ins w:id="1922" w:author="Martina Nolletti" w:date="2021-02-08T14:57:00Z"/>
          <w:rFonts w:ascii="Calibri" w:hAnsi="Calibri" w:cs="Calibri"/>
          <w:lang w:val="it-IT"/>
          <w:rPrChange w:id="1923" w:author="Martina Nolletti" w:date="2021-02-08T23:16:00Z">
            <w:rPr>
              <w:ins w:id="1924" w:author="Martina Nolletti" w:date="2021-02-08T14:57:00Z"/>
              <w:rFonts w:ascii="Calibri" w:hAnsi="Calibri" w:cs="Calibri"/>
              <w:b/>
              <w:bCs/>
              <w:lang w:val="it-IT"/>
            </w:rPr>
          </w:rPrChange>
        </w:rPr>
        <w:pPrChange w:id="1925" w:author="Martina Nolletti" w:date="2021-02-08T22:55:00Z">
          <w:pPr>
            <w:numPr>
              <w:numId w:val="32"/>
            </w:numPr>
            <w:ind w:left="720" w:hanging="360"/>
          </w:pPr>
        </w:pPrChange>
      </w:pPr>
      <w:ins w:id="1926" w:author="Martina Nolletti" w:date="2021-02-08T23:09:00Z">
        <w:r w:rsidRPr="00114F69">
          <w:rPr>
            <w:rFonts w:ascii="Calibri" w:hAnsi="Calibri" w:cs="Calibri"/>
            <w:lang w:val="it-IT"/>
            <w:rPrChange w:id="1927" w:author="Martina Nolletti" w:date="2021-02-08T23:16:00Z">
              <w:rPr>
                <w:rFonts w:ascii="Calibri" w:hAnsi="Calibri" w:cs="Calibri"/>
                <w:b/>
                <w:bCs/>
                <w:lang w:val="it-IT"/>
              </w:rPr>
            </w:rPrChange>
          </w:rPr>
          <w:t xml:space="preserve">Il sistema </w:t>
        </w:r>
      </w:ins>
      <w:ins w:id="1928" w:author="Martina Nolletti" w:date="2021-02-09T18:20:00Z">
        <w:r w:rsidR="00933381">
          <w:rPr>
            <w:rFonts w:ascii="Calibri" w:hAnsi="Calibri" w:cs="Calibri"/>
            <w:lang w:val="it-IT"/>
          </w:rPr>
          <w:t xml:space="preserve">non </w:t>
        </w:r>
      </w:ins>
      <w:ins w:id="1929" w:author="Martina Nolletti" w:date="2021-02-08T23:09:00Z">
        <w:r w:rsidRPr="00114F69">
          <w:rPr>
            <w:rFonts w:ascii="Calibri" w:hAnsi="Calibri" w:cs="Calibri"/>
            <w:lang w:val="it-IT"/>
            <w:rPrChange w:id="1930" w:author="Martina Nolletti" w:date="2021-02-08T23:16:00Z">
              <w:rPr>
                <w:rFonts w:ascii="Calibri" w:hAnsi="Calibri" w:cs="Calibri"/>
                <w:b/>
                <w:bCs/>
                <w:lang w:val="it-IT"/>
              </w:rPr>
            </w:rPrChange>
          </w:rPr>
          <w:t xml:space="preserve">è in grado di gestire più </w:t>
        </w:r>
      </w:ins>
      <w:ins w:id="1931" w:author="Martina Nolletti" w:date="2021-02-08T23:10:00Z">
        <w:r w:rsidRPr="00114F69">
          <w:rPr>
            <w:rFonts w:ascii="Calibri" w:hAnsi="Calibri" w:cs="Calibri"/>
            <w:lang w:val="it-IT"/>
            <w:rPrChange w:id="1932" w:author="Martina Nolletti" w:date="2021-02-08T23:16:00Z">
              <w:rPr>
                <w:rFonts w:ascii="Calibri" w:hAnsi="Calibri" w:cs="Calibri"/>
                <w:b/>
                <w:bCs/>
                <w:lang w:val="it-IT"/>
              </w:rPr>
            </w:rPrChange>
          </w:rPr>
          <w:t>accessi contemporaneamente</w:t>
        </w:r>
      </w:ins>
      <w:ins w:id="1933" w:author="Martina Nolletti" w:date="2021-02-08T23:14:00Z">
        <w:r w:rsidR="00114F69" w:rsidRPr="00114F69">
          <w:rPr>
            <w:rFonts w:ascii="Calibri" w:hAnsi="Calibri" w:cs="Calibri"/>
            <w:lang w:val="it-IT"/>
            <w:rPrChange w:id="1934" w:author="Martina Nolletti" w:date="2021-02-08T23:16:00Z">
              <w:rPr>
                <w:rFonts w:ascii="Calibri" w:hAnsi="Calibri" w:cs="Calibri"/>
                <w:b/>
                <w:bCs/>
                <w:lang w:val="it-IT"/>
              </w:rPr>
            </w:rPrChange>
          </w:rPr>
          <w:t xml:space="preserve"> </w:t>
        </w:r>
      </w:ins>
      <w:ins w:id="1935" w:author="Martina Nolletti" w:date="2021-02-09T18:20:00Z">
        <w:r w:rsidR="00933381">
          <w:rPr>
            <w:rFonts w:ascii="Calibri" w:hAnsi="Calibri" w:cs="Calibri"/>
            <w:lang w:val="it-IT"/>
          </w:rPr>
          <w:t xml:space="preserve">in quanto </w:t>
        </w:r>
      </w:ins>
      <w:ins w:id="1936" w:author="Martina Nolletti" w:date="2021-02-08T23:15:00Z">
        <w:r w:rsidR="00114F69" w:rsidRPr="00114F69">
          <w:rPr>
            <w:rFonts w:ascii="Calibri" w:hAnsi="Calibri" w:cs="Calibri"/>
            <w:lang w:val="it-IT"/>
            <w:rPrChange w:id="1937" w:author="Martina Nolletti" w:date="2021-02-08T23:16:00Z">
              <w:rPr>
                <w:rFonts w:ascii="Calibri" w:hAnsi="Calibri" w:cs="Calibri"/>
                <w:b/>
                <w:bCs/>
                <w:lang w:val="it-IT"/>
              </w:rPr>
            </w:rPrChange>
          </w:rPr>
          <w:t xml:space="preserve">il database </w:t>
        </w:r>
      </w:ins>
      <w:ins w:id="1938" w:author="Martina Nolletti" w:date="2021-02-09T18:20:00Z">
        <w:r w:rsidR="00933381">
          <w:rPr>
            <w:rFonts w:ascii="Calibri" w:hAnsi="Calibri" w:cs="Calibri"/>
            <w:lang w:val="it-IT"/>
          </w:rPr>
          <w:t xml:space="preserve">non </w:t>
        </w:r>
      </w:ins>
      <w:ins w:id="1939" w:author="Martina Nolletti" w:date="2021-02-08T23:15:00Z">
        <w:r w:rsidR="00114F69" w:rsidRPr="00114F69">
          <w:rPr>
            <w:rFonts w:ascii="Calibri" w:hAnsi="Calibri" w:cs="Calibri"/>
            <w:lang w:val="it-IT"/>
            <w:rPrChange w:id="1940" w:author="Martina Nolletti" w:date="2021-02-08T23:16:00Z">
              <w:rPr>
                <w:rFonts w:ascii="Calibri" w:hAnsi="Calibri" w:cs="Calibri"/>
                <w:b/>
                <w:bCs/>
                <w:lang w:val="it-IT"/>
              </w:rPr>
            </w:rPrChange>
          </w:rPr>
          <w:t>viene inserito in un server remoto</w:t>
        </w:r>
      </w:ins>
      <w:ins w:id="1941" w:author="Martina Nolletti" w:date="2021-02-08T23:10:00Z">
        <w:r w:rsidRPr="00114F69">
          <w:rPr>
            <w:rFonts w:ascii="Calibri" w:hAnsi="Calibri" w:cs="Calibri"/>
            <w:lang w:val="it-IT"/>
            <w:rPrChange w:id="1942" w:author="Martina Nolletti" w:date="2021-02-08T23:16:00Z">
              <w:rPr>
                <w:rFonts w:ascii="Calibri" w:hAnsi="Calibri" w:cs="Calibri"/>
                <w:b/>
                <w:bCs/>
                <w:lang w:val="it-IT"/>
              </w:rPr>
            </w:rPrChange>
          </w:rPr>
          <w:t>.</w:t>
        </w:r>
      </w:ins>
    </w:p>
    <w:p w14:paraId="6566B0D0" w14:textId="348C4689" w:rsidR="006033E1" w:rsidRPr="00EA067C" w:rsidRDefault="006033E1" w:rsidP="006033E1">
      <w:pPr>
        <w:numPr>
          <w:ilvl w:val="0"/>
          <w:numId w:val="32"/>
        </w:numPr>
        <w:rPr>
          <w:ins w:id="1943" w:author="Martina Nolletti" w:date="2021-02-08T22:55:00Z"/>
          <w:rPrChange w:id="1944" w:author="Martina Nolletti" w:date="2021-02-08T22:55:00Z">
            <w:rPr>
              <w:ins w:id="1945" w:author="Martina Nolletti" w:date="2021-02-08T22:55:00Z"/>
              <w:rFonts w:ascii="Calibri" w:hAnsi="Calibri" w:cs="Calibri"/>
              <w:b/>
              <w:bCs/>
              <w:lang w:val="it-IT"/>
            </w:rPr>
          </w:rPrChange>
        </w:rPr>
      </w:pPr>
      <w:ins w:id="1946" w:author="Martina Nolletti" w:date="2021-02-08T14:57:00Z">
        <w:r w:rsidRPr="001735AD">
          <w:rPr>
            <w:rFonts w:ascii="Calibri" w:hAnsi="Calibri" w:cs="Calibri"/>
            <w:b/>
            <w:bCs/>
            <w:lang w:val="it-IT"/>
          </w:rPr>
          <w:t>RNF8: TOLLERANZA AI GUASTI</w:t>
        </w:r>
      </w:ins>
    </w:p>
    <w:p w14:paraId="047AC13A" w14:textId="36152627" w:rsidR="00EA067C" w:rsidRPr="00A06314" w:rsidRDefault="00800086">
      <w:pPr>
        <w:rPr>
          <w:ins w:id="1947" w:author="Martina Nolletti" w:date="2021-02-08T14:57:00Z"/>
          <w:rFonts w:ascii="Calibri" w:hAnsi="Calibri" w:cs="Calibri"/>
          <w:lang w:val="it-IT"/>
        </w:rPr>
      </w:pPr>
      <w:ins w:id="1948" w:author="Martina Nolletti" w:date="2021-02-08T23:10:00Z">
        <w:r w:rsidRPr="00A06314">
          <w:rPr>
            <w:lang w:val="it-IT"/>
          </w:rPr>
          <w:t>Tut</w:t>
        </w:r>
      </w:ins>
      <w:ins w:id="1949" w:author="Martina Nolletti" w:date="2021-02-08T23:11:00Z">
        <w:r w:rsidRPr="00A06314">
          <w:rPr>
            <w:lang w:val="it-IT"/>
          </w:rPr>
          <w:t xml:space="preserve">ti </w:t>
        </w:r>
        <w:r w:rsidR="00052019" w:rsidRPr="00A06314">
          <w:rPr>
            <w:rFonts w:ascii="Calibri" w:hAnsi="Calibri" w:cs="Calibri"/>
            <w:lang w:val="it-IT"/>
          </w:rPr>
          <w:t>i</w:t>
        </w:r>
        <w:r w:rsidRPr="00A06314">
          <w:rPr>
            <w:lang w:val="it-IT"/>
          </w:rPr>
          <w:t xml:space="preserve"> dati vengono i</w:t>
        </w:r>
        <w:r w:rsidRPr="00A06314">
          <w:rPr>
            <w:rFonts w:ascii="Calibri" w:hAnsi="Calibri" w:cs="Calibri"/>
            <w:lang w:val="it-IT"/>
          </w:rPr>
          <w:t>nse</w:t>
        </w:r>
        <w:r w:rsidR="00052019" w:rsidRPr="00A06314">
          <w:rPr>
            <w:rFonts w:ascii="Calibri" w:hAnsi="Calibri" w:cs="Calibri"/>
            <w:lang w:val="it-IT"/>
          </w:rPr>
          <w:t>riti correttamente all’interno del database e vengono aggiornati in caso di cambiamenti.</w:t>
        </w:r>
      </w:ins>
      <w:ins w:id="1950" w:author="Martina Nolletti" w:date="2021-02-08T23:25:00Z">
        <w:r w:rsidR="00245A62" w:rsidRPr="00A06314">
          <w:rPr>
            <w:rFonts w:ascii="Calibri" w:hAnsi="Calibri" w:cs="Calibri"/>
            <w:lang w:val="it-IT"/>
          </w:rPr>
          <w:t xml:space="preserve"> Ci sarà la funzione di backup in modo da non perdere tutti i dati salvati all’interno del </w:t>
        </w:r>
      </w:ins>
      <w:ins w:id="1951" w:author="Martina Nolletti" w:date="2021-02-09T18:20:00Z">
        <w:r w:rsidR="00155C91" w:rsidRPr="00A06314">
          <w:rPr>
            <w:rFonts w:ascii="Calibri" w:hAnsi="Calibri" w:cs="Calibri"/>
            <w:lang w:val="it-IT"/>
          </w:rPr>
          <w:t>DB</w:t>
        </w:r>
      </w:ins>
      <w:ins w:id="1952" w:author="Martina Nolletti" w:date="2021-02-08T23:25:00Z">
        <w:r w:rsidR="00245A62" w:rsidRPr="00A06314">
          <w:rPr>
            <w:rFonts w:ascii="Calibri" w:hAnsi="Calibri" w:cs="Calibri"/>
            <w:lang w:val="it-IT"/>
          </w:rPr>
          <w:t>.</w:t>
        </w:r>
      </w:ins>
      <w:ins w:id="1953" w:author="Martina Nolletti" w:date="2021-02-08T23:11:00Z">
        <w:r w:rsidR="00052019" w:rsidRPr="00A06314">
          <w:rPr>
            <w:rFonts w:ascii="Calibri" w:hAnsi="Calibri" w:cs="Calibri"/>
            <w:lang w:val="it-IT"/>
          </w:rPr>
          <w:t xml:space="preserve"> </w:t>
        </w:r>
      </w:ins>
    </w:p>
    <w:p w14:paraId="2F9A1ACB" w14:textId="4E5463BF" w:rsidR="006033E1" w:rsidRDefault="006033E1" w:rsidP="006033E1">
      <w:pPr>
        <w:numPr>
          <w:ilvl w:val="0"/>
          <w:numId w:val="32"/>
        </w:numPr>
        <w:rPr>
          <w:ins w:id="1954" w:author="Martina Nolletti" w:date="2021-02-08T22:55:00Z"/>
          <w:rFonts w:ascii="Calibri" w:hAnsi="Calibri" w:cs="Calibri"/>
          <w:b/>
          <w:bCs/>
          <w:lang w:val="it-IT"/>
        </w:rPr>
      </w:pPr>
      <w:ins w:id="1955" w:author="Martina Nolletti" w:date="2021-02-08T14:57:00Z">
        <w:r w:rsidRPr="001735AD">
          <w:rPr>
            <w:rFonts w:ascii="Calibri" w:hAnsi="Calibri" w:cs="Calibri"/>
            <w:b/>
            <w:bCs/>
            <w:lang w:val="it-IT"/>
          </w:rPr>
          <w:t>RNF9: PREVENZIONE SOVRACCARICO DATABASE</w:t>
        </w:r>
      </w:ins>
    </w:p>
    <w:p w14:paraId="16837F4A" w14:textId="53EE1BBD" w:rsidR="00EA067C" w:rsidRPr="00F704F2" w:rsidRDefault="00052019">
      <w:pPr>
        <w:rPr>
          <w:ins w:id="1956" w:author="Martina Nolletti" w:date="2021-02-08T14:57:00Z"/>
          <w:rFonts w:ascii="Calibri" w:hAnsi="Calibri" w:cs="Calibri"/>
          <w:lang w:val="it-IT"/>
          <w:rPrChange w:id="1957" w:author="Martina Nolletti" w:date="2021-02-08T22:55:00Z">
            <w:rPr>
              <w:ins w:id="1958" w:author="Martina Nolletti" w:date="2021-02-08T14:57:00Z"/>
              <w:rFonts w:ascii="Calibri" w:hAnsi="Calibri" w:cs="Calibri"/>
              <w:b/>
              <w:bCs/>
              <w:lang w:val="it-IT"/>
            </w:rPr>
          </w:rPrChange>
        </w:rPr>
        <w:pPrChange w:id="1959" w:author="Martina Nolletti" w:date="2021-02-08T22:55:00Z">
          <w:pPr>
            <w:numPr>
              <w:numId w:val="32"/>
            </w:numPr>
            <w:ind w:left="720" w:hanging="360"/>
          </w:pPr>
        </w:pPrChange>
      </w:pPr>
      <w:ins w:id="1960" w:author="Martina Nolletti" w:date="2021-02-08T23:12:00Z">
        <w:r>
          <w:rPr>
            <w:rFonts w:ascii="Calibri" w:hAnsi="Calibri" w:cs="Calibri"/>
            <w:lang w:val="it-IT"/>
          </w:rPr>
          <w:t>La pulizia dei dati all’interno del database avviene mediante una procedura definita in SQL chiamata “pulizia”, che effettuerà la pulizia del database</w:t>
        </w:r>
      </w:ins>
      <w:ins w:id="1961" w:author="Martina Nolletti" w:date="2021-02-09T18:25:00Z">
        <w:r w:rsidR="003E5775">
          <w:rPr>
            <w:rFonts w:ascii="Calibri" w:hAnsi="Calibri" w:cs="Calibri"/>
            <w:lang w:val="it-IT"/>
          </w:rPr>
          <w:t xml:space="preserve"> ogni anno eliminando tutti i dati </w:t>
        </w:r>
        <w:r w:rsidR="008E1078">
          <w:rPr>
            <w:rFonts w:ascii="Calibri" w:hAnsi="Calibri" w:cs="Calibri"/>
            <w:lang w:val="it-IT"/>
          </w:rPr>
          <w:t xml:space="preserve">presenti da oltre </w:t>
        </w:r>
      </w:ins>
      <w:ins w:id="1962" w:author="Martina Nolletti" w:date="2021-02-08T23:12:00Z">
        <w:r>
          <w:rPr>
            <w:rFonts w:ascii="Calibri" w:hAnsi="Calibri" w:cs="Calibri"/>
            <w:lang w:val="it-IT"/>
          </w:rPr>
          <w:t>cinque anni.</w:t>
        </w:r>
      </w:ins>
    </w:p>
    <w:p w14:paraId="7B35990B" w14:textId="20471A6C" w:rsidR="006033E1" w:rsidRPr="006033E1" w:rsidRDefault="006033E1">
      <w:pPr>
        <w:numPr>
          <w:ilvl w:val="0"/>
          <w:numId w:val="32"/>
        </w:numPr>
        <w:rPr>
          <w:ins w:id="1963" w:author="Martina Nolletti" w:date="2021-02-08T14:56:00Z"/>
          <w:rFonts w:ascii="Calibri" w:hAnsi="Calibri" w:cs="Calibri"/>
          <w:lang w:val="it-IT"/>
          <w:rPrChange w:id="1964" w:author="Martina Nolletti" w:date="2021-02-08T14:57:00Z">
            <w:rPr>
              <w:ins w:id="1965" w:author="Martina Nolletti" w:date="2021-02-08T14:56:00Z"/>
              <w:rFonts w:ascii="Calibri" w:hAnsi="Calibri" w:cs="Calibri"/>
              <w:b/>
              <w:bCs/>
              <w:lang w:val="it-IT"/>
            </w:rPr>
          </w:rPrChange>
        </w:rPr>
      </w:pPr>
      <w:ins w:id="1966" w:author="Martina Nolletti" w:date="2021-02-08T14:57:00Z">
        <w:r w:rsidRPr="001735AD">
          <w:rPr>
            <w:rFonts w:ascii="Calibri" w:hAnsi="Calibri" w:cs="Calibri"/>
            <w:b/>
            <w:bCs/>
            <w:lang w:val="it-IT"/>
          </w:rPr>
          <w:t xml:space="preserve">RNF10: ACCESSIBILITA’ </w:t>
        </w:r>
      </w:ins>
    </w:p>
    <w:p w14:paraId="4E850728" w14:textId="669F3426" w:rsidR="006033E1" w:rsidRPr="006033E1" w:rsidRDefault="00114F69" w:rsidP="007E18A0">
      <w:pPr>
        <w:rPr>
          <w:rFonts w:ascii="Calibri" w:hAnsi="Calibri" w:cs="Calibri"/>
          <w:lang w:val="it-IT"/>
          <w:rPrChange w:id="1967" w:author="Martina Nolletti" w:date="2021-02-08T14:52:00Z">
            <w:rPr>
              <w:rFonts w:ascii="Calibri" w:hAnsi="Calibri" w:cs="Calibri"/>
              <w:lang w:val="en-GB"/>
            </w:rPr>
          </w:rPrChange>
        </w:rPr>
      </w:pPr>
      <w:ins w:id="1968" w:author="Martina Nolletti" w:date="2021-02-08T23:13:00Z">
        <w:r>
          <w:rPr>
            <w:rFonts w:ascii="Calibri" w:hAnsi="Calibri" w:cs="Calibri"/>
            <w:lang w:val="it-IT"/>
          </w:rPr>
          <w:t>Per l’applicazione sono stati usati colori e icone molto grandi per tutte le tipologie di utenti.</w:t>
        </w:r>
      </w:ins>
    </w:p>
    <w:p w14:paraId="4312B33B" w14:textId="3F72ACE2" w:rsidR="00BE636F" w:rsidRPr="006033E1" w:rsidRDefault="00BE636F" w:rsidP="007E18A0">
      <w:pPr>
        <w:rPr>
          <w:rFonts w:ascii="Calibri" w:hAnsi="Calibri" w:cs="Calibri"/>
          <w:lang w:val="it-IT"/>
          <w:rPrChange w:id="1969" w:author="Martina Nolletti" w:date="2021-02-08T14:52:00Z">
            <w:rPr>
              <w:rFonts w:ascii="Calibri" w:hAnsi="Calibri" w:cs="Calibri"/>
              <w:lang w:val="en-GB"/>
            </w:rPr>
          </w:rPrChange>
        </w:rPr>
      </w:pPr>
    </w:p>
    <w:p w14:paraId="2D5F3AC3" w14:textId="395E0A74" w:rsidR="00BE636F" w:rsidRPr="006033E1" w:rsidRDefault="00BE636F" w:rsidP="007E18A0">
      <w:pPr>
        <w:rPr>
          <w:rFonts w:ascii="Calibri" w:hAnsi="Calibri" w:cs="Calibri"/>
          <w:lang w:val="it-IT"/>
          <w:rPrChange w:id="1970" w:author="Martina Nolletti" w:date="2021-02-08T14:52:00Z">
            <w:rPr>
              <w:rFonts w:ascii="Calibri" w:hAnsi="Calibri" w:cs="Calibri"/>
              <w:lang w:val="en-GB"/>
            </w:rPr>
          </w:rPrChange>
        </w:rPr>
      </w:pPr>
    </w:p>
    <w:p w14:paraId="67C3E625" w14:textId="616109C2" w:rsidR="00BE636F" w:rsidRPr="006033E1" w:rsidRDefault="00BE636F" w:rsidP="007E18A0">
      <w:pPr>
        <w:rPr>
          <w:rFonts w:ascii="Calibri" w:hAnsi="Calibri" w:cs="Calibri"/>
          <w:lang w:val="it-IT"/>
          <w:rPrChange w:id="1971" w:author="Martina Nolletti" w:date="2021-02-08T14:52:00Z">
            <w:rPr>
              <w:rFonts w:ascii="Calibri" w:hAnsi="Calibri" w:cs="Calibri"/>
              <w:lang w:val="en-GB"/>
            </w:rPr>
          </w:rPrChange>
        </w:rPr>
      </w:pPr>
    </w:p>
    <w:p w14:paraId="62C03C07" w14:textId="03CBCF9C" w:rsidR="00BE636F" w:rsidRPr="006033E1" w:rsidRDefault="00BE636F" w:rsidP="007E18A0">
      <w:pPr>
        <w:rPr>
          <w:rFonts w:ascii="Calibri" w:hAnsi="Calibri" w:cs="Calibri"/>
          <w:lang w:val="it-IT"/>
          <w:rPrChange w:id="1972" w:author="Martina Nolletti" w:date="2021-02-08T14:52:00Z">
            <w:rPr>
              <w:rFonts w:ascii="Calibri" w:hAnsi="Calibri" w:cs="Calibri"/>
              <w:lang w:val="en-GB"/>
            </w:rPr>
          </w:rPrChange>
        </w:rPr>
      </w:pPr>
    </w:p>
    <w:p w14:paraId="3CE838D6" w14:textId="33D9472E" w:rsidR="00BE636F" w:rsidRPr="006033E1" w:rsidRDefault="00BE636F" w:rsidP="007E18A0">
      <w:pPr>
        <w:rPr>
          <w:rFonts w:ascii="Calibri" w:hAnsi="Calibri" w:cs="Calibri"/>
          <w:lang w:val="it-IT"/>
          <w:rPrChange w:id="1973" w:author="Martina Nolletti" w:date="2021-02-08T14:52:00Z">
            <w:rPr>
              <w:rFonts w:ascii="Calibri" w:hAnsi="Calibri" w:cs="Calibri"/>
              <w:lang w:val="en-GB"/>
            </w:rPr>
          </w:rPrChange>
        </w:rPr>
      </w:pPr>
    </w:p>
    <w:p w14:paraId="318C7698" w14:textId="74AE789C" w:rsidR="00BE636F" w:rsidRPr="006033E1" w:rsidDel="003D59E6" w:rsidRDefault="00BE636F" w:rsidP="007E18A0">
      <w:pPr>
        <w:rPr>
          <w:del w:id="1974" w:author="Martina Nolletti" w:date="2021-02-09T18:49:00Z"/>
          <w:rFonts w:ascii="Calibri" w:hAnsi="Calibri" w:cs="Calibri"/>
          <w:lang w:val="it-IT"/>
          <w:rPrChange w:id="1975" w:author="Martina Nolletti" w:date="2021-02-08T14:52:00Z">
            <w:rPr>
              <w:del w:id="1976" w:author="Martina Nolletti" w:date="2021-02-09T18:49:00Z"/>
              <w:rFonts w:ascii="Calibri" w:hAnsi="Calibri" w:cs="Calibri"/>
              <w:lang w:val="en-GB"/>
            </w:rPr>
          </w:rPrChange>
        </w:rPr>
      </w:pPr>
    </w:p>
    <w:p w14:paraId="6455FF3E" w14:textId="522DD00E" w:rsidR="00BE636F" w:rsidRPr="006033E1" w:rsidRDefault="00BE636F" w:rsidP="007E18A0">
      <w:pPr>
        <w:rPr>
          <w:rFonts w:ascii="Calibri" w:hAnsi="Calibri" w:cs="Calibri"/>
          <w:lang w:val="it-IT"/>
          <w:rPrChange w:id="1977" w:author="Martina Nolletti" w:date="2021-02-08T14:52:00Z">
            <w:rPr>
              <w:rFonts w:ascii="Calibri" w:hAnsi="Calibri" w:cs="Calibri"/>
              <w:lang w:val="en-GB"/>
            </w:rPr>
          </w:rPrChange>
        </w:rPr>
      </w:pPr>
    </w:p>
    <w:p w14:paraId="42937D75" w14:textId="2F40B936" w:rsidR="00BE636F" w:rsidRPr="006033E1" w:rsidDel="00114F69" w:rsidRDefault="00BE636F" w:rsidP="007E18A0">
      <w:pPr>
        <w:rPr>
          <w:del w:id="1978" w:author="Martina Nolletti" w:date="2021-02-08T23:17:00Z"/>
          <w:rFonts w:ascii="Calibri" w:hAnsi="Calibri" w:cs="Calibri"/>
          <w:lang w:val="it-IT"/>
          <w:rPrChange w:id="1979" w:author="Martina Nolletti" w:date="2021-02-08T14:52:00Z">
            <w:rPr>
              <w:del w:id="1980" w:author="Martina Nolletti" w:date="2021-02-08T23:17:00Z"/>
              <w:rFonts w:ascii="Calibri" w:hAnsi="Calibri" w:cs="Calibri"/>
              <w:lang w:val="en-GB"/>
            </w:rPr>
          </w:rPrChange>
        </w:rPr>
      </w:pPr>
    </w:p>
    <w:p w14:paraId="610E1FF0" w14:textId="75EC136D" w:rsidR="00BE636F" w:rsidRPr="006033E1" w:rsidDel="00114F69" w:rsidRDefault="00BE636F" w:rsidP="007E18A0">
      <w:pPr>
        <w:rPr>
          <w:del w:id="1981" w:author="Martina Nolletti" w:date="2021-02-08T23:17:00Z"/>
          <w:rFonts w:ascii="Calibri" w:hAnsi="Calibri" w:cs="Calibri"/>
          <w:lang w:val="it-IT"/>
          <w:rPrChange w:id="1982" w:author="Martina Nolletti" w:date="2021-02-08T14:52:00Z">
            <w:rPr>
              <w:del w:id="1983" w:author="Martina Nolletti" w:date="2021-02-08T23:17:00Z"/>
              <w:rFonts w:ascii="Calibri" w:hAnsi="Calibri" w:cs="Calibri"/>
              <w:lang w:val="en-GB"/>
            </w:rPr>
          </w:rPrChange>
        </w:rPr>
      </w:pPr>
    </w:p>
    <w:p w14:paraId="7CB2233F" w14:textId="58FF2265" w:rsidR="00BE636F" w:rsidRPr="006033E1" w:rsidDel="00114F69" w:rsidRDefault="00BE636F" w:rsidP="007E18A0">
      <w:pPr>
        <w:rPr>
          <w:del w:id="1984" w:author="Martina Nolletti" w:date="2021-02-08T23:17:00Z"/>
          <w:rFonts w:ascii="Calibri" w:hAnsi="Calibri" w:cs="Calibri"/>
          <w:lang w:val="it-IT"/>
          <w:rPrChange w:id="1985" w:author="Martina Nolletti" w:date="2021-02-08T14:52:00Z">
            <w:rPr>
              <w:del w:id="1986" w:author="Martina Nolletti" w:date="2021-02-08T23:17:00Z"/>
              <w:rFonts w:ascii="Calibri" w:hAnsi="Calibri" w:cs="Calibri"/>
              <w:lang w:val="en-GB"/>
            </w:rPr>
          </w:rPrChange>
        </w:rPr>
      </w:pPr>
    </w:p>
    <w:p w14:paraId="4ED755EE" w14:textId="3608721D" w:rsidR="00BE636F" w:rsidRPr="006033E1" w:rsidDel="00114F69" w:rsidRDefault="00BE636F" w:rsidP="007E18A0">
      <w:pPr>
        <w:rPr>
          <w:del w:id="1987" w:author="Martina Nolletti" w:date="2021-02-08T23:17:00Z"/>
          <w:rFonts w:ascii="Calibri" w:hAnsi="Calibri" w:cs="Calibri"/>
          <w:lang w:val="it-IT"/>
          <w:rPrChange w:id="1988" w:author="Martina Nolletti" w:date="2021-02-08T14:52:00Z">
            <w:rPr>
              <w:del w:id="1989" w:author="Martina Nolletti" w:date="2021-02-08T23:17:00Z"/>
              <w:rFonts w:ascii="Calibri" w:hAnsi="Calibri" w:cs="Calibri"/>
              <w:lang w:val="en-GB"/>
            </w:rPr>
          </w:rPrChange>
        </w:rPr>
      </w:pPr>
    </w:p>
    <w:p w14:paraId="7D0E9687" w14:textId="33B1AAA3" w:rsidR="00BE636F" w:rsidRPr="006033E1" w:rsidDel="00114F69" w:rsidRDefault="00BE636F" w:rsidP="007E18A0">
      <w:pPr>
        <w:rPr>
          <w:del w:id="1990" w:author="Martina Nolletti" w:date="2021-02-08T23:17:00Z"/>
          <w:rFonts w:ascii="Calibri" w:hAnsi="Calibri" w:cs="Calibri"/>
          <w:lang w:val="it-IT"/>
          <w:rPrChange w:id="1991" w:author="Martina Nolletti" w:date="2021-02-08T14:52:00Z">
            <w:rPr>
              <w:del w:id="1992" w:author="Martina Nolletti" w:date="2021-02-08T23:17:00Z"/>
              <w:rFonts w:ascii="Calibri" w:hAnsi="Calibri" w:cs="Calibri"/>
              <w:lang w:val="en-GB"/>
            </w:rPr>
          </w:rPrChange>
        </w:rPr>
      </w:pPr>
    </w:p>
    <w:p w14:paraId="41EBF0C7" w14:textId="1380D9AA" w:rsidR="00BE636F" w:rsidRPr="006033E1" w:rsidDel="00114F69" w:rsidRDefault="00BE636F" w:rsidP="007E18A0">
      <w:pPr>
        <w:rPr>
          <w:del w:id="1993" w:author="Martina Nolletti" w:date="2021-02-08T23:17:00Z"/>
          <w:rFonts w:ascii="Calibri" w:hAnsi="Calibri" w:cs="Calibri"/>
          <w:lang w:val="it-IT"/>
          <w:rPrChange w:id="1994" w:author="Martina Nolletti" w:date="2021-02-08T14:52:00Z">
            <w:rPr>
              <w:del w:id="1995" w:author="Martina Nolletti" w:date="2021-02-08T23:17:00Z"/>
              <w:rFonts w:ascii="Calibri" w:hAnsi="Calibri" w:cs="Calibri"/>
              <w:lang w:val="en-GB"/>
            </w:rPr>
          </w:rPrChange>
        </w:rPr>
      </w:pPr>
    </w:p>
    <w:p w14:paraId="512AFA4A" w14:textId="78D0D72D" w:rsidR="00BE636F" w:rsidRPr="006033E1" w:rsidDel="00114F69" w:rsidRDefault="00BE636F" w:rsidP="007E18A0">
      <w:pPr>
        <w:rPr>
          <w:del w:id="1996" w:author="Martina Nolletti" w:date="2021-02-08T23:17:00Z"/>
          <w:rFonts w:ascii="Calibri" w:hAnsi="Calibri" w:cs="Calibri"/>
          <w:lang w:val="it-IT"/>
          <w:rPrChange w:id="1997" w:author="Martina Nolletti" w:date="2021-02-08T14:52:00Z">
            <w:rPr>
              <w:del w:id="1998" w:author="Martina Nolletti" w:date="2021-02-08T23:17:00Z"/>
              <w:rFonts w:ascii="Calibri" w:hAnsi="Calibri" w:cs="Calibri"/>
              <w:lang w:val="en-GB"/>
            </w:rPr>
          </w:rPrChange>
        </w:rPr>
      </w:pPr>
    </w:p>
    <w:p w14:paraId="7EDBC192" w14:textId="77777777" w:rsidR="00BE636F" w:rsidRPr="006033E1" w:rsidDel="00114F69" w:rsidRDefault="00BE636F" w:rsidP="007E18A0">
      <w:pPr>
        <w:rPr>
          <w:del w:id="1999" w:author="Martina Nolletti" w:date="2021-02-08T23:17:00Z"/>
          <w:rFonts w:ascii="Calibri" w:hAnsi="Calibri" w:cs="Calibri"/>
          <w:lang w:val="it-IT"/>
          <w:rPrChange w:id="2000" w:author="Martina Nolletti" w:date="2021-02-08T14:52:00Z">
            <w:rPr>
              <w:del w:id="2001" w:author="Martina Nolletti" w:date="2021-02-08T23:17:00Z"/>
              <w:rFonts w:ascii="Calibri" w:hAnsi="Calibri" w:cs="Calibri"/>
              <w:lang w:val="en-GB"/>
            </w:rPr>
          </w:rPrChange>
        </w:rPr>
      </w:pPr>
    </w:p>
    <w:p w14:paraId="7896917A" w14:textId="77777777" w:rsidR="001735AD" w:rsidRPr="006033E1" w:rsidDel="00114F69" w:rsidRDefault="001735AD" w:rsidP="001735AD">
      <w:pPr>
        <w:rPr>
          <w:del w:id="2002" w:author="Martina Nolletti" w:date="2021-02-08T23:17:00Z"/>
          <w:lang w:val="it-IT"/>
          <w:rPrChange w:id="2003" w:author="Martina Nolletti" w:date="2021-02-08T14:52:00Z">
            <w:rPr>
              <w:del w:id="2004" w:author="Martina Nolletti" w:date="2021-02-08T23:17:00Z"/>
              <w:lang w:val="en-GB"/>
            </w:rPr>
          </w:rPrChange>
        </w:rPr>
      </w:pPr>
    </w:p>
    <w:p w14:paraId="7940F883" w14:textId="77777777" w:rsidR="00BE636F" w:rsidRPr="006033E1" w:rsidDel="00114F69" w:rsidRDefault="00BE636F" w:rsidP="007E18A0">
      <w:pPr>
        <w:pStyle w:val="Titolo"/>
        <w:spacing w:line="276" w:lineRule="auto"/>
        <w:rPr>
          <w:del w:id="2005" w:author="Martina Nolletti" w:date="2021-02-08T23:17:00Z"/>
          <w:sz w:val="56"/>
          <w:szCs w:val="56"/>
          <w:lang w:val="it-IT"/>
          <w:rPrChange w:id="2006" w:author="Martina Nolletti" w:date="2021-02-08T14:52:00Z">
            <w:rPr>
              <w:del w:id="2007" w:author="Martina Nolletti" w:date="2021-02-08T23:17:00Z"/>
              <w:sz w:val="56"/>
              <w:szCs w:val="56"/>
            </w:rPr>
          </w:rPrChange>
        </w:rPr>
      </w:pPr>
    </w:p>
    <w:p w14:paraId="7EFE29F9" w14:textId="77777777" w:rsidR="00BE636F" w:rsidRPr="006033E1" w:rsidDel="00114F69" w:rsidRDefault="00BE636F" w:rsidP="007E18A0">
      <w:pPr>
        <w:pStyle w:val="Titolo"/>
        <w:spacing w:line="276" w:lineRule="auto"/>
        <w:rPr>
          <w:del w:id="2008" w:author="Martina Nolletti" w:date="2021-02-08T23:17:00Z"/>
          <w:sz w:val="56"/>
          <w:szCs w:val="56"/>
          <w:lang w:val="it-IT"/>
          <w:rPrChange w:id="2009" w:author="Martina Nolletti" w:date="2021-02-08T14:52:00Z">
            <w:rPr>
              <w:del w:id="2010" w:author="Martina Nolletti" w:date="2021-02-08T23:17:00Z"/>
              <w:sz w:val="56"/>
              <w:szCs w:val="56"/>
            </w:rPr>
          </w:rPrChange>
        </w:rPr>
      </w:pPr>
    </w:p>
    <w:p w14:paraId="63F293CB" w14:textId="77777777" w:rsidR="00BE636F" w:rsidRPr="006033E1" w:rsidDel="00114F69" w:rsidRDefault="00BE636F" w:rsidP="007E18A0">
      <w:pPr>
        <w:pStyle w:val="Titolo"/>
        <w:spacing w:line="276" w:lineRule="auto"/>
        <w:rPr>
          <w:del w:id="2011" w:author="Martina Nolletti" w:date="2021-02-08T23:17:00Z"/>
          <w:sz w:val="56"/>
          <w:szCs w:val="56"/>
          <w:lang w:val="it-IT"/>
          <w:rPrChange w:id="2012" w:author="Martina Nolletti" w:date="2021-02-08T14:52:00Z">
            <w:rPr>
              <w:del w:id="2013" w:author="Martina Nolletti" w:date="2021-02-08T23:17:00Z"/>
              <w:sz w:val="56"/>
              <w:szCs w:val="56"/>
            </w:rPr>
          </w:rPrChange>
        </w:rPr>
      </w:pPr>
    </w:p>
    <w:p w14:paraId="26B91E44" w14:textId="77777777" w:rsidR="00BE636F" w:rsidRPr="006033E1" w:rsidDel="007F6BE9" w:rsidRDefault="00BE636F" w:rsidP="007E18A0">
      <w:pPr>
        <w:pStyle w:val="Titolo"/>
        <w:spacing w:line="276" w:lineRule="auto"/>
        <w:rPr>
          <w:del w:id="2014" w:author="Martina Nolletti" w:date="2021-02-08T18:42:00Z"/>
          <w:sz w:val="56"/>
          <w:szCs w:val="56"/>
          <w:lang w:val="it-IT"/>
          <w:rPrChange w:id="2015" w:author="Martina Nolletti" w:date="2021-02-08T14:52:00Z">
            <w:rPr>
              <w:del w:id="2016" w:author="Martina Nolletti" w:date="2021-02-08T18:42:00Z"/>
              <w:sz w:val="56"/>
              <w:szCs w:val="56"/>
            </w:rPr>
          </w:rPrChange>
        </w:rPr>
      </w:pPr>
    </w:p>
    <w:p w14:paraId="4DCF0BF8" w14:textId="77777777" w:rsidR="00BE636F" w:rsidRPr="006033E1" w:rsidDel="007F6BE9" w:rsidRDefault="00BE636F" w:rsidP="007E18A0">
      <w:pPr>
        <w:pStyle w:val="Titolo"/>
        <w:spacing w:line="276" w:lineRule="auto"/>
        <w:rPr>
          <w:del w:id="2017" w:author="Martina Nolletti" w:date="2021-02-08T18:42:00Z"/>
          <w:sz w:val="56"/>
          <w:szCs w:val="56"/>
          <w:lang w:val="it-IT"/>
          <w:rPrChange w:id="2018" w:author="Martina Nolletti" w:date="2021-02-08T14:52:00Z">
            <w:rPr>
              <w:del w:id="2019" w:author="Martina Nolletti" w:date="2021-02-08T18:42:00Z"/>
              <w:sz w:val="56"/>
              <w:szCs w:val="56"/>
            </w:rPr>
          </w:rPrChange>
        </w:rPr>
      </w:pPr>
    </w:p>
    <w:p w14:paraId="0E9F31F8" w14:textId="6044854E" w:rsidR="00BE636F" w:rsidRPr="006033E1" w:rsidDel="00114F69" w:rsidRDefault="00BE636F" w:rsidP="007E18A0">
      <w:pPr>
        <w:pStyle w:val="Titolo"/>
        <w:spacing w:line="276" w:lineRule="auto"/>
        <w:rPr>
          <w:del w:id="2020" w:author="Martina Nolletti" w:date="2021-02-08T23:17:00Z"/>
          <w:sz w:val="56"/>
          <w:szCs w:val="56"/>
          <w:lang w:val="it-IT"/>
          <w:rPrChange w:id="2021" w:author="Martina Nolletti" w:date="2021-02-08T14:52:00Z">
            <w:rPr>
              <w:del w:id="2022" w:author="Martina Nolletti" w:date="2021-02-08T23:17:00Z"/>
              <w:sz w:val="56"/>
              <w:szCs w:val="56"/>
            </w:rPr>
          </w:rPrChange>
        </w:rPr>
      </w:pPr>
    </w:p>
    <w:p w14:paraId="53C02EB8" w14:textId="28096B8B" w:rsidR="007E18A0" w:rsidRPr="003A3265" w:rsidRDefault="00084396">
      <w:pPr>
        <w:pStyle w:val="Titolo"/>
        <w:spacing w:line="276" w:lineRule="auto"/>
        <w:outlineLvl w:val="0"/>
        <w:rPr>
          <w:lang w:val="it-IT"/>
        </w:rPr>
        <w:pPrChange w:id="2023" w:author="Marco Chiavaroli" w:date="2021-02-10T19:26:00Z">
          <w:pPr>
            <w:pStyle w:val="Titolo"/>
            <w:spacing w:line="276" w:lineRule="auto"/>
          </w:pPr>
        </w:pPrChange>
      </w:pPr>
      <w:bookmarkStart w:id="2024" w:name="_Toc63878167"/>
      <w:r>
        <w:rPr>
          <w:noProof/>
        </w:rPr>
        <w:pict w14:anchorId="57402B0B">
          <v:shape id="_x0000_s1028" type="#_x0000_t75" style="position:absolute;margin-left:423pt;margin-top:-4.35pt;width:78pt;height:79.5pt;z-index:1;visibility:visible" wrapcoords="-415 0 -415 21192 21600 21192 21600 0 -415 0">
            <v:imagedata r:id="rId47" o:title=""/>
            <w10:wrap type="through"/>
          </v:shape>
        </w:pict>
      </w:r>
      <w:r w:rsidR="00A9496B" w:rsidRPr="003A3265">
        <w:rPr>
          <w:sz w:val="56"/>
          <w:szCs w:val="56"/>
          <w:lang w:val="it-IT"/>
        </w:rPr>
        <w:t>H</w:t>
      </w:r>
      <w:r w:rsidR="007E18A0" w:rsidRPr="003A3265">
        <w:rPr>
          <w:sz w:val="56"/>
          <w:szCs w:val="56"/>
          <w:lang w:val="it-IT"/>
        </w:rPr>
        <w:t xml:space="preserve">. </w:t>
      </w:r>
      <w:proofErr w:type="spellStart"/>
      <w:r w:rsidR="007E18A0" w:rsidRPr="003A3265">
        <w:rPr>
          <w:sz w:val="56"/>
          <w:szCs w:val="56"/>
          <w:lang w:val="it-IT"/>
        </w:rPr>
        <w:t>Effort</w:t>
      </w:r>
      <w:proofErr w:type="spellEnd"/>
      <w:r w:rsidR="007E18A0" w:rsidRPr="003A3265">
        <w:rPr>
          <w:sz w:val="56"/>
          <w:szCs w:val="56"/>
          <w:lang w:val="it-IT"/>
        </w:rPr>
        <w:t xml:space="preserve"> Recording</w:t>
      </w:r>
      <w:bookmarkEnd w:id="2024"/>
      <w:r w:rsidR="007E18A0" w:rsidRPr="003A3265">
        <w:rPr>
          <w:sz w:val="56"/>
          <w:szCs w:val="56"/>
          <w:lang w:val="it-IT"/>
        </w:rPr>
        <w:t xml:space="preserve"> </w:t>
      </w:r>
    </w:p>
    <w:p w14:paraId="7690B1A9" w14:textId="77777777" w:rsidR="001735AD" w:rsidRPr="001735AD" w:rsidRDefault="001735AD" w:rsidP="001735AD">
      <w:pPr>
        <w:rPr>
          <w:rFonts w:ascii="Calibri" w:hAnsi="Calibri" w:cs="Calibri"/>
          <w:lang w:val="it-IT"/>
        </w:rPr>
      </w:pPr>
      <w:r w:rsidRPr="001735AD">
        <w:rPr>
          <w:rFonts w:ascii="Calibri" w:hAnsi="Calibri" w:cs="Calibri"/>
          <w:lang w:val="it-IT"/>
        </w:rPr>
        <w:t>Con il diagramma PERT si vuole produrre una stima dei tempi (e dei relativi costi) che occorrono per lo svolgimento e l’implementazione delle varie attività del gruppo e del sistema. La durata viene calcolata in minuti. Alcune attività presentano dei predecessori, cioè dipendono dall’esistenza di altre attività, mentre i task name che non hanno predecessori non dipendono dall’esistenza di altre attività.</w:t>
      </w:r>
    </w:p>
    <w:p w14:paraId="27FC9D3A" w14:textId="77777777" w:rsidR="001735AD" w:rsidRPr="001735AD" w:rsidRDefault="001735AD" w:rsidP="001735AD">
      <w:pPr>
        <w:rPr>
          <w:rFonts w:ascii="Calibri" w:hAnsi="Calibri" w:cs="Calibri"/>
          <w:b/>
          <w:bCs/>
          <w:lang w:val="it-IT"/>
        </w:rPr>
      </w:pPr>
    </w:p>
    <w:p w14:paraId="2128853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 Creazione del Database per gli utenti </w:t>
      </w:r>
    </w:p>
    <w:p w14:paraId="2A8BBCAA"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Questo task è fondamentale per permettere la memorizzazione degli utenti (amministratori, operatori di seggio, elettori) che sono registrati all’interno del Database. </w:t>
      </w:r>
    </w:p>
    <w:p w14:paraId="4DD1A13F" w14:textId="0D161F9B" w:rsidR="001735AD" w:rsidRPr="001735AD" w:rsidDel="000F2A8E" w:rsidRDefault="001735AD" w:rsidP="001735AD">
      <w:pPr>
        <w:rPr>
          <w:del w:id="2025" w:author="Martina Nolletti" w:date="2021-02-07T11:54:00Z"/>
          <w:rFonts w:ascii="Calibri" w:hAnsi="Calibri" w:cs="Calibri"/>
          <w:b/>
          <w:bCs/>
          <w:color w:val="FF0000"/>
          <w:lang w:val="it-IT"/>
        </w:rPr>
      </w:pPr>
      <w:del w:id="2026" w:author="Martina Nolletti" w:date="2021-02-07T11:54:00Z">
        <w:r w:rsidRPr="001735AD" w:rsidDel="000F2A8E">
          <w:rPr>
            <w:rFonts w:ascii="Calibri" w:hAnsi="Calibri" w:cs="Calibri"/>
            <w:b/>
            <w:bCs/>
            <w:color w:val="E36C0A"/>
            <w:lang w:val="it-IT"/>
          </w:rPr>
          <w:delText>PRIORITA</w:delText>
        </w:r>
        <w:r w:rsidRPr="001735AD" w:rsidDel="000F2A8E">
          <w:rPr>
            <w:rFonts w:ascii="Calibri" w:hAnsi="Calibri" w:cs="Calibri"/>
            <w:b/>
            <w:bCs/>
            <w:color w:val="984806"/>
            <w:lang w:val="it-IT"/>
          </w:rPr>
          <w:delText xml:space="preserve">’: </w:delText>
        </w:r>
        <w:r w:rsidRPr="001735AD" w:rsidDel="000F2A8E">
          <w:rPr>
            <w:rFonts w:ascii="Calibri" w:hAnsi="Calibri" w:cs="Calibri"/>
            <w:b/>
            <w:bCs/>
            <w:color w:val="FF0000"/>
            <w:lang w:val="it-IT"/>
          </w:rPr>
          <w:delText xml:space="preserve">ALTA </w:delText>
        </w:r>
      </w:del>
    </w:p>
    <w:p w14:paraId="7E23BF68" w14:textId="245946B8" w:rsidR="001735AD" w:rsidRPr="001735AD" w:rsidDel="000F2A8E" w:rsidRDefault="001735AD" w:rsidP="001735AD">
      <w:pPr>
        <w:rPr>
          <w:del w:id="2027" w:author="Martina Nolletti" w:date="2021-02-07T11:54:00Z"/>
          <w:rFonts w:ascii="Calibri" w:hAnsi="Calibri" w:cs="Calibri"/>
          <w:b/>
          <w:bCs/>
          <w:color w:val="FF0000"/>
          <w:lang w:val="it-IT"/>
        </w:rPr>
      </w:pPr>
      <w:del w:id="2028" w:author="Martina Nolletti" w:date="2021-02-07T11:54:00Z">
        <w:r w:rsidRPr="001735AD" w:rsidDel="000F2A8E">
          <w:rPr>
            <w:rFonts w:ascii="Calibri" w:hAnsi="Calibri" w:cs="Calibri"/>
            <w:b/>
            <w:bCs/>
            <w:color w:val="7030A0"/>
            <w:lang w:val="it-IT"/>
          </w:rPr>
          <w:delText xml:space="preserve">IMPORTANZA: </w:delText>
        </w:r>
        <w:r w:rsidRPr="001735AD" w:rsidDel="000F2A8E">
          <w:rPr>
            <w:rFonts w:ascii="Calibri" w:hAnsi="Calibri" w:cs="Calibri"/>
            <w:b/>
            <w:bCs/>
            <w:color w:val="FF0000"/>
            <w:lang w:val="it-IT"/>
          </w:rPr>
          <w:delText>ALTA</w:delText>
        </w:r>
      </w:del>
    </w:p>
    <w:p w14:paraId="3C72EA99" w14:textId="77777777" w:rsidR="001735AD" w:rsidRPr="001735AD" w:rsidRDefault="001735AD" w:rsidP="001735AD">
      <w:pPr>
        <w:rPr>
          <w:rFonts w:ascii="Calibri" w:hAnsi="Calibri" w:cs="Calibri"/>
          <w:b/>
          <w:bCs/>
          <w:lang w:val="it-IT"/>
        </w:rPr>
      </w:pPr>
    </w:p>
    <w:p w14:paraId="1F9EC62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 Creazione del Database per gli eventi</w:t>
      </w:r>
    </w:p>
    <w:p w14:paraId="29238B99"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tutti gli eventi programmati e creati dalla segreteria nel Database. Ad ogni evento saranno associati degli attributi, quali: </w:t>
      </w:r>
      <w:r w:rsidRPr="001735AD">
        <w:rPr>
          <w:rFonts w:ascii="Calibri" w:hAnsi="Calibri" w:cs="Calibri"/>
          <w:lang w:val="it-IT" w:eastAsia="it-IT"/>
        </w:rPr>
        <w:t>il motivo, il regolamento, la data, l’ora di inizio e l’ora di fine, il luogo, gli utenti con diritto di voto e le liste da votare.</w:t>
      </w:r>
    </w:p>
    <w:p w14:paraId="53AF3B7B" w14:textId="3E36F466" w:rsidR="001735AD" w:rsidRPr="001735AD" w:rsidDel="00BC1CAB" w:rsidRDefault="001735AD" w:rsidP="001735AD">
      <w:pPr>
        <w:rPr>
          <w:del w:id="2029" w:author="Martina Nolletti" w:date="2021-02-07T11:55:00Z"/>
          <w:rFonts w:ascii="Calibri" w:hAnsi="Calibri" w:cs="Calibri"/>
          <w:b/>
          <w:bCs/>
          <w:color w:val="FF0000"/>
          <w:lang w:val="it-IT"/>
        </w:rPr>
      </w:pPr>
      <w:del w:id="2030"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0000"/>
            <w:lang w:val="it-IT"/>
          </w:rPr>
          <w:delText xml:space="preserve">ALTA </w:delText>
        </w:r>
      </w:del>
    </w:p>
    <w:p w14:paraId="0489C1CB" w14:textId="79604312" w:rsidR="001735AD" w:rsidRPr="001735AD" w:rsidDel="00BC1CAB" w:rsidRDefault="001735AD" w:rsidP="001735AD">
      <w:pPr>
        <w:rPr>
          <w:del w:id="2031" w:author="Martina Nolletti" w:date="2021-02-07T11:55:00Z"/>
          <w:rFonts w:ascii="Calibri" w:hAnsi="Calibri" w:cs="Calibri"/>
          <w:b/>
          <w:bCs/>
          <w:lang w:val="it-IT"/>
        </w:rPr>
      </w:pPr>
      <w:del w:id="2032"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33DC2FA3" w14:textId="77777777" w:rsidR="001735AD" w:rsidRPr="001735AD" w:rsidRDefault="001735AD" w:rsidP="001735AD">
      <w:pPr>
        <w:rPr>
          <w:rFonts w:ascii="Calibri" w:hAnsi="Calibri" w:cs="Calibri"/>
          <w:b/>
          <w:bCs/>
          <w:lang w:val="it-IT"/>
        </w:rPr>
      </w:pPr>
    </w:p>
    <w:p w14:paraId="211C3E1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T3: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p>
    <w:p w14:paraId="53876CFF" w14:textId="1ADFA24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già registrati per accedere al sistema, inserendo </w:t>
      </w:r>
      <w:r w:rsidR="00711CE0" w:rsidRPr="001735AD">
        <w:rPr>
          <w:rFonts w:ascii="Calibri" w:hAnsi="Calibri" w:cs="Calibri"/>
          <w:lang w:val="it-IT"/>
        </w:rPr>
        <w:t>e-mail</w:t>
      </w:r>
      <w:r w:rsidRPr="001735AD">
        <w:rPr>
          <w:rFonts w:ascii="Calibri" w:hAnsi="Calibri" w:cs="Calibri"/>
          <w:lang w:val="it-IT"/>
        </w:rPr>
        <w:t>, nome utente e password.</w:t>
      </w:r>
    </w:p>
    <w:p w14:paraId="0D6D4EA7" w14:textId="202DC097" w:rsidR="001735AD" w:rsidRPr="001735AD" w:rsidDel="00BC1CAB" w:rsidRDefault="001735AD" w:rsidP="001735AD">
      <w:pPr>
        <w:rPr>
          <w:del w:id="2033" w:author="Martina Nolletti" w:date="2021-02-07T11:55:00Z"/>
          <w:rFonts w:ascii="Calibri" w:hAnsi="Calibri" w:cs="Calibri"/>
          <w:b/>
          <w:bCs/>
          <w:color w:val="C0504D"/>
          <w:lang w:val="it-IT"/>
        </w:rPr>
      </w:pPr>
      <w:del w:id="2034"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C000"/>
            <w:lang w:val="it-IT"/>
          </w:rPr>
          <w:delText>MEDIA</w:delText>
        </w:r>
      </w:del>
    </w:p>
    <w:p w14:paraId="356F123E" w14:textId="6470AE65" w:rsidR="001735AD" w:rsidRPr="001735AD" w:rsidDel="00BC1CAB" w:rsidRDefault="001735AD" w:rsidP="001735AD">
      <w:pPr>
        <w:rPr>
          <w:del w:id="2035" w:author="Martina Nolletti" w:date="2021-02-07T11:55:00Z"/>
          <w:rFonts w:ascii="Calibri" w:hAnsi="Calibri" w:cs="Calibri"/>
          <w:b/>
          <w:bCs/>
          <w:lang w:val="it-IT"/>
        </w:rPr>
      </w:pPr>
      <w:del w:id="2036"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011BA97F" w14:textId="77777777" w:rsidR="001735AD" w:rsidRPr="001735AD" w:rsidRDefault="001735AD" w:rsidP="001735AD">
      <w:pPr>
        <w:rPr>
          <w:rFonts w:ascii="Calibri" w:hAnsi="Calibri" w:cs="Calibri"/>
          <w:b/>
          <w:bCs/>
          <w:lang w:val="it-IT"/>
        </w:rPr>
      </w:pPr>
    </w:p>
    <w:p w14:paraId="1D421FD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p>
    <w:p w14:paraId="0CCD3A01" w14:textId="1060483F" w:rsidR="001735AD" w:rsidRPr="001735AD" w:rsidDel="00BC1CAB" w:rsidRDefault="001735AD" w:rsidP="001735AD">
      <w:pPr>
        <w:rPr>
          <w:del w:id="2037" w:author="Martina Nolletti" w:date="2021-02-07T11:55:00Z"/>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utenti per registrarsi nel sistema, inserendo nome, cognome, </w:t>
      </w:r>
      <w:r w:rsidR="00711CE0" w:rsidRPr="001735AD">
        <w:rPr>
          <w:rFonts w:ascii="Calibri" w:hAnsi="Calibri" w:cs="Calibri"/>
          <w:lang w:val="it-IT"/>
        </w:rPr>
        <w:t>e-mail</w:t>
      </w:r>
      <w:r w:rsidRPr="001735AD">
        <w:rPr>
          <w:rFonts w:ascii="Calibri" w:hAnsi="Calibri" w:cs="Calibri"/>
          <w:lang w:val="it-IT"/>
        </w:rPr>
        <w:t>, username, password, numero di telefono, data di nascita, matricola, professione, nome dell’università che frequenta e il nome del dipartimento.</w:t>
      </w:r>
    </w:p>
    <w:p w14:paraId="3836F9BD" w14:textId="0969232D" w:rsidR="001735AD" w:rsidRPr="001735AD" w:rsidDel="00BC1CAB" w:rsidRDefault="001735AD" w:rsidP="001735AD">
      <w:pPr>
        <w:rPr>
          <w:del w:id="2038" w:author="Martina Nolletti" w:date="2021-02-07T11:55:00Z"/>
          <w:rFonts w:ascii="Calibri" w:hAnsi="Calibri" w:cs="Calibri"/>
          <w:b/>
          <w:bCs/>
          <w:color w:val="FF0000"/>
          <w:lang w:val="it-IT"/>
        </w:rPr>
      </w:pPr>
      <w:del w:id="2039" w:author="Martina Nolletti" w:date="2021-02-07T11:55:00Z">
        <w:r w:rsidRPr="001735AD" w:rsidDel="00BC1CAB">
          <w:rPr>
            <w:rFonts w:ascii="Calibri" w:hAnsi="Calibri" w:cs="Calibri"/>
            <w:b/>
            <w:bCs/>
            <w:color w:val="E36C0A"/>
            <w:lang w:val="it-IT"/>
          </w:rPr>
          <w:delText>PRIORITA</w:delText>
        </w:r>
        <w:r w:rsidRPr="001735AD" w:rsidDel="00BC1CAB">
          <w:rPr>
            <w:rFonts w:ascii="Calibri" w:hAnsi="Calibri" w:cs="Calibri"/>
            <w:b/>
            <w:bCs/>
            <w:color w:val="984806"/>
            <w:lang w:val="it-IT"/>
          </w:rPr>
          <w:delText xml:space="preserve">’: </w:delText>
        </w:r>
        <w:r w:rsidRPr="001735AD" w:rsidDel="00BC1CAB">
          <w:rPr>
            <w:rFonts w:ascii="Calibri" w:hAnsi="Calibri" w:cs="Calibri"/>
            <w:b/>
            <w:bCs/>
            <w:color w:val="FFC000"/>
            <w:lang w:val="it-IT"/>
          </w:rPr>
          <w:delText>MEDIA</w:delText>
        </w:r>
      </w:del>
    </w:p>
    <w:p w14:paraId="3017A0CA" w14:textId="2791090D" w:rsidR="001735AD" w:rsidRPr="001735AD" w:rsidDel="00BC1CAB" w:rsidRDefault="001735AD" w:rsidP="001735AD">
      <w:pPr>
        <w:rPr>
          <w:del w:id="2040" w:author="Martina Nolletti" w:date="2021-02-07T11:55:00Z"/>
          <w:rFonts w:ascii="Calibri" w:hAnsi="Calibri" w:cs="Calibri"/>
          <w:b/>
          <w:bCs/>
          <w:lang w:val="it-IT"/>
        </w:rPr>
      </w:pPr>
      <w:del w:id="2041" w:author="Martina Nolletti" w:date="2021-02-07T11:55:00Z">
        <w:r w:rsidRPr="001735AD" w:rsidDel="00BC1CAB">
          <w:rPr>
            <w:rFonts w:ascii="Calibri" w:hAnsi="Calibri" w:cs="Calibri"/>
            <w:b/>
            <w:bCs/>
            <w:color w:val="7030A0"/>
            <w:lang w:val="it-IT"/>
          </w:rPr>
          <w:delText xml:space="preserve">IMPORTANZA: </w:delText>
        </w:r>
        <w:r w:rsidRPr="001735AD" w:rsidDel="00BC1CAB">
          <w:rPr>
            <w:rFonts w:ascii="Calibri" w:hAnsi="Calibri" w:cs="Calibri"/>
            <w:b/>
            <w:bCs/>
            <w:color w:val="FF0000"/>
            <w:lang w:val="it-IT"/>
          </w:rPr>
          <w:delText>ALTA</w:delText>
        </w:r>
      </w:del>
    </w:p>
    <w:p w14:paraId="15802E5E" w14:textId="45EE34BB" w:rsidR="001735AD" w:rsidRDefault="001735AD" w:rsidP="001735AD">
      <w:pPr>
        <w:rPr>
          <w:rFonts w:ascii="Calibri" w:hAnsi="Calibri" w:cs="Calibri"/>
          <w:b/>
          <w:bCs/>
          <w:lang w:val="it-IT"/>
        </w:rPr>
      </w:pPr>
    </w:p>
    <w:p w14:paraId="5E69D2FB" w14:textId="77777777" w:rsidR="000D07B1" w:rsidRPr="001735AD" w:rsidRDefault="000D07B1" w:rsidP="001735AD">
      <w:pPr>
        <w:rPr>
          <w:rFonts w:ascii="Calibri" w:hAnsi="Calibri" w:cs="Calibri"/>
          <w:b/>
          <w:bCs/>
          <w:lang w:val="it-IT"/>
        </w:rPr>
      </w:pPr>
    </w:p>
    <w:p w14:paraId="717F7C7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T5: Cancellazione di un utente dal Database</w:t>
      </w:r>
    </w:p>
    <w:p w14:paraId="42D7343B" w14:textId="244048D7" w:rsidR="001735AD" w:rsidDel="00DB565D" w:rsidRDefault="001735AD" w:rsidP="001735AD">
      <w:pPr>
        <w:rPr>
          <w:del w:id="2042" w:author="Martina Nolletti" w:date="2021-02-07T11:56:00Z"/>
          <w:rFonts w:ascii="Calibri" w:hAnsi="Calibri" w:cs="Calibri"/>
          <w:b/>
          <w:bCs/>
          <w:color w:val="E36C0A"/>
          <w:lang w:val="it-IT"/>
        </w:rPr>
      </w:pPr>
      <w:r w:rsidRPr="001735AD">
        <w:rPr>
          <w:rFonts w:ascii="Calibri" w:hAnsi="Calibri" w:cs="Calibri"/>
          <w:lang w:val="it-IT"/>
        </w:rPr>
        <w:t>Un utente che elimina il proprio account dal sistema verrà rimosso anche dal Database. Dovranno essere rimossi quindi tutti i dati relativi all’utente.</w:t>
      </w:r>
    </w:p>
    <w:p w14:paraId="51372065" w14:textId="77777777" w:rsidR="00DB565D" w:rsidRPr="001735AD" w:rsidRDefault="00DB565D" w:rsidP="001735AD">
      <w:pPr>
        <w:rPr>
          <w:ins w:id="2043" w:author="Martina Nolletti" w:date="2021-02-07T11:56:00Z"/>
          <w:rFonts w:ascii="Calibri" w:hAnsi="Calibri" w:cs="Calibri"/>
          <w:lang w:val="it-IT"/>
        </w:rPr>
      </w:pPr>
    </w:p>
    <w:p w14:paraId="54FB8217" w14:textId="4586C62B" w:rsidR="001735AD" w:rsidRPr="001735AD" w:rsidDel="00DB565D" w:rsidRDefault="001735AD" w:rsidP="001735AD">
      <w:pPr>
        <w:rPr>
          <w:del w:id="2044" w:author="Martina Nolletti" w:date="2021-02-07T11:56:00Z"/>
          <w:rFonts w:ascii="Calibri" w:hAnsi="Calibri" w:cs="Calibri"/>
          <w:b/>
          <w:bCs/>
          <w:color w:val="FF0000"/>
          <w:lang w:val="it-IT"/>
        </w:rPr>
      </w:pPr>
      <w:del w:id="2045" w:author="Martina Nolletti" w:date="2021-02-07T11:56:00Z">
        <w:r w:rsidRPr="001735AD" w:rsidDel="00DB565D">
          <w:rPr>
            <w:rFonts w:ascii="Calibri" w:hAnsi="Calibri" w:cs="Calibri"/>
            <w:b/>
            <w:bCs/>
            <w:color w:val="E36C0A"/>
            <w:lang w:val="it-IT"/>
          </w:rPr>
          <w:delText>PRIORITA</w:delText>
        </w:r>
        <w:r w:rsidRPr="001735AD" w:rsidDel="00DB565D">
          <w:rPr>
            <w:rFonts w:ascii="Calibri" w:hAnsi="Calibri" w:cs="Calibri"/>
            <w:b/>
            <w:bCs/>
            <w:color w:val="984806"/>
            <w:lang w:val="it-IT"/>
          </w:rPr>
          <w:delText xml:space="preserve">’: </w:delText>
        </w:r>
        <w:r w:rsidRPr="001735AD" w:rsidDel="00DB565D">
          <w:rPr>
            <w:rFonts w:ascii="Calibri" w:hAnsi="Calibri" w:cs="Calibri"/>
            <w:b/>
            <w:bCs/>
            <w:color w:val="FFC000"/>
            <w:lang w:val="it-IT"/>
          </w:rPr>
          <w:delText>MEDIA</w:delText>
        </w:r>
      </w:del>
    </w:p>
    <w:p w14:paraId="4FBA9135" w14:textId="6609E26C" w:rsidR="001735AD" w:rsidRPr="001735AD" w:rsidDel="00DB565D" w:rsidRDefault="001735AD" w:rsidP="001735AD">
      <w:pPr>
        <w:rPr>
          <w:del w:id="2046" w:author="Martina Nolletti" w:date="2021-02-07T11:56:00Z"/>
          <w:rFonts w:ascii="Calibri" w:hAnsi="Calibri" w:cs="Calibri"/>
          <w:b/>
          <w:bCs/>
          <w:lang w:val="it-IT"/>
        </w:rPr>
      </w:pPr>
      <w:del w:id="2047" w:author="Martina Nolletti" w:date="2021-02-07T11:56:00Z">
        <w:r w:rsidRPr="001735AD" w:rsidDel="00DB565D">
          <w:rPr>
            <w:rFonts w:ascii="Calibri" w:hAnsi="Calibri" w:cs="Calibri"/>
            <w:b/>
            <w:bCs/>
            <w:color w:val="7030A0"/>
            <w:lang w:val="it-IT"/>
          </w:rPr>
          <w:delText>IMPORTANZA:</w:delText>
        </w:r>
        <w:r w:rsidRPr="001735AD" w:rsidDel="00DB565D">
          <w:rPr>
            <w:rFonts w:ascii="Calibri" w:hAnsi="Calibri" w:cs="Calibri"/>
            <w:b/>
            <w:bCs/>
            <w:color w:val="C0504D"/>
            <w:lang w:val="it-IT"/>
          </w:rPr>
          <w:delText xml:space="preserve"> </w:delText>
        </w:r>
        <w:r w:rsidRPr="001735AD" w:rsidDel="00DB565D">
          <w:rPr>
            <w:rFonts w:ascii="Calibri" w:hAnsi="Calibri" w:cs="Calibri"/>
            <w:b/>
            <w:bCs/>
            <w:color w:val="FFC000"/>
            <w:lang w:val="it-IT"/>
          </w:rPr>
          <w:delText>MEDIA</w:delText>
        </w:r>
      </w:del>
    </w:p>
    <w:p w14:paraId="43618AD3" w14:textId="77777777" w:rsidR="001735AD" w:rsidRPr="001735AD" w:rsidRDefault="001735AD" w:rsidP="001735AD">
      <w:pPr>
        <w:rPr>
          <w:rFonts w:ascii="Calibri" w:hAnsi="Calibri" w:cs="Calibri"/>
          <w:b/>
          <w:bCs/>
          <w:lang w:val="it-IT"/>
        </w:rPr>
      </w:pPr>
    </w:p>
    <w:p w14:paraId="1017A21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T6: Creazione del Database per le turnazioni degli operatori</w:t>
      </w:r>
    </w:p>
    <w:p w14:paraId="75B0F86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le turnazioni assegnate a tutti gli operatori.</w:t>
      </w:r>
    </w:p>
    <w:p w14:paraId="2135A6C3" w14:textId="67A8C619" w:rsidR="001735AD" w:rsidRPr="001735AD" w:rsidDel="00DB565D" w:rsidRDefault="001735AD" w:rsidP="001735AD">
      <w:pPr>
        <w:rPr>
          <w:del w:id="2048" w:author="Martina Nolletti" w:date="2021-02-07T11:56:00Z"/>
          <w:rFonts w:ascii="Calibri" w:hAnsi="Calibri" w:cs="Calibri"/>
          <w:b/>
          <w:bCs/>
          <w:color w:val="FF0000"/>
          <w:lang w:val="it-IT"/>
        </w:rPr>
      </w:pPr>
      <w:del w:id="2049" w:author="Martina Nolletti" w:date="2021-02-07T11:56:00Z">
        <w:r w:rsidRPr="001735AD" w:rsidDel="00DB565D">
          <w:rPr>
            <w:rFonts w:ascii="Calibri" w:hAnsi="Calibri" w:cs="Calibri"/>
            <w:b/>
            <w:bCs/>
            <w:color w:val="E36C0A"/>
            <w:lang w:val="it-IT"/>
          </w:rPr>
          <w:delText>PRIORITA</w:delText>
        </w:r>
        <w:r w:rsidRPr="001735AD" w:rsidDel="00DB565D">
          <w:rPr>
            <w:rFonts w:ascii="Calibri" w:hAnsi="Calibri" w:cs="Calibri"/>
            <w:b/>
            <w:bCs/>
            <w:color w:val="984806"/>
            <w:lang w:val="it-IT"/>
          </w:rPr>
          <w:delText xml:space="preserve">’: </w:delText>
        </w:r>
        <w:r w:rsidRPr="001735AD" w:rsidDel="00DB565D">
          <w:rPr>
            <w:rFonts w:ascii="Calibri" w:hAnsi="Calibri" w:cs="Calibri"/>
            <w:b/>
            <w:bCs/>
            <w:color w:val="FF0000"/>
            <w:lang w:val="it-IT"/>
          </w:rPr>
          <w:delText xml:space="preserve">ALTA </w:delText>
        </w:r>
      </w:del>
    </w:p>
    <w:p w14:paraId="224B54B1" w14:textId="7C2A1BCC" w:rsidR="001735AD" w:rsidRPr="001735AD" w:rsidDel="00DB565D" w:rsidRDefault="001735AD" w:rsidP="001735AD">
      <w:pPr>
        <w:rPr>
          <w:del w:id="2050" w:author="Martina Nolletti" w:date="2021-02-07T11:56:00Z"/>
          <w:rFonts w:ascii="Calibri" w:hAnsi="Calibri" w:cs="Calibri"/>
          <w:b/>
          <w:bCs/>
          <w:lang w:val="it-IT"/>
        </w:rPr>
      </w:pPr>
      <w:del w:id="2051" w:author="Martina Nolletti" w:date="2021-02-07T11:56:00Z">
        <w:r w:rsidRPr="001735AD" w:rsidDel="00DB565D">
          <w:rPr>
            <w:rFonts w:ascii="Calibri" w:hAnsi="Calibri" w:cs="Calibri"/>
            <w:b/>
            <w:bCs/>
            <w:color w:val="7030A0"/>
            <w:lang w:val="it-IT"/>
          </w:rPr>
          <w:delText xml:space="preserve">IMPORTANZA: </w:delText>
        </w:r>
        <w:r w:rsidRPr="001735AD" w:rsidDel="00DB565D">
          <w:rPr>
            <w:rFonts w:ascii="Calibri" w:hAnsi="Calibri" w:cs="Calibri"/>
            <w:b/>
            <w:bCs/>
            <w:color w:val="FF0000"/>
            <w:lang w:val="it-IT"/>
          </w:rPr>
          <w:delText>ALTA</w:delText>
        </w:r>
      </w:del>
    </w:p>
    <w:p w14:paraId="3EFCD993" w14:textId="77777777" w:rsidR="001735AD" w:rsidRPr="001735AD" w:rsidRDefault="001735AD" w:rsidP="001735AD">
      <w:pPr>
        <w:rPr>
          <w:rFonts w:ascii="Calibri" w:hAnsi="Calibri" w:cs="Calibri"/>
          <w:b/>
          <w:bCs/>
          <w:lang w:val="it-IT"/>
        </w:rPr>
      </w:pPr>
    </w:p>
    <w:p w14:paraId="0533BCF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T7: Creazione del Database per tenere traccia dei voti</w:t>
      </w:r>
    </w:p>
    <w:p w14:paraId="2CE5EE8F"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memorizzare i voti dati dagli utenti, garantendo comunque la segretezza degli elettori che hanno espresso le proprie preferenze.</w:t>
      </w:r>
    </w:p>
    <w:p w14:paraId="0BFDA3B7" w14:textId="677B9CBF" w:rsidR="001735AD" w:rsidDel="000317E5" w:rsidRDefault="001735AD" w:rsidP="001735AD">
      <w:pPr>
        <w:rPr>
          <w:del w:id="2052" w:author="Martina Nolletti" w:date="2021-02-07T15:44:00Z"/>
          <w:rFonts w:ascii="Calibri" w:hAnsi="Calibri" w:cs="Calibri"/>
          <w:b/>
          <w:bCs/>
          <w:color w:val="E36C0A"/>
          <w:lang w:val="it-IT"/>
        </w:rPr>
      </w:pPr>
      <w:del w:id="2053" w:author="Martina Nolletti" w:date="2021-02-07T15:44: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0000"/>
            <w:lang w:val="it-IT"/>
          </w:rPr>
          <w:delText xml:space="preserve">ALTA </w:delText>
        </w:r>
      </w:del>
    </w:p>
    <w:p w14:paraId="0C394214" w14:textId="77777777" w:rsidR="000317E5" w:rsidRPr="001735AD" w:rsidRDefault="000317E5" w:rsidP="001735AD">
      <w:pPr>
        <w:rPr>
          <w:ins w:id="2054" w:author="Martina Nolletti" w:date="2021-02-08T23:18:00Z"/>
          <w:rFonts w:ascii="Calibri" w:hAnsi="Calibri" w:cs="Calibri"/>
          <w:b/>
          <w:bCs/>
          <w:color w:val="FF0000"/>
          <w:lang w:val="it-IT"/>
        </w:rPr>
      </w:pPr>
    </w:p>
    <w:p w14:paraId="1C7E6D10" w14:textId="1A68BB0A" w:rsidR="001735AD" w:rsidRPr="001735AD" w:rsidDel="00A42739" w:rsidRDefault="001735AD" w:rsidP="001735AD">
      <w:pPr>
        <w:rPr>
          <w:del w:id="2055" w:author="Martina Nolletti" w:date="2021-02-07T15:44:00Z"/>
          <w:rFonts w:ascii="Calibri" w:hAnsi="Calibri" w:cs="Calibri"/>
          <w:b/>
          <w:bCs/>
          <w:color w:val="FF0000"/>
          <w:lang w:val="it-IT"/>
        </w:rPr>
      </w:pPr>
      <w:del w:id="2056" w:author="Martina Nolletti" w:date="2021-02-07T15:44: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92AC086" w14:textId="77777777" w:rsidR="001735AD" w:rsidRPr="001735AD" w:rsidRDefault="001735AD" w:rsidP="001735AD">
      <w:pPr>
        <w:rPr>
          <w:rFonts w:ascii="Calibri" w:hAnsi="Calibri" w:cs="Calibri"/>
          <w:b/>
          <w:bCs/>
          <w:lang w:val="it-IT"/>
        </w:rPr>
      </w:pPr>
    </w:p>
    <w:p w14:paraId="3828B9F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lastRenderedPageBreak/>
        <w:t>T8: Creazione del Database per tenere traccia delle prenotazioni effettuate dagli utenti</w:t>
      </w:r>
    </w:p>
    <w:p w14:paraId="0D73C234"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memorizzare la prenotazione di ogni utente. La prenotazione memorizzata potrà essere di tipo online o in presenza. </w:t>
      </w:r>
    </w:p>
    <w:p w14:paraId="2CEE0D93" w14:textId="76372254" w:rsidR="001735AD" w:rsidRPr="001735AD" w:rsidDel="00A42739" w:rsidRDefault="001735AD" w:rsidP="001735AD">
      <w:pPr>
        <w:rPr>
          <w:del w:id="2057" w:author="Martina Nolletti" w:date="2021-02-07T15:45:00Z"/>
          <w:rFonts w:ascii="Calibri" w:hAnsi="Calibri" w:cs="Calibri"/>
          <w:b/>
          <w:bCs/>
          <w:color w:val="FF0000"/>
          <w:lang w:val="it-IT"/>
        </w:rPr>
      </w:pPr>
      <w:del w:id="2058"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438B7B39" w14:textId="1D1061F9" w:rsidR="001735AD" w:rsidRPr="001735AD" w:rsidDel="00A42739" w:rsidRDefault="001735AD" w:rsidP="001735AD">
      <w:pPr>
        <w:rPr>
          <w:del w:id="2059" w:author="Martina Nolletti" w:date="2021-02-07T15:45:00Z"/>
          <w:rFonts w:ascii="Calibri" w:hAnsi="Calibri" w:cs="Calibri"/>
          <w:b/>
          <w:bCs/>
          <w:color w:val="C0504D"/>
          <w:lang w:val="it-IT"/>
        </w:rPr>
      </w:pPr>
      <w:del w:id="2060" w:author="Martina Nolletti" w:date="2021-02-07T15:45:00Z">
        <w:r w:rsidRPr="001735AD" w:rsidDel="00A42739">
          <w:rPr>
            <w:rFonts w:ascii="Calibri" w:hAnsi="Calibri" w:cs="Calibri"/>
            <w:b/>
            <w:bCs/>
            <w:color w:val="7030A0"/>
            <w:lang w:val="it-IT"/>
          </w:rPr>
          <w:delText>IMPORTANZA:</w:delText>
        </w:r>
        <w:r w:rsidRPr="001735AD" w:rsidDel="00A42739">
          <w:rPr>
            <w:rFonts w:ascii="Calibri" w:hAnsi="Calibri" w:cs="Calibri"/>
            <w:b/>
            <w:bCs/>
            <w:color w:val="FF0000"/>
            <w:lang w:val="it-IT"/>
          </w:rPr>
          <w:delText xml:space="preserve"> </w:delText>
        </w:r>
        <w:r w:rsidRPr="001735AD" w:rsidDel="00A42739">
          <w:rPr>
            <w:rFonts w:ascii="Calibri" w:hAnsi="Calibri" w:cs="Calibri"/>
            <w:b/>
            <w:bCs/>
            <w:color w:val="FFC000"/>
            <w:lang w:val="it-IT"/>
          </w:rPr>
          <w:delText>MEDIA</w:delText>
        </w:r>
      </w:del>
    </w:p>
    <w:p w14:paraId="590303BC" w14:textId="77777777" w:rsidR="001735AD" w:rsidRPr="001735AD" w:rsidRDefault="001735AD" w:rsidP="001735AD">
      <w:pPr>
        <w:rPr>
          <w:rFonts w:ascii="Calibri" w:hAnsi="Calibri" w:cs="Calibri"/>
          <w:b/>
          <w:bCs/>
          <w:lang w:val="it-IT"/>
        </w:rPr>
      </w:pPr>
    </w:p>
    <w:p w14:paraId="63B32ED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p>
    <w:p w14:paraId="6C17FADD"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creare un nuovo evento e aggiungerlo successivamente al Database. Dovranno essere presenti tutti i campi specificati nel task </w:t>
      </w:r>
      <w:r w:rsidRPr="001735AD">
        <w:rPr>
          <w:rFonts w:ascii="Calibri" w:hAnsi="Calibri" w:cs="Calibri"/>
          <w:b/>
          <w:bCs/>
          <w:lang w:val="it-IT"/>
        </w:rPr>
        <w:t>T2</w:t>
      </w:r>
      <w:r w:rsidRPr="001735AD">
        <w:rPr>
          <w:rFonts w:ascii="Calibri" w:hAnsi="Calibri" w:cs="Calibri"/>
          <w:lang w:val="it-IT"/>
        </w:rPr>
        <w:t xml:space="preserve"> per poter garantire la creazione dell’evento in maniera corretta.</w:t>
      </w:r>
    </w:p>
    <w:p w14:paraId="6EFFE28C" w14:textId="4168DF86" w:rsidR="001735AD" w:rsidRPr="001735AD" w:rsidDel="00A42739" w:rsidRDefault="001735AD" w:rsidP="001735AD">
      <w:pPr>
        <w:rPr>
          <w:del w:id="2061" w:author="Martina Nolletti" w:date="2021-02-07T15:45:00Z"/>
          <w:rFonts w:ascii="Calibri" w:hAnsi="Calibri" w:cs="Calibri"/>
          <w:b/>
          <w:bCs/>
          <w:color w:val="FF0000"/>
          <w:lang w:val="it-IT"/>
        </w:rPr>
      </w:pPr>
      <w:del w:id="2062"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69A31536" w14:textId="32BF7583" w:rsidR="001735AD" w:rsidRPr="001735AD" w:rsidDel="00A42739" w:rsidRDefault="001735AD" w:rsidP="001735AD">
      <w:pPr>
        <w:rPr>
          <w:del w:id="2063" w:author="Martina Nolletti" w:date="2021-02-07T15:45:00Z"/>
          <w:rFonts w:ascii="Calibri" w:hAnsi="Calibri" w:cs="Calibri"/>
          <w:b/>
          <w:bCs/>
          <w:color w:val="FF0000"/>
          <w:lang w:val="it-IT"/>
        </w:rPr>
      </w:pPr>
      <w:del w:id="2064" w:author="Martina Nolletti" w:date="2021-02-07T15:45: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071984D" w14:textId="77777777" w:rsidR="001735AD" w:rsidRPr="001735AD" w:rsidRDefault="001735AD" w:rsidP="001735AD">
      <w:pPr>
        <w:rPr>
          <w:rFonts w:ascii="Calibri" w:hAnsi="Calibri" w:cs="Calibri"/>
          <w:b/>
          <w:bCs/>
          <w:lang w:val="it-IT"/>
        </w:rPr>
      </w:pPr>
    </w:p>
    <w:p w14:paraId="10EC9A1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T10: Cancellazione di un evento dal Database</w:t>
      </w:r>
    </w:p>
    <w:p w14:paraId="5FE02F35" w14:textId="77777777" w:rsidR="001735AD" w:rsidRPr="001735AD" w:rsidRDefault="001735AD" w:rsidP="001735AD">
      <w:pPr>
        <w:rPr>
          <w:rFonts w:ascii="Calibri" w:hAnsi="Calibri" w:cs="Calibri"/>
          <w:lang w:val="it-IT"/>
        </w:rPr>
      </w:pPr>
      <w:r w:rsidRPr="001735AD">
        <w:rPr>
          <w:rFonts w:ascii="Calibri" w:hAnsi="Calibri" w:cs="Calibri"/>
          <w:lang w:val="it-IT"/>
        </w:rPr>
        <w:t>Un evento con informazioni errate o datato deve essere cancellato dal Database, con i relativi dati. All’interno del sistema non sarà possibile modificare un evento, quindi informazioni errate portano inevitabilmente alla distruzione dello stesso.</w:t>
      </w:r>
    </w:p>
    <w:p w14:paraId="367FEFB4" w14:textId="010B9930" w:rsidR="001735AD" w:rsidRPr="001735AD" w:rsidDel="00A42739" w:rsidRDefault="001735AD" w:rsidP="001735AD">
      <w:pPr>
        <w:rPr>
          <w:del w:id="2065" w:author="Martina Nolletti" w:date="2021-02-07T15:45:00Z"/>
          <w:rFonts w:ascii="Calibri" w:hAnsi="Calibri" w:cs="Calibri"/>
          <w:b/>
          <w:bCs/>
          <w:color w:val="FF0000"/>
          <w:lang w:val="it-IT"/>
        </w:rPr>
      </w:pPr>
      <w:del w:id="2066" w:author="Martina Nolletti" w:date="2021-02-07T15:45: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651B91FF" w14:textId="38926960" w:rsidR="001735AD" w:rsidRPr="001735AD" w:rsidDel="00A42739" w:rsidRDefault="001735AD" w:rsidP="001735AD">
      <w:pPr>
        <w:rPr>
          <w:del w:id="2067" w:author="Martina Nolletti" w:date="2021-02-07T15:45:00Z"/>
          <w:rFonts w:ascii="Calibri" w:hAnsi="Calibri" w:cs="Calibri"/>
          <w:b/>
          <w:bCs/>
          <w:color w:val="C0504D"/>
          <w:lang w:val="it-IT"/>
        </w:rPr>
      </w:pPr>
      <w:del w:id="2068" w:author="Martina Nolletti" w:date="2021-02-07T15:45: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6DBCDA05" w14:textId="77777777" w:rsidR="001735AD" w:rsidRPr="001735AD" w:rsidRDefault="001735AD" w:rsidP="001735AD">
      <w:pPr>
        <w:rPr>
          <w:rFonts w:ascii="Calibri" w:hAnsi="Calibri" w:cs="Calibri"/>
          <w:b/>
          <w:bCs/>
          <w:lang w:val="it-IT"/>
        </w:rPr>
      </w:pPr>
    </w:p>
    <w:p w14:paraId="0104F1B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T11: Aggiornamento del Database dopo eventuali modifiche agli utenti</w:t>
      </w:r>
    </w:p>
    <w:p w14:paraId="35B9FC15"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 utente è stato cancellato/aggiunto o ha subito modifiche all’interno dei suoi attributi.</w:t>
      </w:r>
    </w:p>
    <w:p w14:paraId="3B087C1C" w14:textId="2AA6FBF2" w:rsidR="001735AD" w:rsidRPr="001735AD" w:rsidDel="00A42739" w:rsidRDefault="001735AD" w:rsidP="001735AD">
      <w:pPr>
        <w:rPr>
          <w:del w:id="2069" w:author="Martina Nolletti" w:date="2021-02-07T15:46:00Z"/>
          <w:rFonts w:ascii="Calibri" w:hAnsi="Calibri" w:cs="Calibri"/>
          <w:b/>
          <w:bCs/>
          <w:color w:val="FF0000"/>
          <w:lang w:val="it-IT"/>
        </w:rPr>
      </w:pPr>
      <w:del w:id="2070"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4F8E123E" w14:textId="20BB3754" w:rsidR="001735AD" w:rsidRPr="001735AD" w:rsidDel="00A42739" w:rsidRDefault="001735AD" w:rsidP="001735AD">
      <w:pPr>
        <w:rPr>
          <w:del w:id="2071" w:author="Martina Nolletti" w:date="2021-02-07T15:46:00Z"/>
          <w:rFonts w:ascii="Calibri" w:hAnsi="Calibri" w:cs="Calibri"/>
          <w:b/>
          <w:bCs/>
          <w:color w:val="FF0000"/>
          <w:lang w:val="it-IT"/>
        </w:rPr>
      </w:pPr>
      <w:del w:id="2072" w:author="Martina Nolletti" w:date="2021-02-07T15:46: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185EA6B9" w14:textId="77777777" w:rsidR="001735AD" w:rsidRPr="001735AD" w:rsidRDefault="001735AD" w:rsidP="001735AD">
      <w:pPr>
        <w:rPr>
          <w:rFonts w:ascii="Calibri" w:hAnsi="Calibri" w:cs="Calibri"/>
          <w:b/>
          <w:bCs/>
          <w:lang w:val="it-IT"/>
        </w:rPr>
      </w:pPr>
    </w:p>
    <w:p w14:paraId="022EC4A7"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T12: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 </w:t>
      </w:r>
    </w:p>
    <w:p w14:paraId="573AEC0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amministratori per vedere gli operatori disponibili e associare loro un turno. Si specificherà il nome dell’evento, il luogo del seggio, il turno assegnato, il nome dell’operatore di seggio e il regolamento associato all’evento stesso.</w:t>
      </w:r>
    </w:p>
    <w:p w14:paraId="0A7E56BE" w14:textId="522509D7" w:rsidR="001735AD" w:rsidRPr="001735AD" w:rsidDel="00A42739" w:rsidRDefault="001735AD" w:rsidP="001735AD">
      <w:pPr>
        <w:rPr>
          <w:del w:id="2073" w:author="Martina Nolletti" w:date="2021-02-07T15:46:00Z"/>
          <w:rFonts w:ascii="Calibri" w:hAnsi="Calibri" w:cs="Calibri"/>
          <w:b/>
          <w:bCs/>
          <w:color w:val="FF0000"/>
          <w:lang w:val="it-IT"/>
        </w:rPr>
      </w:pPr>
      <w:del w:id="2074"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BD25AFE" w14:textId="53FD9EBB" w:rsidR="001735AD" w:rsidRPr="001735AD" w:rsidDel="00A42739" w:rsidRDefault="001735AD" w:rsidP="001735AD">
      <w:pPr>
        <w:rPr>
          <w:del w:id="2075" w:author="Martina Nolletti" w:date="2021-02-07T15:46:00Z"/>
          <w:rFonts w:ascii="Calibri" w:hAnsi="Calibri" w:cs="Calibri"/>
          <w:b/>
          <w:bCs/>
          <w:lang w:val="it-IT"/>
        </w:rPr>
      </w:pPr>
      <w:del w:id="2076"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3FF97CF1" w14:textId="77777777" w:rsidR="001735AD" w:rsidRPr="001735AD" w:rsidRDefault="001735AD" w:rsidP="001735AD">
      <w:pPr>
        <w:rPr>
          <w:rFonts w:ascii="Calibri" w:hAnsi="Calibri" w:cs="Calibri"/>
          <w:b/>
          <w:bCs/>
          <w:lang w:val="it-IT"/>
        </w:rPr>
      </w:pPr>
    </w:p>
    <w:p w14:paraId="613B0C01"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T13: Cancellazione di una prenotazione dal Database</w:t>
      </w:r>
    </w:p>
    <w:p w14:paraId="31487621" w14:textId="77777777" w:rsidR="001735AD" w:rsidRPr="001735AD" w:rsidRDefault="001735AD" w:rsidP="001735AD">
      <w:pPr>
        <w:rPr>
          <w:rFonts w:ascii="Calibri" w:hAnsi="Calibri" w:cs="Calibri"/>
          <w:lang w:val="it-IT"/>
        </w:rPr>
      </w:pPr>
      <w:r w:rsidRPr="001735AD">
        <w:rPr>
          <w:rFonts w:ascii="Calibri" w:hAnsi="Calibri" w:cs="Calibri"/>
          <w:lang w:val="it-IT"/>
        </w:rPr>
        <w:t>Una prenotazione può essere cancellata dal Database non appena verrà effettuata la votazione dell’utente che si è prenotato.</w:t>
      </w:r>
    </w:p>
    <w:p w14:paraId="43E89BD1" w14:textId="756CABC6" w:rsidR="001735AD" w:rsidRPr="001735AD" w:rsidDel="00A42739" w:rsidRDefault="001735AD" w:rsidP="001735AD">
      <w:pPr>
        <w:rPr>
          <w:del w:id="2077" w:author="Martina Nolletti" w:date="2021-02-07T15:46:00Z"/>
          <w:rFonts w:ascii="Calibri" w:hAnsi="Calibri" w:cs="Calibri"/>
          <w:b/>
          <w:bCs/>
          <w:color w:val="FF0000"/>
          <w:lang w:val="it-IT"/>
        </w:rPr>
      </w:pPr>
      <w:del w:id="2078"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4DAE73DF" w14:textId="4F753AC2" w:rsidR="001735AD" w:rsidRPr="001735AD" w:rsidDel="00A42739" w:rsidRDefault="001735AD" w:rsidP="001735AD">
      <w:pPr>
        <w:rPr>
          <w:del w:id="2079" w:author="Martina Nolletti" w:date="2021-02-07T15:46:00Z"/>
          <w:rFonts w:ascii="Calibri" w:hAnsi="Calibri" w:cs="Calibri"/>
          <w:b/>
          <w:bCs/>
          <w:lang w:val="it-IT"/>
        </w:rPr>
      </w:pPr>
      <w:del w:id="2080" w:author="Martina Nolletti" w:date="2021-02-07T15:46: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00B050"/>
            <w:lang w:val="it-IT"/>
          </w:rPr>
          <w:delText>BASSA</w:delText>
        </w:r>
      </w:del>
    </w:p>
    <w:p w14:paraId="38A00EC6" w14:textId="77777777" w:rsidR="001735AD" w:rsidRPr="001735AD" w:rsidRDefault="001735AD" w:rsidP="001735AD">
      <w:pPr>
        <w:rPr>
          <w:rFonts w:ascii="Calibri" w:hAnsi="Calibri" w:cs="Calibri"/>
          <w:b/>
          <w:bCs/>
          <w:lang w:val="it-IT"/>
        </w:rPr>
      </w:pPr>
    </w:p>
    <w:p w14:paraId="6F6396D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p>
    <w:p w14:paraId="5A9DEEC6" w14:textId="58C047F1"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in presenza ed effettuare la votazione presso il seggio.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il nome dell’università che frequenta e il dipartimento.</w:t>
      </w:r>
    </w:p>
    <w:p w14:paraId="77DDFEC3" w14:textId="77777777" w:rsidR="001735AD" w:rsidRPr="001735AD" w:rsidDel="00A42739" w:rsidRDefault="001735AD" w:rsidP="001735AD">
      <w:pPr>
        <w:rPr>
          <w:del w:id="2081" w:author="Martina Nolletti" w:date="2021-02-07T15:46:00Z"/>
          <w:rFonts w:ascii="Calibri" w:hAnsi="Calibri" w:cs="Calibri"/>
          <w:b/>
          <w:bCs/>
          <w:color w:val="FF0000"/>
          <w:lang w:val="it-IT"/>
        </w:rPr>
      </w:pPr>
      <w:del w:id="2082"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r w:rsidRPr="001735AD" w:rsidDel="00A42739">
          <w:rPr>
            <w:rFonts w:ascii="Calibri" w:hAnsi="Calibri" w:cs="Calibri"/>
            <w:b/>
            <w:bCs/>
            <w:color w:val="FF0000"/>
            <w:lang w:val="it-IT"/>
          </w:rPr>
          <w:delText xml:space="preserve"> </w:delText>
        </w:r>
      </w:del>
    </w:p>
    <w:p w14:paraId="1A838111" w14:textId="0B5E0B72" w:rsidR="001735AD" w:rsidRPr="001735AD" w:rsidDel="00A42739" w:rsidRDefault="001735AD" w:rsidP="001735AD">
      <w:pPr>
        <w:rPr>
          <w:del w:id="2083" w:author="Martina Nolletti" w:date="2021-02-07T15:46:00Z"/>
          <w:rFonts w:ascii="Calibri" w:hAnsi="Calibri" w:cs="Calibri"/>
          <w:b/>
          <w:bCs/>
          <w:lang w:val="it-IT"/>
        </w:rPr>
      </w:pPr>
      <w:del w:id="2084"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41FB3754" w14:textId="77777777" w:rsidR="001735AD" w:rsidRPr="001735AD" w:rsidRDefault="001735AD" w:rsidP="001735AD">
      <w:pPr>
        <w:rPr>
          <w:rFonts w:ascii="Calibri" w:hAnsi="Calibri" w:cs="Calibri"/>
          <w:b/>
          <w:bCs/>
          <w:lang w:val="it-IT"/>
        </w:rPr>
      </w:pPr>
    </w:p>
    <w:p w14:paraId="5D86564C"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T15: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p>
    <w:p w14:paraId="05A99813" w14:textId="6394C516"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prenotarsi previa giustificazione (motivi di salute, motivi di spostamento, motivi di lavoro) ed effettuare la votazione online. Nella </w:t>
      </w:r>
      <w:proofErr w:type="spellStart"/>
      <w:r w:rsidRPr="001735AD">
        <w:rPr>
          <w:rFonts w:ascii="Calibri" w:hAnsi="Calibri" w:cs="Calibri"/>
          <w:lang w:val="it-IT"/>
        </w:rPr>
        <w:t>form</w:t>
      </w:r>
      <w:proofErr w:type="spellEnd"/>
      <w:r w:rsidRPr="001735AD">
        <w:rPr>
          <w:rFonts w:ascii="Calibri" w:hAnsi="Calibri" w:cs="Calibri"/>
          <w:lang w:val="it-IT"/>
        </w:rPr>
        <w:t xml:space="preserve"> verranno specificati il nome e il cognome dell’utente, la matricola (se studente), la professione, il numero di telefono, </w:t>
      </w:r>
      <w:r w:rsidR="00711CE0" w:rsidRPr="001735AD">
        <w:rPr>
          <w:rFonts w:ascii="Calibri" w:hAnsi="Calibri" w:cs="Calibri"/>
          <w:lang w:val="it-IT"/>
        </w:rPr>
        <w:t>l’e-mail</w:t>
      </w:r>
      <w:r w:rsidRPr="001735AD">
        <w:rPr>
          <w:rFonts w:ascii="Calibri" w:hAnsi="Calibri" w:cs="Calibri"/>
          <w:lang w:val="it-IT"/>
        </w:rPr>
        <w:t xml:space="preserve">, il nome dell’università che frequenta e il dipartimento. </w:t>
      </w:r>
      <w:proofErr w:type="gramStart"/>
      <w:r w:rsidRPr="001735AD">
        <w:rPr>
          <w:rFonts w:ascii="Calibri" w:hAnsi="Calibri" w:cs="Calibri"/>
          <w:lang w:val="it-IT"/>
        </w:rPr>
        <w:t>Inoltre</w:t>
      </w:r>
      <w:proofErr w:type="gramEnd"/>
      <w:r w:rsidRPr="001735AD">
        <w:rPr>
          <w:rFonts w:ascii="Calibri" w:hAnsi="Calibri" w:cs="Calibri"/>
          <w:lang w:val="it-IT"/>
        </w:rPr>
        <w:t xml:space="preserve"> si dovrà allegare la fotocopia del documento di riconoscimento e il certificato che attesti la motivazione dichiarata.</w:t>
      </w:r>
    </w:p>
    <w:p w14:paraId="563BCB0C" w14:textId="7FCEBE55" w:rsidR="001735AD" w:rsidDel="000317E5" w:rsidRDefault="001735AD" w:rsidP="001735AD">
      <w:pPr>
        <w:rPr>
          <w:del w:id="2085" w:author="Martina Nolletti" w:date="2021-02-07T15:46:00Z"/>
          <w:rFonts w:ascii="Calibri" w:hAnsi="Calibri" w:cs="Calibri"/>
          <w:b/>
          <w:bCs/>
          <w:color w:val="E36C0A"/>
          <w:lang w:val="it-IT"/>
        </w:rPr>
      </w:pPr>
      <w:del w:id="2086" w:author="Martina Nolletti" w:date="2021-02-07T15:46: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bookmarkStart w:id="2087" w:name="_Hlk59981820"/>
        <w:r w:rsidRPr="001735AD" w:rsidDel="00A42739">
          <w:rPr>
            <w:rFonts w:ascii="Calibri" w:hAnsi="Calibri" w:cs="Calibri"/>
            <w:b/>
            <w:bCs/>
            <w:color w:val="FFC000"/>
            <w:lang w:val="it-IT"/>
          </w:rPr>
          <w:delText>MEDIA</w:delText>
        </w:r>
        <w:bookmarkEnd w:id="2087"/>
      </w:del>
    </w:p>
    <w:p w14:paraId="5F59D951" w14:textId="77777777" w:rsidR="000317E5" w:rsidRPr="001735AD" w:rsidRDefault="000317E5" w:rsidP="001735AD">
      <w:pPr>
        <w:rPr>
          <w:ins w:id="2088" w:author="Martina Nolletti" w:date="2021-02-08T23:18:00Z"/>
          <w:rFonts w:ascii="Calibri" w:hAnsi="Calibri" w:cs="Calibri"/>
          <w:b/>
          <w:bCs/>
          <w:color w:val="FF0000"/>
          <w:lang w:val="it-IT"/>
        </w:rPr>
      </w:pPr>
    </w:p>
    <w:p w14:paraId="4EE96366" w14:textId="08F83D28" w:rsidR="001735AD" w:rsidRPr="001735AD" w:rsidDel="00A42739" w:rsidRDefault="001735AD" w:rsidP="001735AD">
      <w:pPr>
        <w:rPr>
          <w:del w:id="2089" w:author="Martina Nolletti" w:date="2021-02-07T15:46:00Z"/>
          <w:rFonts w:ascii="Calibri" w:hAnsi="Calibri" w:cs="Calibri"/>
          <w:b/>
          <w:bCs/>
          <w:lang w:val="it-IT"/>
        </w:rPr>
      </w:pPr>
      <w:del w:id="2090" w:author="Martina Nolletti" w:date="2021-02-07T15:46: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6A972A4D" w14:textId="77777777" w:rsidR="001735AD" w:rsidRPr="001735AD" w:rsidRDefault="001735AD" w:rsidP="001735AD">
      <w:pPr>
        <w:rPr>
          <w:rFonts w:ascii="Calibri" w:hAnsi="Calibri" w:cs="Calibri"/>
          <w:b/>
          <w:bCs/>
          <w:lang w:val="it-IT"/>
        </w:rPr>
      </w:pPr>
    </w:p>
    <w:p w14:paraId="443EBB8A"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lastRenderedPageBreak/>
        <w:t>T16: Aggiornamento del Database relativo agli eventi</w:t>
      </w:r>
    </w:p>
    <w:p w14:paraId="35AD88B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un evento è stato cancellato/aggiunto. </w:t>
      </w:r>
    </w:p>
    <w:p w14:paraId="5D63417A" w14:textId="00B48CE5" w:rsidR="001735AD" w:rsidRPr="001735AD" w:rsidDel="00A42739" w:rsidRDefault="001735AD" w:rsidP="001735AD">
      <w:pPr>
        <w:rPr>
          <w:del w:id="2091" w:author="Martina Nolletti" w:date="2021-02-07T15:47:00Z"/>
          <w:rFonts w:ascii="Calibri" w:hAnsi="Calibri" w:cs="Calibri"/>
          <w:b/>
          <w:bCs/>
          <w:color w:val="FF0000"/>
          <w:lang w:val="it-IT"/>
        </w:rPr>
      </w:pPr>
      <w:del w:id="2092"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0000"/>
            <w:lang w:val="it-IT"/>
          </w:rPr>
          <w:delText>ALTA</w:delText>
        </w:r>
      </w:del>
    </w:p>
    <w:p w14:paraId="43D3D377" w14:textId="70CBCF1D" w:rsidR="001735AD" w:rsidRPr="001735AD" w:rsidDel="00A42739" w:rsidRDefault="001735AD" w:rsidP="001735AD">
      <w:pPr>
        <w:rPr>
          <w:del w:id="2093" w:author="Martina Nolletti" w:date="2021-02-07T15:47:00Z"/>
          <w:rFonts w:ascii="Calibri" w:hAnsi="Calibri" w:cs="Calibri"/>
          <w:b/>
          <w:bCs/>
          <w:lang w:val="it-IT"/>
        </w:rPr>
      </w:pPr>
      <w:del w:id="2094" w:author="Martina Nolletti" w:date="2021-02-07T15:47: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30645685" w14:textId="77777777" w:rsidR="001735AD" w:rsidRPr="001735AD" w:rsidRDefault="001735AD" w:rsidP="001735AD">
      <w:pPr>
        <w:rPr>
          <w:rFonts w:ascii="Calibri" w:hAnsi="Calibri" w:cs="Calibri"/>
          <w:b/>
          <w:bCs/>
          <w:lang w:val="it-IT"/>
        </w:rPr>
      </w:pPr>
    </w:p>
    <w:p w14:paraId="14580170"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T17: Aggiornamento del Database dopo eventuali modifiche delle turnazioni</w:t>
      </w:r>
    </w:p>
    <w:p w14:paraId="0F3BE65B"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turnazione è stata cancellata/aggiunta o ha subito modifiche all’interno dei suoi attributi.</w:t>
      </w:r>
    </w:p>
    <w:p w14:paraId="0800DB2C" w14:textId="16E4E7B3" w:rsidR="001735AD" w:rsidRPr="001735AD" w:rsidDel="00A42739" w:rsidRDefault="001735AD" w:rsidP="001735AD">
      <w:pPr>
        <w:rPr>
          <w:del w:id="2095" w:author="Martina Nolletti" w:date="2021-02-07T15:47:00Z"/>
          <w:rFonts w:ascii="Calibri" w:hAnsi="Calibri" w:cs="Calibri"/>
          <w:b/>
          <w:bCs/>
          <w:color w:val="FF0000"/>
          <w:lang w:val="it-IT"/>
        </w:rPr>
      </w:pPr>
      <w:del w:id="2096"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3E4DD9C" w14:textId="454411FB" w:rsidR="001735AD" w:rsidRPr="001735AD" w:rsidDel="00A42739" w:rsidRDefault="001735AD" w:rsidP="001735AD">
      <w:pPr>
        <w:rPr>
          <w:del w:id="2097" w:author="Martina Nolletti" w:date="2021-02-07T15:47:00Z"/>
          <w:rFonts w:ascii="Calibri" w:hAnsi="Calibri" w:cs="Calibri"/>
          <w:b/>
          <w:bCs/>
          <w:lang w:val="it-IT"/>
        </w:rPr>
      </w:pPr>
      <w:del w:id="2098" w:author="Martina Nolletti" w:date="2021-02-07T15:47: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1E166D1C" w14:textId="77777777" w:rsidR="001735AD" w:rsidRPr="001735AD" w:rsidRDefault="001735AD" w:rsidP="001735AD">
      <w:pPr>
        <w:rPr>
          <w:rFonts w:ascii="Calibri" w:hAnsi="Calibri" w:cs="Calibri"/>
          <w:b/>
          <w:bCs/>
          <w:lang w:val="it-IT"/>
        </w:rPr>
      </w:pPr>
    </w:p>
    <w:p w14:paraId="5D6490EE"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T18: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p>
    <w:p w14:paraId="7618D86B"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elettori per votare il candidato scelto e confermare la propria preferenza (task relativo alla votazione online).</w:t>
      </w:r>
    </w:p>
    <w:p w14:paraId="32337888" w14:textId="536C1879" w:rsidR="001735AD" w:rsidRPr="001735AD" w:rsidDel="00A42739" w:rsidRDefault="001735AD" w:rsidP="001735AD">
      <w:pPr>
        <w:rPr>
          <w:del w:id="2099" w:author="Martina Nolletti" w:date="2021-02-07T15:47:00Z"/>
          <w:rFonts w:ascii="Calibri" w:hAnsi="Calibri" w:cs="Calibri"/>
          <w:b/>
          <w:bCs/>
          <w:color w:val="FF0000"/>
          <w:lang w:val="it-IT"/>
        </w:rPr>
      </w:pPr>
      <w:del w:id="2100"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7BA3D664" w14:textId="7A9091A4" w:rsidR="001735AD" w:rsidRPr="001735AD" w:rsidDel="00A42739" w:rsidRDefault="001735AD" w:rsidP="001735AD">
      <w:pPr>
        <w:rPr>
          <w:del w:id="2101" w:author="Martina Nolletti" w:date="2021-02-07T15:47:00Z"/>
          <w:rFonts w:ascii="Calibri" w:hAnsi="Calibri" w:cs="Calibri"/>
          <w:b/>
          <w:bCs/>
          <w:lang w:val="it-IT"/>
        </w:rPr>
      </w:pPr>
      <w:del w:id="2102"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0000"/>
            <w:lang w:val="it-IT"/>
          </w:rPr>
          <w:delText>ALTA</w:delText>
        </w:r>
      </w:del>
    </w:p>
    <w:p w14:paraId="5764A420" w14:textId="77777777" w:rsidR="001735AD" w:rsidRPr="001735AD" w:rsidRDefault="001735AD" w:rsidP="001735AD">
      <w:pPr>
        <w:rPr>
          <w:rFonts w:ascii="Calibri" w:hAnsi="Calibri" w:cs="Calibri"/>
          <w:b/>
          <w:bCs/>
          <w:lang w:val="it-IT"/>
        </w:rPr>
      </w:pPr>
    </w:p>
    <w:p w14:paraId="4AF94BB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 xml:space="preserve">T19: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p>
    <w:p w14:paraId="58DBBC58"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w:t>
      </w:r>
      <w:proofErr w:type="spellStart"/>
      <w:r w:rsidRPr="001735AD">
        <w:rPr>
          <w:rFonts w:ascii="Calibri" w:hAnsi="Calibri" w:cs="Calibri"/>
          <w:lang w:val="it-IT"/>
        </w:rPr>
        <w:t>form</w:t>
      </w:r>
      <w:proofErr w:type="spellEnd"/>
      <w:r w:rsidRPr="001735AD">
        <w:rPr>
          <w:rFonts w:ascii="Calibri" w:hAnsi="Calibri" w:cs="Calibri"/>
          <w:lang w:val="it-IT"/>
        </w:rPr>
        <w:t xml:space="preserve"> realizzata verrà usata dagli operatori di seggio, dopo lo spoglio, aiutati dallo scanner, per caricare i risultati del proprio seggio. </w:t>
      </w:r>
    </w:p>
    <w:p w14:paraId="00D573A2" w14:textId="3182248E" w:rsidR="001735AD" w:rsidRPr="001735AD" w:rsidDel="00A42739" w:rsidRDefault="001735AD" w:rsidP="001735AD">
      <w:pPr>
        <w:rPr>
          <w:del w:id="2103" w:author="Martina Nolletti" w:date="2021-02-07T15:47:00Z"/>
          <w:rFonts w:ascii="Calibri" w:hAnsi="Calibri" w:cs="Calibri"/>
          <w:b/>
          <w:bCs/>
          <w:color w:val="FF0000"/>
          <w:lang w:val="it-IT"/>
        </w:rPr>
      </w:pPr>
      <w:del w:id="2104"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 xml:space="preserve">BASSA </w:delText>
        </w:r>
      </w:del>
    </w:p>
    <w:p w14:paraId="17C1C467" w14:textId="6ECDB6C8" w:rsidR="001735AD" w:rsidRPr="001735AD" w:rsidDel="00A42739" w:rsidRDefault="001735AD" w:rsidP="001735AD">
      <w:pPr>
        <w:rPr>
          <w:del w:id="2105" w:author="Martina Nolletti" w:date="2021-02-07T15:47:00Z"/>
          <w:rFonts w:ascii="Calibri" w:hAnsi="Calibri" w:cs="Calibri"/>
          <w:b/>
          <w:bCs/>
          <w:lang w:val="it-IT"/>
        </w:rPr>
      </w:pPr>
      <w:del w:id="2106"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7F985FE2" w14:textId="77777777" w:rsidR="001735AD" w:rsidRPr="001735AD" w:rsidRDefault="001735AD" w:rsidP="001735AD">
      <w:pPr>
        <w:rPr>
          <w:rFonts w:ascii="Calibri" w:hAnsi="Calibri" w:cs="Calibri"/>
          <w:b/>
          <w:bCs/>
          <w:lang w:val="it-IT"/>
        </w:rPr>
      </w:pPr>
    </w:p>
    <w:p w14:paraId="13A35CD9"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T20: Cancellazione di un voto dal Database</w:t>
      </w:r>
    </w:p>
    <w:p w14:paraId="7D2DB6BD" w14:textId="77777777" w:rsidR="001735AD" w:rsidRPr="001735AD" w:rsidRDefault="001735AD" w:rsidP="001735AD">
      <w:pPr>
        <w:rPr>
          <w:rFonts w:ascii="Calibri" w:hAnsi="Calibri" w:cs="Calibri"/>
          <w:b/>
          <w:bCs/>
          <w:color w:val="4F81BD"/>
          <w:lang w:val="it-IT"/>
        </w:rPr>
      </w:pPr>
      <w:r w:rsidRPr="001735AD">
        <w:rPr>
          <w:rFonts w:ascii="Calibri" w:hAnsi="Calibri" w:cs="Calibri"/>
          <w:lang w:val="it-IT"/>
        </w:rPr>
        <w:t>Un voto effettuato verrà cancellato dal Database trascorso un certo lasso di tempo.</w:t>
      </w:r>
    </w:p>
    <w:p w14:paraId="5DC85C8E" w14:textId="5642F447" w:rsidR="001735AD" w:rsidRPr="001735AD" w:rsidDel="00A42739" w:rsidRDefault="001735AD" w:rsidP="001735AD">
      <w:pPr>
        <w:rPr>
          <w:del w:id="2107" w:author="Martina Nolletti" w:date="2021-02-07T15:47:00Z"/>
          <w:rFonts w:ascii="Calibri" w:hAnsi="Calibri" w:cs="Calibri"/>
          <w:b/>
          <w:bCs/>
          <w:color w:val="FF0000"/>
          <w:lang w:val="it-IT"/>
        </w:rPr>
      </w:pPr>
      <w:del w:id="2108" w:author="Martina Nolletti" w:date="2021-02-07T15:47: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6A93A301" w14:textId="6EFEAE29" w:rsidR="001735AD" w:rsidRPr="001735AD" w:rsidDel="00A42739" w:rsidRDefault="001735AD" w:rsidP="001735AD">
      <w:pPr>
        <w:rPr>
          <w:del w:id="2109" w:author="Martina Nolletti" w:date="2021-02-07T15:47:00Z"/>
          <w:rFonts w:ascii="Calibri" w:hAnsi="Calibri" w:cs="Calibri"/>
          <w:b/>
          <w:bCs/>
          <w:lang w:val="it-IT"/>
        </w:rPr>
      </w:pPr>
      <w:del w:id="2110" w:author="Martina Nolletti" w:date="2021-02-07T15:47: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3CE13B06" w14:textId="77777777" w:rsidR="001735AD" w:rsidRPr="001735AD" w:rsidRDefault="001735AD" w:rsidP="001735AD">
      <w:pPr>
        <w:rPr>
          <w:rFonts w:ascii="Calibri" w:hAnsi="Calibri" w:cs="Calibri"/>
          <w:b/>
          <w:bCs/>
          <w:lang w:val="it-IT"/>
        </w:rPr>
      </w:pPr>
    </w:p>
    <w:p w14:paraId="27A230F8"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T21: Aggiornamento del Database dopo eventuali modifiche alle prenotazioni</w:t>
      </w:r>
    </w:p>
    <w:p w14:paraId="143D6121" w14:textId="77777777" w:rsidR="001735AD" w:rsidRPr="001735AD" w:rsidRDefault="001735AD" w:rsidP="001735AD">
      <w:pPr>
        <w:rPr>
          <w:rFonts w:ascii="Calibri" w:hAnsi="Calibri" w:cs="Calibri"/>
          <w:lang w:val="it-IT"/>
        </w:rPr>
      </w:pPr>
      <w:r w:rsidRPr="001735AD">
        <w:rPr>
          <w:rFonts w:ascii="Calibri" w:hAnsi="Calibri" w:cs="Calibri"/>
          <w:lang w:val="it-IT"/>
        </w:rPr>
        <w:t>Task fondamentale per aggiornare il Database dopo che una prenotazione è stata cancellata/aggiunta o ha subito modifiche all’interno dei suoi attributi.</w:t>
      </w:r>
    </w:p>
    <w:p w14:paraId="11C3E9F6" w14:textId="01A4D410" w:rsidR="001735AD" w:rsidRPr="001735AD" w:rsidDel="00A42739" w:rsidRDefault="001735AD" w:rsidP="001735AD">
      <w:pPr>
        <w:rPr>
          <w:del w:id="2111" w:author="Martina Nolletti" w:date="2021-02-07T15:48:00Z"/>
          <w:rFonts w:ascii="Calibri" w:hAnsi="Calibri" w:cs="Calibri"/>
          <w:b/>
          <w:bCs/>
          <w:color w:val="FF0000"/>
          <w:lang w:val="it-IT"/>
        </w:rPr>
      </w:pPr>
      <w:del w:id="2112"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23F333F9" w14:textId="1BF5CA03" w:rsidR="001735AD" w:rsidRPr="001735AD" w:rsidDel="00A42739" w:rsidRDefault="001735AD" w:rsidP="001735AD">
      <w:pPr>
        <w:rPr>
          <w:del w:id="2113" w:author="Martina Nolletti" w:date="2021-02-07T15:48:00Z"/>
          <w:rFonts w:ascii="Calibri" w:hAnsi="Calibri" w:cs="Calibri"/>
          <w:b/>
          <w:bCs/>
          <w:lang w:val="it-IT"/>
        </w:rPr>
      </w:pPr>
      <w:del w:id="2114" w:author="Martina Nolletti" w:date="2021-02-07T15:48:00Z">
        <w:r w:rsidRPr="001735AD" w:rsidDel="00A42739">
          <w:rPr>
            <w:rFonts w:ascii="Calibri" w:hAnsi="Calibri" w:cs="Calibri"/>
            <w:b/>
            <w:bCs/>
            <w:color w:val="7030A0"/>
            <w:lang w:val="it-IT"/>
          </w:rPr>
          <w:delText>IMPORTANZA:</w:delText>
        </w:r>
        <w:r w:rsidRPr="001735AD" w:rsidDel="00A42739">
          <w:rPr>
            <w:rFonts w:ascii="Calibri" w:hAnsi="Calibri" w:cs="Calibri"/>
            <w:b/>
            <w:bCs/>
            <w:color w:val="C0504D"/>
            <w:lang w:val="it-IT"/>
          </w:rPr>
          <w:delText xml:space="preserve"> </w:delText>
        </w:r>
        <w:r w:rsidRPr="001735AD" w:rsidDel="00A42739">
          <w:rPr>
            <w:rFonts w:ascii="Calibri" w:hAnsi="Calibri" w:cs="Calibri"/>
            <w:b/>
            <w:bCs/>
            <w:color w:val="FFC000"/>
            <w:lang w:val="it-IT"/>
          </w:rPr>
          <w:delText>MEDIA</w:delText>
        </w:r>
      </w:del>
    </w:p>
    <w:p w14:paraId="441D9460" w14:textId="77777777" w:rsidR="001735AD" w:rsidRPr="001735AD" w:rsidRDefault="001735AD" w:rsidP="001735AD">
      <w:pPr>
        <w:rPr>
          <w:rFonts w:ascii="Calibri" w:hAnsi="Calibri" w:cs="Calibri"/>
          <w:b/>
          <w:bCs/>
          <w:lang w:val="it-IT"/>
        </w:rPr>
      </w:pPr>
    </w:p>
    <w:p w14:paraId="3DD1F434"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T22: Creazione dell’avviso di conferma del voto espresso online</w:t>
      </w:r>
    </w:p>
    <w:p w14:paraId="3A9233C0" w14:textId="77777777" w:rsidR="001735AD" w:rsidRPr="001735AD" w:rsidRDefault="001735AD" w:rsidP="001735AD">
      <w:pPr>
        <w:rPr>
          <w:rFonts w:ascii="Calibri" w:hAnsi="Calibri" w:cs="Calibri"/>
          <w:lang w:val="it-IT"/>
        </w:rPr>
      </w:pPr>
      <w:r w:rsidRPr="001735AD">
        <w:rPr>
          <w:rFonts w:ascii="Calibri" w:hAnsi="Calibri" w:cs="Calibri"/>
          <w:lang w:val="it-IT"/>
        </w:rPr>
        <w:t>L’avviso di conferma verrà visualizzato dall’elettore che si è prenotato per il voto online nel momento in cui ha scelto le sue opzioni (durante la votazione).</w:t>
      </w:r>
    </w:p>
    <w:p w14:paraId="15D823D2" w14:textId="7846445C" w:rsidR="001735AD" w:rsidRPr="001735AD" w:rsidDel="00A42739" w:rsidRDefault="001735AD" w:rsidP="001735AD">
      <w:pPr>
        <w:rPr>
          <w:del w:id="2115" w:author="Martina Nolletti" w:date="2021-02-07T15:48:00Z"/>
          <w:rFonts w:ascii="Calibri" w:hAnsi="Calibri" w:cs="Calibri"/>
          <w:b/>
          <w:bCs/>
          <w:color w:val="FF0000"/>
          <w:lang w:val="it-IT"/>
        </w:rPr>
      </w:pPr>
      <w:del w:id="2116"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1FE2E551" w14:textId="713D64F4" w:rsidR="001735AD" w:rsidRPr="001735AD" w:rsidDel="00A42739" w:rsidRDefault="001735AD" w:rsidP="001735AD">
      <w:pPr>
        <w:rPr>
          <w:del w:id="2117" w:author="Martina Nolletti" w:date="2021-02-07T15:48:00Z"/>
          <w:rFonts w:ascii="Calibri" w:hAnsi="Calibri" w:cs="Calibri"/>
          <w:b/>
          <w:bCs/>
          <w:lang w:val="it-IT"/>
        </w:rPr>
      </w:pPr>
      <w:del w:id="2118" w:author="Martina Nolletti" w:date="2021-02-07T15:48:00Z">
        <w:r w:rsidRPr="001735AD" w:rsidDel="00A42739">
          <w:rPr>
            <w:rFonts w:ascii="Calibri" w:hAnsi="Calibri" w:cs="Calibri"/>
            <w:b/>
            <w:bCs/>
            <w:color w:val="7030A0"/>
            <w:lang w:val="it-IT"/>
          </w:rPr>
          <w:delText>IMPORTANZA:</w:delText>
        </w:r>
        <w:r w:rsidRPr="001735AD" w:rsidDel="00A42739">
          <w:rPr>
            <w:rFonts w:ascii="Calibri" w:hAnsi="Calibri" w:cs="Calibri"/>
            <w:b/>
            <w:bCs/>
            <w:color w:val="00B050"/>
            <w:lang w:val="it-IT"/>
          </w:rPr>
          <w:delText xml:space="preserve"> BASSA</w:delText>
        </w:r>
      </w:del>
    </w:p>
    <w:p w14:paraId="5E84067A" w14:textId="77777777" w:rsidR="001735AD" w:rsidRPr="001735AD" w:rsidRDefault="001735AD" w:rsidP="001735AD">
      <w:pPr>
        <w:rPr>
          <w:rFonts w:ascii="Calibri" w:hAnsi="Calibri" w:cs="Calibri"/>
          <w:b/>
          <w:bCs/>
          <w:lang w:val="it-IT"/>
        </w:rPr>
      </w:pPr>
    </w:p>
    <w:p w14:paraId="09F95D0D"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T23: Aggiornamento del Database dopo le avvenute votazioni</w:t>
      </w:r>
    </w:p>
    <w:p w14:paraId="3E737053"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Task fondamentale per aggiornare il Database dopo che le votazioni sono terminate, quindi a seggi chiusi. </w:t>
      </w:r>
    </w:p>
    <w:p w14:paraId="6DA8E742" w14:textId="05F5B27B" w:rsidR="001735AD" w:rsidRPr="001735AD" w:rsidDel="00A42739" w:rsidRDefault="001735AD" w:rsidP="001735AD">
      <w:pPr>
        <w:rPr>
          <w:del w:id="2119" w:author="Martina Nolletti" w:date="2021-02-07T15:48:00Z"/>
          <w:rFonts w:ascii="Calibri" w:hAnsi="Calibri" w:cs="Calibri"/>
          <w:b/>
          <w:bCs/>
          <w:color w:val="FF0000"/>
          <w:lang w:val="it-IT"/>
        </w:rPr>
      </w:pPr>
      <w:del w:id="2120"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FFC000"/>
            <w:lang w:val="it-IT"/>
          </w:rPr>
          <w:delText>MEDIA</w:delText>
        </w:r>
      </w:del>
    </w:p>
    <w:p w14:paraId="03BCB748" w14:textId="78872185" w:rsidR="001735AD" w:rsidRPr="001735AD" w:rsidDel="00A42739" w:rsidRDefault="001735AD" w:rsidP="001735AD">
      <w:pPr>
        <w:rPr>
          <w:del w:id="2121" w:author="Martina Nolletti" w:date="2021-02-07T15:48:00Z"/>
          <w:rFonts w:ascii="Calibri" w:hAnsi="Calibri" w:cs="Calibri"/>
          <w:b/>
          <w:bCs/>
          <w:lang w:val="it-IT"/>
        </w:rPr>
      </w:pPr>
      <w:del w:id="2122" w:author="Martina Nolletti" w:date="2021-02-07T15:48: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79CFF2A2" w14:textId="77777777" w:rsidR="001735AD" w:rsidRPr="001735AD" w:rsidRDefault="001735AD" w:rsidP="001735AD">
      <w:pPr>
        <w:rPr>
          <w:rFonts w:ascii="Calibri" w:hAnsi="Calibri" w:cs="Calibri"/>
          <w:b/>
          <w:bCs/>
          <w:lang w:val="it-IT"/>
        </w:rPr>
      </w:pPr>
    </w:p>
    <w:p w14:paraId="399C3ADF"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T24: Creazione di una funzione di calcolo per i risultati delle votazioni</w:t>
      </w:r>
    </w:p>
    <w:p w14:paraId="398B46F7" w14:textId="77777777" w:rsidR="001735AD" w:rsidRPr="001735AD" w:rsidRDefault="001735AD" w:rsidP="001735AD">
      <w:pPr>
        <w:rPr>
          <w:rFonts w:ascii="Calibri" w:hAnsi="Calibri" w:cs="Calibri"/>
          <w:lang w:val="it-IT"/>
        </w:rPr>
      </w:pPr>
      <w:r w:rsidRPr="001735AD">
        <w:rPr>
          <w:rFonts w:ascii="Calibri" w:hAnsi="Calibri" w:cs="Calibri"/>
          <w:lang w:val="it-IT"/>
        </w:rPr>
        <w:t xml:space="preserve">La funzione di calcolo servirà per mostrare i risultati delle votazioni e per ottenere un valore statistico valido. Il risultato sarà la somma dei voti online e dei voti in presenza, caricati dagli operatori di seggio. </w:t>
      </w:r>
    </w:p>
    <w:p w14:paraId="2F2E5649" w14:textId="6A74DF56" w:rsidR="001735AD" w:rsidRPr="001735AD" w:rsidDel="00A42739" w:rsidRDefault="001735AD" w:rsidP="001735AD">
      <w:pPr>
        <w:rPr>
          <w:del w:id="2123" w:author="Martina Nolletti" w:date="2021-02-07T15:48:00Z"/>
          <w:rFonts w:ascii="Calibri" w:hAnsi="Calibri" w:cs="Calibri"/>
          <w:b/>
          <w:bCs/>
          <w:color w:val="FF0000"/>
          <w:lang w:val="it-IT"/>
        </w:rPr>
      </w:pPr>
      <w:del w:id="2124" w:author="Martina Nolletti" w:date="2021-02-07T15:48:00Z">
        <w:r w:rsidRPr="001735AD" w:rsidDel="00A42739">
          <w:rPr>
            <w:rFonts w:ascii="Calibri" w:hAnsi="Calibri" w:cs="Calibri"/>
            <w:b/>
            <w:bCs/>
            <w:color w:val="E36C0A"/>
            <w:lang w:val="it-IT"/>
          </w:rPr>
          <w:delText>PRIORITA</w:delText>
        </w:r>
        <w:r w:rsidRPr="001735AD" w:rsidDel="00A42739">
          <w:rPr>
            <w:rFonts w:ascii="Calibri" w:hAnsi="Calibri" w:cs="Calibri"/>
            <w:b/>
            <w:bCs/>
            <w:color w:val="984806"/>
            <w:lang w:val="it-IT"/>
          </w:rPr>
          <w:delText xml:space="preserve">’: </w:delText>
        </w:r>
        <w:r w:rsidRPr="001735AD" w:rsidDel="00A42739">
          <w:rPr>
            <w:rFonts w:ascii="Calibri" w:hAnsi="Calibri" w:cs="Calibri"/>
            <w:b/>
            <w:bCs/>
            <w:color w:val="00B050"/>
            <w:lang w:val="it-IT"/>
          </w:rPr>
          <w:delText>BASSA</w:delText>
        </w:r>
      </w:del>
    </w:p>
    <w:p w14:paraId="1FB0FF38" w14:textId="5804FEDF" w:rsidR="001735AD" w:rsidRPr="001735AD" w:rsidDel="00A42739" w:rsidRDefault="001735AD" w:rsidP="001735AD">
      <w:pPr>
        <w:rPr>
          <w:del w:id="2125" w:author="Martina Nolletti" w:date="2021-02-07T15:48:00Z"/>
          <w:rFonts w:ascii="Calibri" w:hAnsi="Calibri" w:cs="Calibri"/>
          <w:b/>
          <w:bCs/>
          <w:lang w:val="it-IT"/>
        </w:rPr>
      </w:pPr>
      <w:del w:id="2126" w:author="Martina Nolletti" w:date="2021-02-07T15:48:00Z">
        <w:r w:rsidRPr="001735AD" w:rsidDel="00A42739">
          <w:rPr>
            <w:rFonts w:ascii="Calibri" w:hAnsi="Calibri" w:cs="Calibri"/>
            <w:b/>
            <w:bCs/>
            <w:color w:val="7030A0"/>
            <w:lang w:val="it-IT"/>
          </w:rPr>
          <w:delText xml:space="preserve">IMPORTANZA: </w:delText>
        </w:r>
        <w:r w:rsidRPr="001735AD" w:rsidDel="00A42739">
          <w:rPr>
            <w:rFonts w:ascii="Calibri" w:hAnsi="Calibri" w:cs="Calibri"/>
            <w:b/>
            <w:bCs/>
            <w:color w:val="FF0000"/>
            <w:lang w:val="it-IT"/>
          </w:rPr>
          <w:delText>ALTA</w:delText>
        </w:r>
      </w:del>
    </w:p>
    <w:p w14:paraId="643BD2DF" w14:textId="77777777" w:rsidR="001735AD" w:rsidRPr="001735AD" w:rsidRDefault="001735AD" w:rsidP="001735AD">
      <w:pPr>
        <w:rPr>
          <w:rFonts w:ascii="Calibri" w:hAnsi="Calibri" w:cs="Calibri"/>
          <w:b/>
          <w:bCs/>
          <w:lang w:val="it-IT"/>
        </w:rPr>
      </w:pPr>
    </w:p>
    <w:p w14:paraId="66159272" w14:textId="77777777" w:rsidR="001735AD" w:rsidRPr="001735AD" w:rsidRDefault="001735AD" w:rsidP="001735AD">
      <w:pPr>
        <w:numPr>
          <w:ilvl w:val="0"/>
          <w:numId w:val="67"/>
        </w:numPr>
        <w:rPr>
          <w:rFonts w:ascii="Calibri" w:hAnsi="Calibri" w:cs="Calibri"/>
          <w:b/>
          <w:bCs/>
          <w:lang w:val="it-IT"/>
        </w:rPr>
      </w:pPr>
      <w:r w:rsidRPr="001735AD">
        <w:rPr>
          <w:rFonts w:ascii="Calibri" w:hAnsi="Calibri" w:cs="Calibri"/>
          <w:b/>
          <w:bCs/>
          <w:lang w:val="it-IT"/>
        </w:rPr>
        <w:t>T25: Creazione di una Notifica per la pubblicazione dei risultati</w:t>
      </w:r>
    </w:p>
    <w:p w14:paraId="64A00CA8" w14:textId="77777777" w:rsidR="001735AD" w:rsidRPr="001735AD" w:rsidRDefault="001735AD" w:rsidP="001735AD">
      <w:pPr>
        <w:rPr>
          <w:rFonts w:ascii="Calibri" w:hAnsi="Calibri" w:cs="Calibri"/>
          <w:lang w:val="it-IT"/>
        </w:rPr>
      </w:pPr>
      <w:r w:rsidRPr="001735AD">
        <w:rPr>
          <w:rFonts w:ascii="Calibri" w:hAnsi="Calibri" w:cs="Calibri"/>
          <w:lang w:val="it-IT"/>
        </w:rPr>
        <w:t>La notifica verrà visualizzata da tutti gli utenti e mostrerà le percentuali di voto dei candidati eletti.</w:t>
      </w:r>
    </w:p>
    <w:p w14:paraId="6B1282CA" w14:textId="43454AA5" w:rsidR="001735AD" w:rsidDel="00C94D35" w:rsidRDefault="001735AD" w:rsidP="001735AD">
      <w:pPr>
        <w:rPr>
          <w:del w:id="2127" w:author="Martina Nolletti" w:date="2021-02-07T15:49:00Z"/>
          <w:rFonts w:ascii="Calibri" w:hAnsi="Calibri" w:cs="Calibri"/>
          <w:b/>
          <w:bCs/>
          <w:color w:val="E36C0A"/>
          <w:lang w:val="it-IT"/>
        </w:rPr>
      </w:pPr>
      <w:del w:id="2128" w:author="Martina Nolletti" w:date="2021-02-07T15:49:00Z">
        <w:r w:rsidRPr="001735AD" w:rsidDel="00C94D35">
          <w:rPr>
            <w:rFonts w:ascii="Calibri" w:hAnsi="Calibri" w:cs="Calibri"/>
            <w:b/>
            <w:bCs/>
            <w:color w:val="E36C0A"/>
            <w:lang w:val="it-IT"/>
          </w:rPr>
          <w:delText>PRIORITA</w:delText>
        </w:r>
        <w:r w:rsidRPr="001735AD" w:rsidDel="00C94D35">
          <w:rPr>
            <w:rFonts w:ascii="Calibri" w:hAnsi="Calibri" w:cs="Calibri"/>
            <w:b/>
            <w:bCs/>
            <w:color w:val="984806"/>
            <w:lang w:val="it-IT"/>
          </w:rPr>
          <w:delText xml:space="preserve">’: </w:delText>
        </w:r>
        <w:r w:rsidRPr="001735AD" w:rsidDel="00C94D35">
          <w:rPr>
            <w:rFonts w:ascii="Calibri" w:hAnsi="Calibri" w:cs="Calibri"/>
            <w:b/>
            <w:bCs/>
            <w:color w:val="00B050"/>
            <w:lang w:val="it-IT"/>
          </w:rPr>
          <w:delText xml:space="preserve">BASSA </w:delText>
        </w:r>
      </w:del>
    </w:p>
    <w:p w14:paraId="544D76E7" w14:textId="3AD76964" w:rsidR="00C94D35" w:rsidRDefault="00C94D35" w:rsidP="001735AD">
      <w:pPr>
        <w:rPr>
          <w:ins w:id="2129" w:author="Martina Nolletti" w:date="2021-02-07T15:49:00Z"/>
          <w:rFonts w:ascii="Calibri" w:hAnsi="Calibri" w:cs="Calibri"/>
          <w:b/>
          <w:bCs/>
          <w:color w:val="E36C0A"/>
          <w:lang w:val="it-IT"/>
        </w:rPr>
      </w:pPr>
    </w:p>
    <w:p w14:paraId="74F2E343" w14:textId="25057B8D" w:rsidR="00C94D35" w:rsidRDefault="00C94D35" w:rsidP="001735AD">
      <w:pPr>
        <w:rPr>
          <w:ins w:id="2130" w:author="Martina Nolletti" w:date="2021-02-07T15:49:00Z"/>
          <w:rFonts w:ascii="Calibri" w:hAnsi="Calibri" w:cs="Calibri"/>
          <w:b/>
          <w:bCs/>
          <w:color w:val="E36C0A"/>
          <w:lang w:val="it-IT"/>
        </w:rPr>
      </w:pPr>
    </w:p>
    <w:p w14:paraId="40305F97" w14:textId="2EC47EE8" w:rsidR="001735AD" w:rsidRPr="001735AD" w:rsidDel="00C94D35" w:rsidRDefault="001735AD" w:rsidP="001735AD">
      <w:pPr>
        <w:rPr>
          <w:del w:id="2131" w:author="Martina Nolletti" w:date="2021-02-07T15:49:00Z"/>
          <w:rFonts w:ascii="Calibri" w:hAnsi="Calibri" w:cs="Calibri"/>
          <w:b/>
          <w:bCs/>
          <w:lang w:val="it-IT"/>
        </w:rPr>
      </w:pPr>
      <w:del w:id="2132" w:author="Martina Nolletti" w:date="2021-02-07T15:49:00Z">
        <w:r w:rsidRPr="001735AD" w:rsidDel="00C94D35">
          <w:rPr>
            <w:rFonts w:ascii="Calibri" w:hAnsi="Calibri" w:cs="Calibri"/>
            <w:b/>
            <w:bCs/>
            <w:color w:val="7030A0"/>
            <w:lang w:val="it-IT"/>
          </w:rPr>
          <w:delText>IMPORTANZA:</w:delText>
        </w:r>
        <w:r w:rsidRPr="001735AD" w:rsidDel="00C94D35">
          <w:rPr>
            <w:rFonts w:ascii="Calibri" w:hAnsi="Calibri" w:cs="Calibri"/>
            <w:b/>
            <w:bCs/>
            <w:color w:val="FFC000"/>
            <w:lang w:val="it-IT"/>
          </w:rPr>
          <w:delText xml:space="preserve"> </w:delText>
        </w:r>
        <w:r w:rsidRPr="001735AD" w:rsidDel="00C94D35">
          <w:rPr>
            <w:rFonts w:ascii="Calibri" w:hAnsi="Calibri" w:cs="Calibri"/>
            <w:b/>
            <w:bCs/>
            <w:color w:val="00B050"/>
            <w:lang w:val="it-IT"/>
          </w:rPr>
          <w:delText>BASSA</w:delText>
        </w:r>
      </w:del>
    </w:p>
    <w:p w14:paraId="1AD00664" w14:textId="54EBC74D" w:rsidR="001735AD" w:rsidRDefault="001735AD" w:rsidP="001735AD">
      <w:pPr>
        <w:rPr>
          <w:ins w:id="2133" w:author="Martina Nolletti" w:date="2021-02-07T11:47:00Z"/>
          <w:rFonts w:ascii="Calibri" w:hAnsi="Calibri" w:cs="Calibri"/>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2487"/>
        <w:gridCol w:w="1014"/>
        <w:gridCol w:w="1377"/>
        <w:gridCol w:w="1763"/>
        <w:gridCol w:w="1298"/>
      </w:tblGrid>
      <w:tr w:rsidR="00DC138F" w:rsidRPr="005B4C1C" w14:paraId="0E88C335" w14:textId="77777777" w:rsidTr="007B0C52">
        <w:trPr>
          <w:ins w:id="2134" w:author="Martina Nolletti" w:date="2021-02-07T11:47:00Z"/>
        </w:trPr>
        <w:tc>
          <w:tcPr>
            <w:tcW w:w="987" w:type="dxa"/>
            <w:shd w:val="clear" w:color="auto" w:fill="auto"/>
          </w:tcPr>
          <w:p w14:paraId="4A49DD2F" w14:textId="77777777" w:rsidR="000F2A8E" w:rsidRPr="005B4C1C" w:rsidRDefault="000F2A8E" w:rsidP="007B0C52">
            <w:pPr>
              <w:jc w:val="center"/>
              <w:rPr>
                <w:ins w:id="2135" w:author="Martina Nolletti" w:date="2021-02-07T11:47:00Z"/>
                <w:rFonts w:ascii="Calibri" w:hAnsi="Calibri" w:cs="Calibri"/>
                <w:b/>
                <w:bCs/>
                <w:lang w:val="it-IT"/>
              </w:rPr>
            </w:pPr>
            <w:ins w:id="2136" w:author="Martina Nolletti" w:date="2021-02-07T11:47:00Z">
              <w:r w:rsidRPr="005B4C1C">
                <w:rPr>
                  <w:rFonts w:ascii="Calibri" w:hAnsi="Calibri" w:cs="Calibri"/>
                  <w:b/>
                  <w:bCs/>
                  <w:lang w:val="it-IT"/>
                </w:rPr>
                <w:lastRenderedPageBreak/>
                <w:t xml:space="preserve">ID </w:t>
              </w:r>
              <w:r>
                <w:rPr>
                  <w:rFonts w:ascii="Calibri" w:hAnsi="Calibri" w:cs="Calibri"/>
                  <w:b/>
                  <w:bCs/>
                  <w:lang w:val="it-IT"/>
                </w:rPr>
                <w:t>Task</w:t>
              </w:r>
            </w:ins>
          </w:p>
        </w:tc>
        <w:tc>
          <w:tcPr>
            <w:tcW w:w="2240" w:type="dxa"/>
            <w:shd w:val="clear" w:color="auto" w:fill="auto"/>
          </w:tcPr>
          <w:p w14:paraId="0EB72A52" w14:textId="77777777" w:rsidR="000F2A8E" w:rsidRPr="005B4C1C" w:rsidRDefault="000F2A8E" w:rsidP="007B0C52">
            <w:pPr>
              <w:jc w:val="center"/>
              <w:rPr>
                <w:ins w:id="2137" w:author="Martina Nolletti" w:date="2021-02-07T11:47:00Z"/>
                <w:rFonts w:ascii="Calibri" w:hAnsi="Calibri" w:cs="Calibri"/>
                <w:b/>
                <w:bCs/>
                <w:lang w:val="it-IT"/>
              </w:rPr>
            </w:pPr>
            <w:ins w:id="2138" w:author="Martina Nolletti" w:date="2021-02-07T11:47:00Z">
              <w:r w:rsidRPr="005B4C1C">
                <w:rPr>
                  <w:rFonts w:ascii="Calibri" w:hAnsi="Calibri" w:cs="Calibri"/>
                  <w:b/>
                  <w:bCs/>
                  <w:lang w:val="it-IT"/>
                </w:rPr>
                <w:t xml:space="preserve">Nome </w:t>
              </w:r>
              <w:r>
                <w:rPr>
                  <w:rFonts w:ascii="Calibri" w:hAnsi="Calibri" w:cs="Calibri"/>
                  <w:b/>
                  <w:bCs/>
                  <w:lang w:val="it-IT"/>
                </w:rPr>
                <w:t>Task</w:t>
              </w:r>
            </w:ins>
          </w:p>
        </w:tc>
        <w:tc>
          <w:tcPr>
            <w:tcW w:w="1029" w:type="dxa"/>
            <w:shd w:val="clear" w:color="auto" w:fill="auto"/>
          </w:tcPr>
          <w:p w14:paraId="23DF41E4" w14:textId="77777777" w:rsidR="000F2A8E" w:rsidRPr="005B4C1C" w:rsidRDefault="000F2A8E" w:rsidP="007B0C52">
            <w:pPr>
              <w:jc w:val="center"/>
              <w:rPr>
                <w:ins w:id="2139" w:author="Martina Nolletti" w:date="2021-02-07T11:47:00Z"/>
                <w:rFonts w:ascii="Calibri" w:hAnsi="Calibri" w:cs="Calibri"/>
                <w:b/>
                <w:bCs/>
                <w:lang w:val="it-IT"/>
              </w:rPr>
            </w:pPr>
            <w:ins w:id="2140" w:author="Martina Nolletti" w:date="2021-02-07T11:47:00Z">
              <w:r w:rsidRPr="005B4C1C">
                <w:rPr>
                  <w:rFonts w:ascii="Calibri" w:hAnsi="Calibri" w:cs="Calibri"/>
                  <w:b/>
                  <w:bCs/>
                  <w:lang w:val="it-IT"/>
                </w:rPr>
                <w:t>Priorità</w:t>
              </w:r>
            </w:ins>
          </w:p>
        </w:tc>
        <w:tc>
          <w:tcPr>
            <w:tcW w:w="1381" w:type="dxa"/>
            <w:shd w:val="clear" w:color="auto" w:fill="auto"/>
          </w:tcPr>
          <w:p w14:paraId="46EF80D9" w14:textId="77777777" w:rsidR="000F2A8E" w:rsidRPr="005B4C1C" w:rsidRDefault="000F2A8E" w:rsidP="007B0C52">
            <w:pPr>
              <w:jc w:val="center"/>
              <w:rPr>
                <w:ins w:id="2141" w:author="Martina Nolletti" w:date="2021-02-07T11:47:00Z"/>
                <w:rFonts w:ascii="Calibri" w:hAnsi="Calibri" w:cs="Calibri"/>
                <w:b/>
                <w:bCs/>
                <w:lang w:val="it-IT"/>
              </w:rPr>
            </w:pPr>
            <w:ins w:id="2142" w:author="Martina Nolletti" w:date="2021-02-07T11:47:00Z">
              <w:r>
                <w:rPr>
                  <w:rFonts w:ascii="Calibri" w:hAnsi="Calibri" w:cs="Calibri"/>
                  <w:b/>
                  <w:bCs/>
                  <w:lang w:val="it-IT"/>
                </w:rPr>
                <w:t>Importanza</w:t>
              </w:r>
            </w:ins>
          </w:p>
        </w:tc>
        <w:tc>
          <w:tcPr>
            <w:tcW w:w="1842" w:type="dxa"/>
          </w:tcPr>
          <w:p w14:paraId="6D2EE76F" w14:textId="77777777" w:rsidR="000F2A8E" w:rsidRDefault="000F2A8E" w:rsidP="007B0C52">
            <w:pPr>
              <w:jc w:val="center"/>
              <w:rPr>
                <w:ins w:id="2143" w:author="Martina Nolletti" w:date="2021-02-07T11:47:00Z"/>
                <w:rFonts w:ascii="Calibri" w:hAnsi="Calibri" w:cs="Calibri"/>
                <w:b/>
                <w:bCs/>
                <w:lang w:val="it-IT"/>
              </w:rPr>
            </w:pPr>
            <w:ins w:id="2144" w:author="Martina Nolletti" w:date="2021-02-07T11:47:00Z">
              <w:r>
                <w:rPr>
                  <w:rFonts w:ascii="Calibri" w:hAnsi="Calibri" w:cs="Calibri"/>
                  <w:b/>
                  <w:bCs/>
                  <w:lang w:val="it-IT"/>
                </w:rPr>
                <w:t>P</w:t>
              </w:r>
              <w:proofErr w:type="spellStart"/>
              <w:r>
                <w:rPr>
                  <w:rFonts w:ascii="Calibri" w:hAnsi="Calibri" w:cs="Calibri"/>
                  <w:b/>
                  <w:bCs/>
                </w:rPr>
                <w:t>redecessori</w:t>
              </w:r>
              <w:proofErr w:type="spellEnd"/>
            </w:ins>
          </w:p>
        </w:tc>
        <w:tc>
          <w:tcPr>
            <w:tcW w:w="1377" w:type="dxa"/>
          </w:tcPr>
          <w:p w14:paraId="3B718F07" w14:textId="0A5609A5" w:rsidR="000F2A8E" w:rsidRDefault="000F2A8E" w:rsidP="007B0C52">
            <w:pPr>
              <w:jc w:val="center"/>
              <w:rPr>
                <w:ins w:id="2145" w:author="Martina Nolletti" w:date="2021-02-07T11:47:00Z"/>
                <w:rFonts w:ascii="Calibri" w:hAnsi="Calibri" w:cs="Calibri"/>
                <w:b/>
                <w:bCs/>
                <w:lang w:val="it-IT"/>
              </w:rPr>
            </w:pPr>
            <w:ins w:id="2146" w:author="Martina Nolletti" w:date="2021-02-07T11:47:00Z">
              <w:r>
                <w:rPr>
                  <w:rFonts w:ascii="Calibri" w:hAnsi="Calibri" w:cs="Calibri"/>
                  <w:b/>
                  <w:bCs/>
                  <w:lang w:val="it-IT"/>
                </w:rPr>
                <w:t>D</w:t>
              </w:r>
              <w:proofErr w:type="spellStart"/>
              <w:r>
                <w:rPr>
                  <w:rFonts w:ascii="Calibri" w:hAnsi="Calibri" w:cs="Calibri"/>
                  <w:b/>
                  <w:bCs/>
                </w:rPr>
                <w:t>urata</w:t>
              </w:r>
            </w:ins>
            <w:proofErr w:type="spellEnd"/>
            <w:ins w:id="2147" w:author="Martina Nolletti" w:date="2021-02-07T16:01:00Z">
              <w:r w:rsidR="00DC138F">
                <w:rPr>
                  <w:rFonts w:ascii="Calibri" w:hAnsi="Calibri" w:cs="Calibri"/>
                  <w:b/>
                  <w:bCs/>
                </w:rPr>
                <w:t xml:space="preserve"> (</w:t>
              </w:r>
              <w:proofErr w:type="spellStart"/>
              <w:r w:rsidR="00DC138F">
                <w:rPr>
                  <w:rFonts w:ascii="Calibri" w:hAnsi="Calibri" w:cs="Calibri"/>
                  <w:b/>
                  <w:bCs/>
                </w:rPr>
                <w:t>minuti</w:t>
              </w:r>
              <w:proofErr w:type="spellEnd"/>
              <w:r w:rsidR="00DC138F">
                <w:rPr>
                  <w:rFonts w:ascii="Calibri" w:hAnsi="Calibri" w:cs="Calibri"/>
                  <w:b/>
                  <w:bCs/>
                </w:rPr>
                <w:t>)</w:t>
              </w:r>
            </w:ins>
          </w:p>
        </w:tc>
      </w:tr>
      <w:tr w:rsidR="00DC138F" w:rsidRPr="005B4C1C" w14:paraId="4D6898F8" w14:textId="77777777" w:rsidTr="007B0C52">
        <w:trPr>
          <w:ins w:id="2148" w:author="Martina Nolletti" w:date="2021-02-07T11:47:00Z"/>
        </w:trPr>
        <w:tc>
          <w:tcPr>
            <w:tcW w:w="987" w:type="dxa"/>
            <w:shd w:val="clear" w:color="auto" w:fill="auto"/>
          </w:tcPr>
          <w:p w14:paraId="2FB57C8E" w14:textId="50E5E75F" w:rsidR="000F2A8E" w:rsidRPr="000F2A8E" w:rsidRDefault="000F2A8E" w:rsidP="007B0C52">
            <w:pPr>
              <w:rPr>
                <w:ins w:id="2149" w:author="Martina Nolletti" w:date="2021-02-07T11:47:00Z"/>
                <w:rFonts w:ascii="Calibri" w:hAnsi="Calibri" w:cs="Calibri"/>
                <w:b/>
                <w:bCs/>
                <w:lang w:val="it-IT"/>
                <w:rPrChange w:id="2150" w:author="Martina Nolletti" w:date="2021-02-07T11:54:00Z">
                  <w:rPr>
                    <w:ins w:id="2151" w:author="Martina Nolletti" w:date="2021-02-07T11:47:00Z"/>
                    <w:rFonts w:ascii="Calibri" w:hAnsi="Calibri" w:cs="Calibri"/>
                    <w:color w:val="548DD4"/>
                    <w:lang w:val="it-IT"/>
                  </w:rPr>
                </w:rPrChange>
              </w:rPr>
            </w:pPr>
            <w:ins w:id="2152" w:author="Martina Nolletti" w:date="2021-02-07T11:47:00Z">
              <w:r w:rsidRPr="000F2A8E">
                <w:rPr>
                  <w:rFonts w:ascii="Calibri" w:hAnsi="Calibri" w:cs="Calibri"/>
                  <w:b/>
                  <w:bCs/>
                  <w:lang w:val="it-IT"/>
                  <w:rPrChange w:id="2153" w:author="Martina Nolletti" w:date="2021-02-07T11:54:00Z">
                    <w:rPr>
                      <w:rFonts w:ascii="Calibri" w:hAnsi="Calibri" w:cs="Calibri"/>
                      <w:color w:val="548DD4"/>
                      <w:lang w:val="it-IT"/>
                    </w:rPr>
                  </w:rPrChange>
                </w:rPr>
                <w:t>T1</w:t>
              </w:r>
            </w:ins>
          </w:p>
        </w:tc>
        <w:tc>
          <w:tcPr>
            <w:tcW w:w="2240" w:type="dxa"/>
            <w:shd w:val="clear" w:color="auto" w:fill="auto"/>
          </w:tcPr>
          <w:p w14:paraId="6078252E" w14:textId="2C555876" w:rsidR="000F2A8E" w:rsidRPr="005B4C1C" w:rsidRDefault="000F2A8E" w:rsidP="007B0C52">
            <w:pPr>
              <w:rPr>
                <w:ins w:id="2154" w:author="Martina Nolletti" w:date="2021-02-07T11:47:00Z"/>
                <w:rFonts w:ascii="Calibri" w:hAnsi="Calibri" w:cs="Calibri"/>
                <w:lang w:val="it-IT"/>
              </w:rPr>
            </w:pPr>
            <w:ins w:id="2155" w:author="Martina Nolletti" w:date="2021-02-07T11:49:00Z">
              <w:r w:rsidRPr="001735AD">
                <w:rPr>
                  <w:rFonts w:ascii="Calibri" w:hAnsi="Calibri" w:cs="Calibri"/>
                  <w:b/>
                  <w:bCs/>
                  <w:lang w:val="it-IT"/>
                </w:rPr>
                <w:t>Creazione del Database per gli utenti</w:t>
              </w:r>
            </w:ins>
          </w:p>
        </w:tc>
        <w:tc>
          <w:tcPr>
            <w:tcW w:w="1029" w:type="dxa"/>
            <w:shd w:val="clear" w:color="auto" w:fill="auto"/>
          </w:tcPr>
          <w:p w14:paraId="7C374E7E" w14:textId="77777777" w:rsidR="000F2A8E" w:rsidRPr="005B4C1C" w:rsidRDefault="000F2A8E" w:rsidP="007B0C52">
            <w:pPr>
              <w:jc w:val="center"/>
              <w:rPr>
                <w:ins w:id="2156" w:author="Martina Nolletti" w:date="2021-02-07T11:47:00Z"/>
                <w:rFonts w:ascii="Calibri" w:hAnsi="Calibri" w:cs="Calibri"/>
                <w:b/>
                <w:bCs/>
                <w:color w:val="FF0000"/>
                <w:lang w:val="it-IT"/>
              </w:rPr>
            </w:pPr>
            <w:ins w:id="2157" w:author="Martina Nolletti" w:date="2021-02-07T11:47:00Z">
              <w:r w:rsidRPr="005B4C1C">
                <w:rPr>
                  <w:rFonts w:ascii="Calibri" w:hAnsi="Calibri" w:cs="Calibri"/>
                  <w:b/>
                  <w:bCs/>
                  <w:color w:val="FF0000"/>
                  <w:lang w:val="it-IT"/>
                </w:rPr>
                <w:t>ALTA</w:t>
              </w:r>
            </w:ins>
          </w:p>
        </w:tc>
        <w:tc>
          <w:tcPr>
            <w:tcW w:w="1381" w:type="dxa"/>
            <w:shd w:val="clear" w:color="auto" w:fill="auto"/>
          </w:tcPr>
          <w:p w14:paraId="70CB307B" w14:textId="0FFAB43F" w:rsidR="000F2A8E" w:rsidRPr="005B4C1C" w:rsidRDefault="000F2A8E" w:rsidP="007B0C52">
            <w:pPr>
              <w:jc w:val="center"/>
              <w:rPr>
                <w:ins w:id="2158" w:author="Martina Nolletti" w:date="2021-02-07T11:47:00Z"/>
                <w:rFonts w:ascii="Calibri" w:hAnsi="Calibri" w:cs="Calibri"/>
                <w:lang w:val="it-IT"/>
              </w:rPr>
            </w:pPr>
            <w:ins w:id="2159" w:author="Martina Nolletti" w:date="2021-02-07T11:54:00Z">
              <w:r w:rsidRPr="001735AD">
                <w:rPr>
                  <w:rFonts w:ascii="Calibri" w:hAnsi="Calibri" w:cs="Calibri"/>
                  <w:b/>
                  <w:bCs/>
                  <w:color w:val="FF0000"/>
                  <w:lang w:val="it-IT"/>
                </w:rPr>
                <w:t>ALTA</w:t>
              </w:r>
            </w:ins>
          </w:p>
        </w:tc>
        <w:tc>
          <w:tcPr>
            <w:tcW w:w="1842" w:type="dxa"/>
          </w:tcPr>
          <w:p w14:paraId="3E0FD080" w14:textId="2E4B58AE" w:rsidR="000F2A8E" w:rsidRPr="00F00918" w:rsidRDefault="00F00918" w:rsidP="007B0C52">
            <w:pPr>
              <w:jc w:val="center"/>
              <w:rPr>
                <w:ins w:id="2160" w:author="Martina Nolletti" w:date="2021-02-07T11:47:00Z"/>
                <w:rFonts w:ascii="Calibri" w:hAnsi="Calibri" w:cs="Calibri"/>
                <w:b/>
                <w:bCs/>
                <w:lang w:val="it-IT"/>
                <w:rPrChange w:id="2161" w:author="Martina Nolletti" w:date="2021-02-07T15:55:00Z">
                  <w:rPr>
                    <w:ins w:id="2162" w:author="Martina Nolletti" w:date="2021-02-07T11:47:00Z"/>
                    <w:rFonts w:ascii="Calibri" w:hAnsi="Calibri" w:cs="Calibri"/>
                    <w:lang w:val="it-IT"/>
                  </w:rPr>
                </w:rPrChange>
              </w:rPr>
            </w:pPr>
            <w:ins w:id="2163" w:author="Martina Nolletti" w:date="2021-02-07T15:55:00Z">
              <w:r w:rsidRPr="00F00918">
                <w:rPr>
                  <w:rFonts w:ascii="Calibri" w:hAnsi="Calibri" w:cs="Calibri"/>
                  <w:b/>
                  <w:bCs/>
                  <w:lang w:val="it-IT"/>
                  <w:rPrChange w:id="2164" w:author="Martina Nolletti" w:date="2021-02-07T15:55:00Z">
                    <w:rPr>
                      <w:rFonts w:ascii="Calibri" w:hAnsi="Calibri" w:cs="Calibri"/>
                      <w:lang w:val="it-IT"/>
                    </w:rPr>
                  </w:rPrChange>
                </w:rPr>
                <w:t>SOURCE 0</w:t>
              </w:r>
            </w:ins>
          </w:p>
        </w:tc>
        <w:tc>
          <w:tcPr>
            <w:tcW w:w="1377" w:type="dxa"/>
          </w:tcPr>
          <w:p w14:paraId="7FBE950A" w14:textId="7AC9B636" w:rsidR="000F2A8E" w:rsidRPr="00DC138F" w:rsidRDefault="0061051B">
            <w:pPr>
              <w:jc w:val="center"/>
              <w:rPr>
                <w:ins w:id="2165" w:author="Martina Nolletti" w:date="2021-02-07T11:47:00Z"/>
                <w:rFonts w:ascii="Calibri" w:hAnsi="Calibri" w:cs="Calibri"/>
                <w:b/>
                <w:bCs/>
                <w:lang w:val="it-IT"/>
                <w:rPrChange w:id="2166" w:author="Martina Nolletti" w:date="2021-02-07T16:00:00Z">
                  <w:rPr>
                    <w:ins w:id="2167" w:author="Martina Nolletti" w:date="2021-02-07T11:47:00Z"/>
                    <w:rFonts w:ascii="Calibri" w:hAnsi="Calibri" w:cs="Calibri"/>
                    <w:lang w:val="it-IT"/>
                  </w:rPr>
                </w:rPrChange>
              </w:rPr>
            </w:pPr>
            <w:ins w:id="2168" w:author="Martina Nolletti" w:date="2021-02-07T16:01:00Z">
              <w:r>
                <w:rPr>
                  <w:rFonts w:ascii="Calibri" w:hAnsi="Calibri" w:cs="Calibri"/>
                  <w:b/>
                  <w:bCs/>
                  <w:lang w:val="it-IT"/>
                </w:rPr>
                <w:t>45</w:t>
              </w:r>
            </w:ins>
          </w:p>
        </w:tc>
      </w:tr>
      <w:tr w:rsidR="00DC138F" w:rsidRPr="005B4C1C" w14:paraId="5AE2FC58" w14:textId="77777777" w:rsidTr="007B0C52">
        <w:trPr>
          <w:ins w:id="2169" w:author="Martina Nolletti" w:date="2021-02-07T11:47:00Z"/>
        </w:trPr>
        <w:tc>
          <w:tcPr>
            <w:tcW w:w="987" w:type="dxa"/>
            <w:shd w:val="clear" w:color="auto" w:fill="auto"/>
          </w:tcPr>
          <w:p w14:paraId="40C13125" w14:textId="14E62CFB" w:rsidR="000F2A8E" w:rsidRPr="000F2A8E" w:rsidRDefault="000F2A8E" w:rsidP="007B0C52">
            <w:pPr>
              <w:rPr>
                <w:ins w:id="2170" w:author="Martina Nolletti" w:date="2021-02-07T11:47:00Z"/>
                <w:rFonts w:ascii="Calibri" w:hAnsi="Calibri" w:cs="Calibri"/>
                <w:b/>
                <w:bCs/>
                <w:lang w:val="it-IT"/>
                <w:rPrChange w:id="2171" w:author="Martina Nolletti" w:date="2021-02-07T11:54:00Z">
                  <w:rPr>
                    <w:ins w:id="2172" w:author="Martina Nolletti" w:date="2021-02-07T11:47:00Z"/>
                    <w:rFonts w:ascii="Calibri" w:hAnsi="Calibri" w:cs="Calibri"/>
                    <w:lang w:val="it-IT"/>
                  </w:rPr>
                </w:rPrChange>
              </w:rPr>
            </w:pPr>
            <w:ins w:id="2173" w:author="Martina Nolletti" w:date="2021-02-07T11:47:00Z">
              <w:r w:rsidRPr="000F2A8E">
                <w:rPr>
                  <w:rFonts w:ascii="Calibri" w:hAnsi="Calibri" w:cs="Calibri"/>
                  <w:b/>
                  <w:bCs/>
                  <w:lang w:val="it-IT"/>
                  <w:rPrChange w:id="2174" w:author="Martina Nolletti" w:date="2021-02-07T11:54:00Z">
                    <w:rPr>
                      <w:rFonts w:ascii="Calibri" w:hAnsi="Calibri" w:cs="Calibri"/>
                      <w:lang w:val="it-IT"/>
                    </w:rPr>
                  </w:rPrChange>
                </w:rPr>
                <w:t>T2</w:t>
              </w:r>
            </w:ins>
          </w:p>
        </w:tc>
        <w:tc>
          <w:tcPr>
            <w:tcW w:w="2240" w:type="dxa"/>
            <w:shd w:val="clear" w:color="auto" w:fill="auto"/>
          </w:tcPr>
          <w:p w14:paraId="4E87241E" w14:textId="627BD7AF" w:rsidR="000F2A8E" w:rsidRPr="005B4C1C" w:rsidRDefault="000F2A8E" w:rsidP="007B0C52">
            <w:pPr>
              <w:rPr>
                <w:ins w:id="2175" w:author="Martina Nolletti" w:date="2021-02-07T11:47:00Z"/>
                <w:rFonts w:ascii="Calibri" w:hAnsi="Calibri" w:cs="Calibri"/>
                <w:lang w:val="it-IT"/>
              </w:rPr>
            </w:pPr>
            <w:ins w:id="2176" w:author="Martina Nolletti" w:date="2021-02-07T11:53:00Z">
              <w:r w:rsidRPr="001735AD">
                <w:rPr>
                  <w:rFonts w:ascii="Calibri" w:hAnsi="Calibri" w:cs="Calibri"/>
                  <w:b/>
                  <w:bCs/>
                  <w:lang w:val="it-IT"/>
                </w:rPr>
                <w:t>Creazione del Database per gli eventi</w:t>
              </w:r>
            </w:ins>
          </w:p>
        </w:tc>
        <w:tc>
          <w:tcPr>
            <w:tcW w:w="1029" w:type="dxa"/>
            <w:shd w:val="clear" w:color="auto" w:fill="auto"/>
          </w:tcPr>
          <w:p w14:paraId="31817E46" w14:textId="53EA9735" w:rsidR="000F2A8E" w:rsidRPr="005B4C1C" w:rsidRDefault="00BC1CAB" w:rsidP="007B0C52">
            <w:pPr>
              <w:jc w:val="center"/>
              <w:rPr>
                <w:ins w:id="2177" w:author="Martina Nolletti" w:date="2021-02-07T11:47:00Z"/>
                <w:rFonts w:ascii="Calibri" w:hAnsi="Calibri" w:cs="Calibri"/>
                <w:b/>
                <w:bCs/>
                <w:color w:val="FFC000"/>
                <w:lang w:val="it-IT"/>
              </w:rPr>
            </w:pPr>
            <w:ins w:id="2178" w:author="Martina Nolletti" w:date="2021-02-07T11:55:00Z">
              <w:r w:rsidRPr="005B4C1C">
                <w:rPr>
                  <w:rFonts w:ascii="Calibri" w:hAnsi="Calibri" w:cs="Calibri"/>
                  <w:b/>
                  <w:bCs/>
                  <w:color w:val="FF0000"/>
                  <w:lang w:val="it-IT"/>
                </w:rPr>
                <w:t>ALTA</w:t>
              </w:r>
            </w:ins>
          </w:p>
        </w:tc>
        <w:tc>
          <w:tcPr>
            <w:tcW w:w="1381" w:type="dxa"/>
            <w:shd w:val="clear" w:color="auto" w:fill="auto"/>
          </w:tcPr>
          <w:p w14:paraId="4FD60212" w14:textId="69B7A617" w:rsidR="000F2A8E" w:rsidRPr="005B4C1C" w:rsidRDefault="00BC1CAB" w:rsidP="007B0C52">
            <w:pPr>
              <w:jc w:val="center"/>
              <w:rPr>
                <w:ins w:id="2179" w:author="Martina Nolletti" w:date="2021-02-07T11:47:00Z"/>
                <w:rFonts w:ascii="Calibri" w:hAnsi="Calibri" w:cs="Calibri"/>
                <w:lang w:val="it-IT"/>
              </w:rPr>
            </w:pPr>
            <w:ins w:id="2180" w:author="Martina Nolletti" w:date="2021-02-07T11:55:00Z">
              <w:r w:rsidRPr="005B4C1C">
                <w:rPr>
                  <w:rFonts w:ascii="Calibri" w:hAnsi="Calibri" w:cs="Calibri"/>
                  <w:b/>
                  <w:bCs/>
                  <w:color w:val="FF0000"/>
                  <w:lang w:val="it-IT"/>
                </w:rPr>
                <w:t>ALTA</w:t>
              </w:r>
            </w:ins>
          </w:p>
        </w:tc>
        <w:tc>
          <w:tcPr>
            <w:tcW w:w="1842" w:type="dxa"/>
          </w:tcPr>
          <w:p w14:paraId="601A40AF" w14:textId="1DCDCEA2" w:rsidR="000F2A8E" w:rsidRPr="005B4C1C" w:rsidRDefault="00F00918" w:rsidP="007B0C52">
            <w:pPr>
              <w:jc w:val="center"/>
              <w:rPr>
                <w:ins w:id="2181" w:author="Martina Nolletti" w:date="2021-02-07T11:47:00Z"/>
                <w:rFonts w:ascii="Calibri" w:hAnsi="Calibri" w:cs="Calibri"/>
                <w:lang w:val="it-IT"/>
              </w:rPr>
            </w:pPr>
            <w:ins w:id="2182" w:author="Martina Nolletti" w:date="2021-02-07T15:56:00Z">
              <w:r w:rsidRPr="00922D9A">
                <w:rPr>
                  <w:rFonts w:ascii="Calibri" w:hAnsi="Calibri" w:cs="Calibri"/>
                  <w:b/>
                  <w:bCs/>
                  <w:lang w:val="it-IT"/>
                </w:rPr>
                <w:t>SOURCE 0</w:t>
              </w:r>
            </w:ins>
          </w:p>
        </w:tc>
        <w:tc>
          <w:tcPr>
            <w:tcW w:w="1377" w:type="dxa"/>
          </w:tcPr>
          <w:p w14:paraId="6A3052BD" w14:textId="32311D46" w:rsidR="000F2A8E" w:rsidRPr="00171CEE" w:rsidRDefault="0061051B" w:rsidP="007B0C52">
            <w:pPr>
              <w:jc w:val="center"/>
              <w:rPr>
                <w:ins w:id="2183" w:author="Martina Nolletti" w:date="2021-02-07T11:47:00Z"/>
                <w:rFonts w:ascii="Calibri" w:hAnsi="Calibri" w:cs="Calibri"/>
                <w:b/>
                <w:bCs/>
                <w:lang w:val="it-IT"/>
                <w:rPrChange w:id="2184" w:author="Martina Nolletti" w:date="2021-02-07T16:03:00Z">
                  <w:rPr>
                    <w:ins w:id="2185" w:author="Martina Nolletti" w:date="2021-02-07T11:47:00Z"/>
                    <w:rFonts w:ascii="Calibri" w:hAnsi="Calibri" w:cs="Calibri"/>
                    <w:lang w:val="it-IT"/>
                  </w:rPr>
                </w:rPrChange>
              </w:rPr>
            </w:pPr>
            <w:ins w:id="2186" w:author="Martina Nolletti" w:date="2021-02-07T16:01:00Z">
              <w:r w:rsidRPr="00171CEE">
                <w:rPr>
                  <w:rFonts w:ascii="Calibri" w:hAnsi="Calibri" w:cs="Calibri"/>
                  <w:b/>
                  <w:bCs/>
                  <w:lang w:val="it-IT"/>
                  <w:rPrChange w:id="2187" w:author="Martina Nolletti" w:date="2021-02-07T16:03:00Z">
                    <w:rPr>
                      <w:rFonts w:ascii="Calibri" w:hAnsi="Calibri" w:cs="Calibri"/>
                      <w:lang w:val="it-IT"/>
                    </w:rPr>
                  </w:rPrChange>
                </w:rPr>
                <w:t>60</w:t>
              </w:r>
            </w:ins>
          </w:p>
        </w:tc>
      </w:tr>
      <w:tr w:rsidR="00DC138F" w:rsidRPr="005B4C1C" w14:paraId="776695E8" w14:textId="77777777" w:rsidTr="007B0C52">
        <w:trPr>
          <w:ins w:id="2188" w:author="Martina Nolletti" w:date="2021-02-07T11:47:00Z"/>
        </w:trPr>
        <w:tc>
          <w:tcPr>
            <w:tcW w:w="987" w:type="dxa"/>
            <w:shd w:val="clear" w:color="auto" w:fill="auto"/>
          </w:tcPr>
          <w:p w14:paraId="50F79415" w14:textId="1E093203" w:rsidR="000F2A8E" w:rsidRPr="000F2A8E" w:rsidRDefault="000F2A8E" w:rsidP="007B0C52">
            <w:pPr>
              <w:rPr>
                <w:ins w:id="2189" w:author="Martina Nolletti" w:date="2021-02-07T11:47:00Z"/>
                <w:rFonts w:ascii="Calibri" w:hAnsi="Calibri" w:cs="Calibri"/>
                <w:b/>
                <w:bCs/>
                <w:lang w:val="it-IT"/>
                <w:rPrChange w:id="2190" w:author="Martina Nolletti" w:date="2021-02-07T11:54:00Z">
                  <w:rPr>
                    <w:ins w:id="2191" w:author="Martina Nolletti" w:date="2021-02-07T11:47:00Z"/>
                    <w:rFonts w:ascii="Calibri" w:hAnsi="Calibri" w:cs="Calibri"/>
                    <w:lang w:val="it-IT"/>
                  </w:rPr>
                </w:rPrChange>
              </w:rPr>
            </w:pPr>
            <w:ins w:id="2192" w:author="Martina Nolletti" w:date="2021-02-07T11:47:00Z">
              <w:r w:rsidRPr="000F2A8E">
                <w:rPr>
                  <w:rFonts w:ascii="Calibri" w:hAnsi="Calibri" w:cs="Calibri"/>
                  <w:b/>
                  <w:bCs/>
                  <w:lang w:val="it-IT"/>
                  <w:rPrChange w:id="2193" w:author="Martina Nolletti" w:date="2021-02-07T11:54:00Z">
                    <w:rPr>
                      <w:rFonts w:ascii="Calibri" w:hAnsi="Calibri" w:cs="Calibri"/>
                      <w:lang w:val="it-IT"/>
                    </w:rPr>
                  </w:rPrChange>
                </w:rPr>
                <w:t>T3</w:t>
              </w:r>
            </w:ins>
          </w:p>
        </w:tc>
        <w:tc>
          <w:tcPr>
            <w:tcW w:w="2240" w:type="dxa"/>
            <w:shd w:val="clear" w:color="auto" w:fill="auto"/>
          </w:tcPr>
          <w:p w14:paraId="44F8DAD8" w14:textId="59F0161D" w:rsidR="000F2A8E" w:rsidRPr="005B4C1C" w:rsidRDefault="000F2A8E" w:rsidP="007B0C52">
            <w:pPr>
              <w:rPr>
                <w:ins w:id="2194" w:author="Martina Nolletti" w:date="2021-02-07T11:47:00Z"/>
                <w:rFonts w:ascii="Calibri" w:hAnsi="Calibri" w:cs="Calibri"/>
                <w:lang w:val="it-IT"/>
              </w:rPr>
            </w:pPr>
            <w:ins w:id="2195" w:author="Martina Nolletti" w:date="2021-02-07T11:53: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ins>
          </w:p>
        </w:tc>
        <w:tc>
          <w:tcPr>
            <w:tcW w:w="1029" w:type="dxa"/>
            <w:shd w:val="clear" w:color="auto" w:fill="auto"/>
          </w:tcPr>
          <w:p w14:paraId="19F07BEB" w14:textId="7AA81CD1" w:rsidR="000F2A8E" w:rsidRPr="005B4C1C" w:rsidRDefault="00BC1CAB" w:rsidP="007B0C52">
            <w:pPr>
              <w:jc w:val="center"/>
              <w:rPr>
                <w:ins w:id="2196" w:author="Martina Nolletti" w:date="2021-02-07T11:47:00Z"/>
                <w:rFonts w:ascii="Calibri" w:hAnsi="Calibri" w:cs="Calibri"/>
                <w:b/>
                <w:bCs/>
                <w:color w:val="00B050"/>
                <w:lang w:val="it-IT"/>
              </w:rPr>
            </w:pPr>
            <w:ins w:id="2197" w:author="Martina Nolletti" w:date="2021-02-07T11:55:00Z">
              <w:r w:rsidRPr="001735AD">
                <w:rPr>
                  <w:rFonts w:ascii="Calibri" w:hAnsi="Calibri" w:cs="Calibri"/>
                  <w:b/>
                  <w:bCs/>
                  <w:color w:val="FFC000"/>
                  <w:lang w:val="it-IT"/>
                </w:rPr>
                <w:t>MEDIA</w:t>
              </w:r>
            </w:ins>
          </w:p>
        </w:tc>
        <w:tc>
          <w:tcPr>
            <w:tcW w:w="1381" w:type="dxa"/>
            <w:shd w:val="clear" w:color="auto" w:fill="auto"/>
          </w:tcPr>
          <w:p w14:paraId="39CEABFB" w14:textId="03F11A85" w:rsidR="000F2A8E" w:rsidRPr="005B4C1C" w:rsidRDefault="00BC1CAB" w:rsidP="007B0C52">
            <w:pPr>
              <w:jc w:val="center"/>
              <w:rPr>
                <w:ins w:id="2198" w:author="Martina Nolletti" w:date="2021-02-07T11:47:00Z"/>
                <w:rFonts w:ascii="Calibri" w:hAnsi="Calibri" w:cs="Calibri"/>
                <w:lang w:val="it-IT"/>
              </w:rPr>
            </w:pPr>
            <w:ins w:id="2199" w:author="Martina Nolletti" w:date="2021-02-07T11:55:00Z">
              <w:r w:rsidRPr="005B4C1C">
                <w:rPr>
                  <w:rFonts w:ascii="Calibri" w:hAnsi="Calibri" w:cs="Calibri"/>
                  <w:b/>
                  <w:bCs/>
                  <w:color w:val="FF0000"/>
                  <w:lang w:val="it-IT"/>
                </w:rPr>
                <w:t>ALTA</w:t>
              </w:r>
            </w:ins>
          </w:p>
        </w:tc>
        <w:tc>
          <w:tcPr>
            <w:tcW w:w="1842" w:type="dxa"/>
          </w:tcPr>
          <w:p w14:paraId="48A88C35" w14:textId="7D6F9587" w:rsidR="000F2A8E" w:rsidRPr="005B4C1C" w:rsidRDefault="00F00918" w:rsidP="007B0C52">
            <w:pPr>
              <w:jc w:val="center"/>
              <w:rPr>
                <w:ins w:id="2200" w:author="Martina Nolletti" w:date="2021-02-07T11:47:00Z"/>
                <w:rFonts w:ascii="Calibri" w:hAnsi="Calibri" w:cs="Calibri"/>
                <w:lang w:val="it-IT"/>
              </w:rPr>
            </w:pPr>
            <w:ins w:id="2201" w:author="Martina Nolletti" w:date="2021-02-07T15:56:00Z">
              <w:r w:rsidRPr="00922D9A">
                <w:rPr>
                  <w:rFonts w:ascii="Calibri" w:hAnsi="Calibri" w:cs="Calibri"/>
                  <w:b/>
                  <w:bCs/>
                  <w:lang w:val="it-IT"/>
                </w:rPr>
                <w:t>T1</w:t>
              </w:r>
            </w:ins>
          </w:p>
        </w:tc>
        <w:tc>
          <w:tcPr>
            <w:tcW w:w="1377" w:type="dxa"/>
          </w:tcPr>
          <w:p w14:paraId="0517A6CC" w14:textId="36A2B22E" w:rsidR="000F2A8E" w:rsidRPr="00171CEE" w:rsidRDefault="0061051B" w:rsidP="007B0C52">
            <w:pPr>
              <w:jc w:val="center"/>
              <w:rPr>
                <w:ins w:id="2202" w:author="Martina Nolletti" w:date="2021-02-07T11:47:00Z"/>
                <w:rFonts w:ascii="Calibri" w:hAnsi="Calibri" w:cs="Calibri"/>
                <w:b/>
                <w:bCs/>
                <w:lang w:val="it-IT"/>
                <w:rPrChange w:id="2203" w:author="Martina Nolletti" w:date="2021-02-07T16:03:00Z">
                  <w:rPr>
                    <w:ins w:id="2204" w:author="Martina Nolletti" w:date="2021-02-07T11:47:00Z"/>
                    <w:rFonts w:ascii="Calibri" w:hAnsi="Calibri" w:cs="Calibri"/>
                    <w:lang w:val="it-IT"/>
                  </w:rPr>
                </w:rPrChange>
              </w:rPr>
            </w:pPr>
            <w:ins w:id="2205" w:author="Martina Nolletti" w:date="2021-02-07T16:01:00Z">
              <w:r w:rsidRPr="00171CEE">
                <w:rPr>
                  <w:rFonts w:ascii="Calibri" w:hAnsi="Calibri" w:cs="Calibri"/>
                  <w:b/>
                  <w:bCs/>
                  <w:lang w:val="it-IT"/>
                  <w:rPrChange w:id="2206" w:author="Martina Nolletti" w:date="2021-02-07T16:03:00Z">
                    <w:rPr>
                      <w:rFonts w:ascii="Calibri" w:hAnsi="Calibri" w:cs="Calibri"/>
                      <w:lang w:val="it-IT"/>
                    </w:rPr>
                  </w:rPrChange>
                </w:rPr>
                <w:t>60</w:t>
              </w:r>
            </w:ins>
          </w:p>
        </w:tc>
      </w:tr>
      <w:tr w:rsidR="00DC138F" w:rsidRPr="000F2A8E" w14:paraId="7D31C63B" w14:textId="77777777" w:rsidTr="007B0C52">
        <w:trPr>
          <w:ins w:id="2207" w:author="Martina Nolletti" w:date="2021-02-07T11:47:00Z"/>
        </w:trPr>
        <w:tc>
          <w:tcPr>
            <w:tcW w:w="987" w:type="dxa"/>
            <w:shd w:val="clear" w:color="auto" w:fill="auto"/>
          </w:tcPr>
          <w:p w14:paraId="3591CF28" w14:textId="1008B857" w:rsidR="000F2A8E" w:rsidRPr="000F2A8E" w:rsidRDefault="000F2A8E" w:rsidP="007B0C52">
            <w:pPr>
              <w:rPr>
                <w:ins w:id="2208" w:author="Martina Nolletti" w:date="2021-02-07T11:47:00Z"/>
                <w:rFonts w:ascii="Calibri" w:hAnsi="Calibri" w:cs="Calibri"/>
                <w:b/>
                <w:bCs/>
                <w:lang w:val="it-IT"/>
                <w:rPrChange w:id="2209" w:author="Martina Nolletti" w:date="2021-02-07T11:54:00Z">
                  <w:rPr>
                    <w:ins w:id="2210" w:author="Martina Nolletti" w:date="2021-02-07T11:47:00Z"/>
                    <w:rFonts w:ascii="Calibri" w:hAnsi="Calibri" w:cs="Calibri"/>
                    <w:lang w:val="it-IT"/>
                  </w:rPr>
                </w:rPrChange>
              </w:rPr>
            </w:pPr>
            <w:ins w:id="2211" w:author="Martina Nolletti" w:date="2021-02-07T11:47:00Z">
              <w:r w:rsidRPr="000F2A8E">
                <w:rPr>
                  <w:rFonts w:ascii="Calibri" w:hAnsi="Calibri" w:cs="Calibri"/>
                  <w:b/>
                  <w:bCs/>
                  <w:lang w:val="it-IT"/>
                  <w:rPrChange w:id="2212" w:author="Martina Nolletti" w:date="2021-02-07T11:54:00Z">
                    <w:rPr>
                      <w:rFonts w:ascii="Calibri" w:hAnsi="Calibri" w:cs="Calibri"/>
                      <w:lang w:val="it-IT"/>
                    </w:rPr>
                  </w:rPrChange>
                </w:rPr>
                <w:t>T4</w:t>
              </w:r>
            </w:ins>
          </w:p>
        </w:tc>
        <w:tc>
          <w:tcPr>
            <w:tcW w:w="2240" w:type="dxa"/>
            <w:shd w:val="clear" w:color="auto" w:fill="auto"/>
          </w:tcPr>
          <w:p w14:paraId="35C4FE55" w14:textId="74AF99BE" w:rsidR="000F2A8E" w:rsidRPr="005B4C1C" w:rsidRDefault="000F2A8E" w:rsidP="007B0C52">
            <w:pPr>
              <w:rPr>
                <w:ins w:id="2213" w:author="Martina Nolletti" w:date="2021-02-07T11:47:00Z"/>
                <w:rFonts w:ascii="Calibri" w:hAnsi="Calibri" w:cs="Calibri"/>
                <w:lang w:val="it-IT"/>
              </w:rPr>
            </w:pPr>
            <w:ins w:id="2214" w:author="Martina Nolletti" w:date="2021-02-07T11:53: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ins>
          </w:p>
        </w:tc>
        <w:tc>
          <w:tcPr>
            <w:tcW w:w="1029" w:type="dxa"/>
            <w:shd w:val="clear" w:color="auto" w:fill="auto"/>
          </w:tcPr>
          <w:p w14:paraId="615DE3AF" w14:textId="74D2A947" w:rsidR="000F2A8E" w:rsidRPr="005B4C1C" w:rsidRDefault="00BC1CAB" w:rsidP="007B0C52">
            <w:pPr>
              <w:jc w:val="center"/>
              <w:rPr>
                <w:ins w:id="2215" w:author="Martina Nolletti" w:date="2021-02-07T11:47:00Z"/>
                <w:rFonts w:ascii="Calibri" w:hAnsi="Calibri" w:cs="Calibri"/>
                <w:lang w:val="it-IT"/>
              </w:rPr>
            </w:pPr>
            <w:ins w:id="2216" w:author="Martina Nolletti" w:date="2021-02-07T11:55:00Z">
              <w:r w:rsidRPr="001735AD">
                <w:rPr>
                  <w:rFonts w:ascii="Calibri" w:hAnsi="Calibri" w:cs="Calibri"/>
                  <w:b/>
                  <w:bCs/>
                  <w:color w:val="FFC000"/>
                  <w:lang w:val="it-IT"/>
                </w:rPr>
                <w:t>MEDIA</w:t>
              </w:r>
            </w:ins>
          </w:p>
        </w:tc>
        <w:tc>
          <w:tcPr>
            <w:tcW w:w="1381" w:type="dxa"/>
            <w:shd w:val="clear" w:color="auto" w:fill="auto"/>
          </w:tcPr>
          <w:p w14:paraId="69F4A47C" w14:textId="3437AAEC" w:rsidR="000F2A8E" w:rsidRPr="005B4C1C" w:rsidRDefault="005F4783" w:rsidP="007B0C52">
            <w:pPr>
              <w:jc w:val="center"/>
              <w:rPr>
                <w:ins w:id="2217" w:author="Martina Nolletti" w:date="2021-02-07T11:47:00Z"/>
                <w:rFonts w:ascii="Calibri" w:hAnsi="Calibri" w:cs="Calibri"/>
                <w:lang w:val="it-IT"/>
              </w:rPr>
            </w:pPr>
            <w:ins w:id="2218" w:author="Martina Nolletti" w:date="2021-02-07T11:56:00Z">
              <w:r w:rsidRPr="005B4C1C">
                <w:rPr>
                  <w:rFonts w:ascii="Calibri" w:hAnsi="Calibri" w:cs="Calibri"/>
                  <w:b/>
                  <w:bCs/>
                  <w:color w:val="FF0000"/>
                  <w:lang w:val="it-IT"/>
                </w:rPr>
                <w:t>ALTA</w:t>
              </w:r>
            </w:ins>
          </w:p>
        </w:tc>
        <w:tc>
          <w:tcPr>
            <w:tcW w:w="1842" w:type="dxa"/>
          </w:tcPr>
          <w:p w14:paraId="6957292C" w14:textId="3CC84864" w:rsidR="000F2A8E" w:rsidRPr="005B4C1C" w:rsidRDefault="00F00918" w:rsidP="007B0C52">
            <w:pPr>
              <w:jc w:val="center"/>
              <w:rPr>
                <w:ins w:id="2219" w:author="Martina Nolletti" w:date="2021-02-07T11:47:00Z"/>
                <w:rFonts w:ascii="Calibri" w:hAnsi="Calibri" w:cs="Calibri"/>
                <w:lang w:val="it-IT"/>
              </w:rPr>
            </w:pPr>
            <w:ins w:id="2220" w:author="Martina Nolletti" w:date="2021-02-07T15:56:00Z">
              <w:r w:rsidRPr="00922D9A">
                <w:rPr>
                  <w:rFonts w:ascii="Calibri" w:hAnsi="Calibri" w:cs="Calibri"/>
                  <w:b/>
                  <w:bCs/>
                  <w:lang w:val="it-IT"/>
                </w:rPr>
                <w:t>T1</w:t>
              </w:r>
            </w:ins>
          </w:p>
        </w:tc>
        <w:tc>
          <w:tcPr>
            <w:tcW w:w="1377" w:type="dxa"/>
          </w:tcPr>
          <w:p w14:paraId="4FD36E0D" w14:textId="2FAFA626" w:rsidR="000F2A8E" w:rsidRPr="00171CEE" w:rsidRDefault="0061051B" w:rsidP="007B0C52">
            <w:pPr>
              <w:jc w:val="center"/>
              <w:rPr>
                <w:ins w:id="2221" w:author="Martina Nolletti" w:date="2021-02-07T11:47:00Z"/>
                <w:rFonts w:ascii="Calibri" w:hAnsi="Calibri" w:cs="Calibri"/>
                <w:b/>
                <w:bCs/>
                <w:lang w:val="it-IT"/>
                <w:rPrChange w:id="2222" w:author="Martina Nolletti" w:date="2021-02-07T16:03:00Z">
                  <w:rPr>
                    <w:ins w:id="2223" w:author="Martina Nolletti" w:date="2021-02-07T11:47:00Z"/>
                    <w:rFonts w:ascii="Calibri" w:hAnsi="Calibri" w:cs="Calibri"/>
                    <w:lang w:val="it-IT"/>
                  </w:rPr>
                </w:rPrChange>
              </w:rPr>
            </w:pPr>
            <w:ins w:id="2224" w:author="Martina Nolletti" w:date="2021-02-07T16:01:00Z">
              <w:r w:rsidRPr="00171CEE">
                <w:rPr>
                  <w:rFonts w:ascii="Calibri" w:hAnsi="Calibri" w:cs="Calibri"/>
                  <w:b/>
                  <w:bCs/>
                  <w:lang w:val="it-IT"/>
                  <w:rPrChange w:id="2225" w:author="Martina Nolletti" w:date="2021-02-07T16:03:00Z">
                    <w:rPr>
                      <w:rFonts w:ascii="Calibri" w:hAnsi="Calibri" w:cs="Calibri"/>
                      <w:lang w:val="it-IT"/>
                    </w:rPr>
                  </w:rPrChange>
                </w:rPr>
                <w:t>90</w:t>
              </w:r>
            </w:ins>
          </w:p>
        </w:tc>
      </w:tr>
      <w:tr w:rsidR="00DC138F" w:rsidRPr="000F2A8E" w14:paraId="026316EF" w14:textId="77777777" w:rsidTr="007B0C52">
        <w:trPr>
          <w:ins w:id="2226" w:author="Martina Nolletti" w:date="2021-02-07T11:47:00Z"/>
        </w:trPr>
        <w:tc>
          <w:tcPr>
            <w:tcW w:w="987" w:type="dxa"/>
            <w:shd w:val="clear" w:color="auto" w:fill="auto"/>
          </w:tcPr>
          <w:p w14:paraId="798EB9A5" w14:textId="17F0CCB8" w:rsidR="000F2A8E" w:rsidRPr="000F2A8E" w:rsidRDefault="000F2A8E" w:rsidP="007B0C52">
            <w:pPr>
              <w:rPr>
                <w:ins w:id="2227" w:author="Martina Nolletti" w:date="2021-02-07T11:47:00Z"/>
                <w:rFonts w:ascii="Calibri" w:hAnsi="Calibri" w:cs="Calibri"/>
                <w:b/>
                <w:bCs/>
                <w:lang w:val="it-IT"/>
                <w:rPrChange w:id="2228" w:author="Martina Nolletti" w:date="2021-02-07T11:54:00Z">
                  <w:rPr>
                    <w:ins w:id="2229" w:author="Martina Nolletti" w:date="2021-02-07T11:47:00Z"/>
                    <w:rFonts w:ascii="Calibri" w:hAnsi="Calibri" w:cs="Calibri"/>
                    <w:lang w:val="it-IT"/>
                  </w:rPr>
                </w:rPrChange>
              </w:rPr>
            </w:pPr>
            <w:ins w:id="2230" w:author="Martina Nolletti" w:date="2021-02-07T11:47:00Z">
              <w:r w:rsidRPr="000F2A8E">
                <w:rPr>
                  <w:rFonts w:ascii="Calibri" w:hAnsi="Calibri" w:cs="Calibri"/>
                  <w:b/>
                  <w:bCs/>
                  <w:lang w:val="it-IT"/>
                  <w:rPrChange w:id="2231" w:author="Martina Nolletti" w:date="2021-02-07T11:54:00Z">
                    <w:rPr>
                      <w:rFonts w:ascii="Calibri" w:hAnsi="Calibri" w:cs="Calibri"/>
                      <w:lang w:val="it-IT"/>
                    </w:rPr>
                  </w:rPrChange>
                </w:rPr>
                <w:t>T5</w:t>
              </w:r>
            </w:ins>
          </w:p>
        </w:tc>
        <w:tc>
          <w:tcPr>
            <w:tcW w:w="2240" w:type="dxa"/>
            <w:shd w:val="clear" w:color="auto" w:fill="auto"/>
          </w:tcPr>
          <w:p w14:paraId="7374E4A7" w14:textId="7B95E0E6" w:rsidR="000F2A8E" w:rsidRPr="005B4C1C" w:rsidRDefault="000F2A8E" w:rsidP="007B0C52">
            <w:pPr>
              <w:rPr>
                <w:ins w:id="2232" w:author="Martina Nolletti" w:date="2021-02-07T11:47:00Z"/>
                <w:rFonts w:ascii="Calibri" w:hAnsi="Calibri" w:cs="Calibri"/>
                <w:lang w:val="it-IT"/>
              </w:rPr>
            </w:pPr>
            <w:ins w:id="2233" w:author="Martina Nolletti" w:date="2021-02-07T11:53:00Z">
              <w:r w:rsidRPr="001735AD">
                <w:rPr>
                  <w:rFonts w:ascii="Calibri" w:hAnsi="Calibri" w:cs="Calibri"/>
                  <w:b/>
                  <w:bCs/>
                  <w:lang w:val="it-IT"/>
                </w:rPr>
                <w:t>Cancellazione di un utente dal Database</w:t>
              </w:r>
            </w:ins>
          </w:p>
        </w:tc>
        <w:tc>
          <w:tcPr>
            <w:tcW w:w="1029" w:type="dxa"/>
            <w:shd w:val="clear" w:color="auto" w:fill="auto"/>
          </w:tcPr>
          <w:p w14:paraId="6674C24B" w14:textId="50B4FEA8" w:rsidR="000F2A8E" w:rsidRPr="005B4C1C" w:rsidRDefault="00BC1CAB" w:rsidP="007B0C52">
            <w:pPr>
              <w:jc w:val="center"/>
              <w:rPr>
                <w:ins w:id="2234" w:author="Martina Nolletti" w:date="2021-02-07T11:47:00Z"/>
                <w:rFonts w:ascii="Calibri" w:hAnsi="Calibri" w:cs="Calibri"/>
                <w:lang w:val="it-IT"/>
              </w:rPr>
            </w:pPr>
            <w:ins w:id="2235" w:author="Martina Nolletti" w:date="2021-02-07T11:55:00Z">
              <w:r w:rsidRPr="001735AD">
                <w:rPr>
                  <w:rFonts w:ascii="Calibri" w:hAnsi="Calibri" w:cs="Calibri"/>
                  <w:b/>
                  <w:bCs/>
                  <w:color w:val="FFC000"/>
                  <w:lang w:val="it-IT"/>
                </w:rPr>
                <w:t>MEDIA</w:t>
              </w:r>
            </w:ins>
          </w:p>
        </w:tc>
        <w:tc>
          <w:tcPr>
            <w:tcW w:w="1381" w:type="dxa"/>
            <w:shd w:val="clear" w:color="auto" w:fill="auto"/>
          </w:tcPr>
          <w:p w14:paraId="284E992E" w14:textId="4A9A423B" w:rsidR="000F2A8E" w:rsidRPr="005B4C1C" w:rsidRDefault="00BC1CAB" w:rsidP="007B0C52">
            <w:pPr>
              <w:jc w:val="center"/>
              <w:rPr>
                <w:ins w:id="2236" w:author="Martina Nolletti" w:date="2021-02-07T11:47:00Z"/>
                <w:rFonts w:ascii="Calibri" w:hAnsi="Calibri" w:cs="Calibri"/>
                <w:lang w:val="it-IT"/>
              </w:rPr>
            </w:pPr>
            <w:ins w:id="2237" w:author="Martina Nolletti" w:date="2021-02-07T11:55:00Z">
              <w:r w:rsidRPr="001735AD">
                <w:rPr>
                  <w:rFonts w:ascii="Calibri" w:hAnsi="Calibri" w:cs="Calibri"/>
                  <w:b/>
                  <w:bCs/>
                  <w:color w:val="FFC000"/>
                  <w:lang w:val="it-IT"/>
                </w:rPr>
                <w:t>MEDIA</w:t>
              </w:r>
            </w:ins>
          </w:p>
        </w:tc>
        <w:tc>
          <w:tcPr>
            <w:tcW w:w="1842" w:type="dxa"/>
          </w:tcPr>
          <w:p w14:paraId="6A573CB2" w14:textId="6A8DF0FA" w:rsidR="000F2A8E" w:rsidRPr="005B4C1C" w:rsidRDefault="00F00918" w:rsidP="007B0C52">
            <w:pPr>
              <w:jc w:val="center"/>
              <w:rPr>
                <w:ins w:id="2238" w:author="Martina Nolletti" w:date="2021-02-07T11:47:00Z"/>
                <w:rFonts w:ascii="Calibri" w:hAnsi="Calibri" w:cs="Calibri"/>
                <w:lang w:val="it-IT"/>
              </w:rPr>
            </w:pPr>
            <w:ins w:id="2239" w:author="Martina Nolletti" w:date="2021-02-07T15:56:00Z">
              <w:r w:rsidRPr="00922D9A">
                <w:rPr>
                  <w:rFonts w:ascii="Calibri" w:hAnsi="Calibri" w:cs="Calibri"/>
                  <w:b/>
                  <w:bCs/>
                  <w:lang w:val="it-IT"/>
                </w:rPr>
                <w:t>T1</w:t>
              </w:r>
            </w:ins>
          </w:p>
        </w:tc>
        <w:tc>
          <w:tcPr>
            <w:tcW w:w="1377" w:type="dxa"/>
          </w:tcPr>
          <w:p w14:paraId="2FC06157" w14:textId="26272CB7" w:rsidR="000F2A8E" w:rsidRPr="00171CEE" w:rsidRDefault="0061051B" w:rsidP="007B0C52">
            <w:pPr>
              <w:jc w:val="center"/>
              <w:rPr>
                <w:ins w:id="2240" w:author="Martina Nolletti" w:date="2021-02-07T11:47:00Z"/>
                <w:rFonts w:ascii="Calibri" w:hAnsi="Calibri" w:cs="Calibri"/>
                <w:b/>
                <w:bCs/>
                <w:lang w:val="it-IT"/>
                <w:rPrChange w:id="2241" w:author="Martina Nolletti" w:date="2021-02-07T16:03:00Z">
                  <w:rPr>
                    <w:ins w:id="2242" w:author="Martina Nolletti" w:date="2021-02-07T11:47:00Z"/>
                    <w:rFonts w:ascii="Calibri" w:hAnsi="Calibri" w:cs="Calibri"/>
                    <w:lang w:val="it-IT"/>
                  </w:rPr>
                </w:rPrChange>
              </w:rPr>
            </w:pPr>
            <w:ins w:id="2243" w:author="Martina Nolletti" w:date="2021-02-07T16:01:00Z">
              <w:r w:rsidRPr="00171CEE">
                <w:rPr>
                  <w:rFonts w:ascii="Calibri" w:hAnsi="Calibri" w:cs="Calibri"/>
                  <w:b/>
                  <w:bCs/>
                  <w:lang w:val="it-IT"/>
                  <w:rPrChange w:id="2244" w:author="Martina Nolletti" w:date="2021-02-07T16:03:00Z">
                    <w:rPr>
                      <w:rFonts w:ascii="Calibri" w:hAnsi="Calibri" w:cs="Calibri"/>
                      <w:lang w:val="it-IT"/>
                    </w:rPr>
                  </w:rPrChange>
                </w:rPr>
                <w:t>45</w:t>
              </w:r>
            </w:ins>
          </w:p>
        </w:tc>
      </w:tr>
      <w:tr w:rsidR="00DC138F" w:rsidRPr="000F2A8E" w14:paraId="543081CE" w14:textId="77777777" w:rsidTr="007B0C52">
        <w:trPr>
          <w:ins w:id="2245" w:author="Martina Nolletti" w:date="2021-02-07T11:47:00Z"/>
        </w:trPr>
        <w:tc>
          <w:tcPr>
            <w:tcW w:w="987" w:type="dxa"/>
            <w:shd w:val="clear" w:color="auto" w:fill="auto"/>
          </w:tcPr>
          <w:p w14:paraId="2E737783" w14:textId="3E512158" w:rsidR="000F2A8E" w:rsidRPr="000F2A8E" w:rsidRDefault="000F2A8E" w:rsidP="007B0C52">
            <w:pPr>
              <w:rPr>
                <w:ins w:id="2246" w:author="Martina Nolletti" w:date="2021-02-07T11:47:00Z"/>
                <w:rFonts w:ascii="Calibri" w:hAnsi="Calibri" w:cs="Calibri"/>
                <w:b/>
                <w:bCs/>
                <w:lang w:val="it-IT"/>
                <w:rPrChange w:id="2247" w:author="Martina Nolletti" w:date="2021-02-07T11:54:00Z">
                  <w:rPr>
                    <w:ins w:id="2248" w:author="Martina Nolletti" w:date="2021-02-07T11:47:00Z"/>
                    <w:rFonts w:ascii="Calibri" w:hAnsi="Calibri" w:cs="Calibri"/>
                    <w:lang w:val="it-IT"/>
                  </w:rPr>
                </w:rPrChange>
              </w:rPr>
            </w:pPr>
            <w:ins w:id="2249" w:author="Martina Nolletti" w:date="2021-02-07T11:47:00Z">
              <w:r w:rsidRPr="000F2A8E">
                <w:rPr>
                  <w:rFonts w:ascii="Calibri" w:hAnsi="Calibri" w:cs="Calibri"/>
                  <w:b/>
                  <w:bCs/>
                  <w:lang w:val="it-IT"/>
                  <w:rPrChange w:id="2250" w:author="Martina Nolletti" w:date="2021-02-07T11:54:00Z">
                    <w:rPr>
                      <w:rFonts w:ascii="Calibri" w:hAnsi="Calibri" w:cs="Calibri"/>
                      <w:lang w:val="it-IT"/>
                    </w:rPr>
                  </w:rPrChange>
                </w:rPr>
                <w:t>T6</w:t>
              </w:r>
            </w:ins>
          </w:p>
        </w:tc>
        <w:tc>
          <w:tcPr>
            <w:tcW w:w="2240" w:type="dxa"/>
            <w:shd w:val="clear" w:color="auto" w:fill="auto"/>
          </w:tcPr>
          <w:p w14:paraId="1EBCA846" w14:textId="275959BC" w:rsidR="000F2A8E" w:rsidRPr="005B4C1C" w:rsidRDefault="000F2A8E" w:rsidP="007B0C52">
            <w:pPr>
              <w:rPr>
                <w:ins w:id="2251" w:author="Martina Nolletti" w:date="2021-02-07T11:47:00Z"/>
                <w:rFonts w:ascii="Calibri" w:hAnsi="Calibri" w:cs="Calibri"/>
                <w:lang w:val="it-IT"/>
              </w:rPr>
            </w:pPr>
            <w:ins w:id="2252" w:author="Martina Nolletti" w:date="2021-02-07T11:52:00Z">
              <w:r w:rsidRPr="001735AD">
                <w:rPr>
                  <w:rFonts w:ascii="Calibri" w:hAnsi="Calibri" w:cs="Calibri"/>
                  <w:b/>
                  <w:bCs/>
                  <w:lang w:val="it-IT"/>
                </w:rPr>
                <w:t>Creazione del Database per le turnazioni degli operatori</w:t>
              </w:r>
            </w:ins>
          </w:p>
        </w:tc>
        <w:tc>
          <w:tcPr>
            <w:tcW w:w="1029" w:type="dxa"/>
            <w:shd w:val="clear" w:color="auto" w:fill="auto"/>
          </w:tcPr>
          <w:p w14:paraId="46903B14" w14:textId="76796129" w:rsidR="000F2A8E" w:rsidRPr="005B4C1C" w:rsidRDefault="00DB565D" w:rsidP="007B0C52">
            <w:pPr>
              <w:jc w:val="center"/>
              <w:rPr>
                <w:ins w:id="2253" w:author="Martina Nolletti" w:date="2021-02-07T11:47:00Z"/>
                <w:rFonts w:ascii="Calibri" w:hAnsi="Calibri" w:cs="Calibri"/>
                <w:lang w:val="it-IT"/>
              </w:rPr>
            </w:pPr>
            <w:ins w:id="2254" w:author="Martina Nolletti" w:date="2021-02-07T11:56:00Z">
              <w:r w:rsidRPr="001735AD">
                <w:rPr>
                  <w:rFonts w:ascii="Calibri" w:hAnsi="Calibri" w:cs="Calibri"/>
                  <w:b/>
                  <w:bCs/>
                  <w:color w:val="FF0000"/>
                  <w:lang w:val="it-IT"/>
                </w:rPr>
                <w:t>ALTA</w:t>
              </w:r>
            </w:ins>
          </w:p>
        </w:tc>
        <w:tc>
          <w:tcPr>
            <w:tcW w:w="1381" w:type="dxa"/>
            <w:shd w:val="clear" w:color="auto" w:fill="auto"/>
          </w:tcPr>
          <w:p w14:paraId="26374A34" w14:textId="29914C12" w:rsidR="000F2A8E" w:rsidRPr="005B4C1C" w:rsidRDefault="00DB565D" w:rsidP="007B0C52">
            <w:pPr>
              <w:jc w:val="center"/>
              <w:rPr>
                <w:ins w:id="2255" w:author="Martina Nolletti" w:date="2021-02-07T11:47:00Z"/>
                <w:rFonts w:ascii="Calibri" w:hAnsi="Calibri" w:cs="Calibri"/>
                <w:lang w:val="it-IT"/>
              </w:rPr>
            </w:pPr>
            <w:ins w:id="2256" w:author="Martina Nolletti" w:date="2021-02-07T11:57:00Z">
              <w:r w:rsidRPr="001735AD">
                <w:rPr>
                  <w:rFonts w:ascii="Calibri" w:hAnsi="Calibri" w:cs="Calibri"/>
                  <w:b/>
                  <w:bCs/>
                  <w:color w:val="FF0000"/>
                  <w:lang w:val="it-IT"/>
                </w:rPr>
                <w:t>ALTA</w:t>
              </w:r>
            </w:ins>
          </w:p>
        </w:tc>
        <w:tc>
          <w:tcPr>
            <w:tcW w:w="1842" w:type="dxa"/>
          </w:tcPr>
          <w:p w14:paraId="322681DC" w14:textId="6262A00D" w:rsidR="000F2A8E" w:rsidRPr="005B4C1C" w:rsidRDefault="00F00918" w:rsidP="007B0C52">
            <w:pPr>
              <w:jc w:val="center"/>
              <w:rPr>
                <w:ins w:id="2257" w:author="Martina Nolletti" w:date="2021-02-07T11:47:00Z"/>
                <w:rFonts w:ascii="Calibri" w:hAnsi="Calibri" w:cs="Calibri"/>
                <w:lang w:val="it-IT"/>
              </w:rPr>
            </w:pPr>
            <w:ins w:id="2258" w:author="Martina Nolletti" w:date="2021-02-07T15:56:00Z">
              <w:r w:rsidRPr="00922D9A">
                <w:rPr>
                  <w:rFonts w:ascii="Calibri" w:hAnsi="Calibri" w:cs="Calibri"/>
                  <w:b/>
                  <w:bCs/>
                  <w:lang w:val="it-IT"/>
                </w:rPr>
                <w:t>T1</w:t>
              </w:r>
            </w:ins>
          </w:p>
        </w:tc>
        <w:tc>
          <w:tcPr>
            <w:tcW w:w="1377" w:type="dxa"/>
          </w:tcPr>
          <w:p w14:paraId="0A50AE04" w14:textId="252B9A2F" w:rsidR="000F2A8E" w:rsidRPr="00171CEE" w:rsidRDefault="0061051B" w:rsidP="007B0C52">
            <w:pPr>
              <w:jc w:val="center"/>
              <w:rPr>
                <w:ins w:id="2259" w:author="Martina Nolletti" w:date="2021-02-07T11:47:00Z"/>
                <w:rFonts w:ascii="Calibri" w:hAnsi="Calibri" w:cs="Calibri"/>
                <w:b/>
                <w:bCs/>
                <w:lang w:val="it-IT"/>
                <w:rPrChange w:id="2260" w:author="Martina Nolletti" w:date="2021-02-07T16:03:00Z">
                  <w:rPr>
                    <w:ins w:id="2261" w:author="Martina Nolletti" w:date="2021-02-07T11:47:00Z"/>
                    <w:rFonts w:ascii="Calibri" w:hAnsi="Calibri" w:cs="Calibri"/>
                    <w:lang w:val="it-IT"/>
                  </w:rPr>
                </w:rPrChange>
              </w:rPr>
            </w:pPr>
            <w:ins w:id="2262" w:author="Martina Nolletti" w:date="2021-02-07T16:01:00Z">
              <w:r w:rsidRPr="00171CEE">
                <w:rPr>
                  <w:rFonts w:ascii="Calibri" w:hAnsi="Calibri" w:cs="Calibri"/>
                  <w:b/>
                  <w:bCs/>
                  <w:lang w:val="it-IT"/>
                  <w:rPrChange w:id="2263" w:author="Martina Nolletti" w:date="2021-02-07T16:03:00Z">
                    <w:rPr>
                      <w:rFonts w:ascii="Calibri" w:hAnsi="Calibri" w:cs="Calibri"/>
                      <w:lang w:val="it-IT"/>
                    </w:rPr>
                  </w:rPrChange>
                </w:rPr>
                <w:t>60</w:t>
              </w:r>
            </w:ins>
          </w:p>
        </w:tc>
      </w:tr>
      <w:tr w:rsidR="00DC138F" w:rsidRPr="000F2A8E" w14:paraId="69673B15" w14:textId="77777777" w:rsidTr="007B0C52">
        <w:trPr>
          <w:ins w:id="2264" w:author="Martina Nolletti" w:date="2021-02-07T11:47:00Z"/>
        </w:trPr>
        <w:tc>
          <w:tcPr>
            <w:tcW w:w="987" w:type="dxa"/>
            <w:shd w:val="clear" w:color="auto" w:fill="auto"/>
          </w:tcPr>
          <w:p w14:paraId="63F09812" w14:textId="414978EB" w:rsidR="000F2A8E" w:rsidRPr="000F2A8E" w:rsidRDefault="000F2A8E" w:rsidP="007B0C52">
            <w:pPr>
              <w:rPr>
                <w:ins w:id="2265" w:author="Martina Nolletti" w:date="2021-02-07T11:47:00Z"/>
                <w:rFonts w:ascii="Calibri" w:hAnsi="Calibri" w:cs="Calibri"/>
                <w:b/>
                <w:bCs/>
                <w:lang w:val="it-IT"/>
                <w:rPrChange w:id="2266" w:author="Martina Nolletti" w:date="2021-02-07T11:54:00Z">
                  <w:rPr>
                    <w:ins w:id="2267" w:author="Martina Nolletti" w:date="2021-02-07T11:47:00Z"/>
                    <w:rFonts w:ascii="Calibri" w:hAnsi="Calibri" w:cs="Calibri"/>
                    <w:lang w:val="it-IT"/>
                  </w:rPr>
                </w:rPrChange>
              </w:rPr>
            </w:pPr>
            <w:ins w:id="2268" w:author="Martina Nolletti" w:date="2021-02-07T11:47:00Z">
              <w:r w:rsidRPr="000F2A8E">
                <w:rPr>
                  <w:rFonts w:ascii="Calibri" w:hAnsi="Calibri" w:cs="Calibri"/>
                  <w:b/>
                  <w:bCs/>
                  <w:lang w:val="it-IT"/>
                  <w:rPrChange w:id="2269" w:author="Martina Nolletti" w:date="2021-02-07T11:54:00Z">
                    <w:rPr>
                      <w:rFonts w:ascii="Calibri" w:hAnsi="Calibri" w:cs="Calibri"/>
                      <w:lang w:val="it-IT"/>
                    </w:rPr>
                  </w:rPrChange>
                </w:rPr>
                <w:t>T7</w:t>
              </w:r>
            </w:ins>
          </w:p>
        </w:tc>
        <w:tc>
          <w:tcPr>
            <w:tcW w:w="2240" w:type="dxa"/>
            <w:shd w:val="clear" w:color="auto" w:fill="auto"/>
          </w:tcPr>
          <w:p w14:paraId="2006DB62" w14:textId="2B41AB11" w:rsidR="000F2A8E" w:rsidRPr="005B4C1C" w:rsidRDefault="000F2A8E" w:rsidP="007B0C52">
            <w:pPr>
              <w:rPr>
                <w:ins w:id="2270" w:author="Martina Nolletti" w:date="2021-02-07T11:47:00Z"/>
                <w:rFonts w:ascii="Calibri" w:hAnsi="Calibri" w:cs="Calibri"/>
                <w:lang w:val="it-IT"/>
              </w:rPr>
            </w:pPr>
            <w:ins w:id="2271" w:author="Martina Nolletti" w:date="2021-02-07T11:52:00Z">
              <w:r w:rsidRPr="001735AD">
                <w:rPr>
                  <w:rFonts w:ascii="Calibri" w:hAnsi="Calibri" w:cs="Calibri"/>
                  <w:b/>
                  <w:bCs/>
                  <w:lang w:val="it-IT"/>
                </w:rPr>
                <w:t>Creazione del Database per tenere traccia dei voti</w:t>
              </w:r>
            </w:ins>
          </w:p>
        </w:tc>
        <w:tc>
          <w:tcPr>
            <w:tcW w:w="1029" w:type="dxa"/>
            <w:shd w:val="clear" w:color="auto" w:fill="auto"/>
          </w:tcPr>
          <w:p w14:paraId="421B0735" w14:textId="1DAB02A2" w:rsidR="000F2A8E" w:rsidRPr="005B4C1C" w:rsidRDefault="00A42739" w:rsidP="007B0C52">
            <w:pPr>
              <w:jc w:val="center"/>
              <w:rPr>
                <w:ins w:id="2272" w:author="Martina Nolletti" w:date="2021-02-07T11:47:00Z"/>
                <w:rFonts w:ascii="Calibri" w:hAnsi="Calibri" w:cs="Calibri"/>
                <w:lang w:val="it-IT"/>
              </w:rPr>
            </w:pPr>
            <w:ins w:id="2273" w:author="Martina Nolletti" w:date="2021-02-07T15:45:00Z">
              <w:r w:rsidRPr="001735AD">
                <w:rPr>
                  <w:rFonts w:ascii="Calibri" w:hAnsi="Calibri" w:cs="Calibri"/>
                  <w:b/>
                  <w:bCs/>
                  <w:color w:val="FF0000"/>
                  <w:lang w:val="it-IT"/>
                </w:rPr>
                <w:t>ALTA</w:t>
              </w:r>
            </w:ins>
          </w:p>
        </w:tc>
        <w:tc>
          <w:tcPr>
            <w:tcW w:w="1381" w:type="dxa"/>
            <w:shd w:val="clear" w:color="auto" w:fill="auto"/>
          </w:tcPr>
          <w:p w14:paraId="21F05678" w14:textId="4490B2E7" w:rsidR="000F2A8E" w:rsidRPr="005B4C1C" w:rsidRDefault="00A42739" w:rsidP="007B0C52">
            <w:pPr>
              <w:jc w:val="center"/>
              <w:rPr>
                <w:ins w:id="2274" w:author="Martina Nolletti" w:date="2021-02-07T11:47:00Z"/>
                <w:rFonts w:ascii="Calibri" w:hAnsi="Calibri" w:cs="Calibri"/>
                <w:lang w:val="it-IT"/>
              </w:rPr>
            </w:pPr>
            <w:ins w:id="2275" w:author="Martina Nolletti" w:date="2021-02-07T15:45:00Z">
              <w:r w:rsidRPr="001735AD">
                <w:rPr>
                  <w:rFonts w:ascii="Calibri" w:hAnsi="Calibri" w:cs="Calibri"/>
                  <w:b/>
                  <w:bCs/>
                  <w:color w:val="FF0000"/>
                  <w:lang w:val="it-IT"/>
                </w:rPr>
                <w:t>ALTA</w:t>
              </w:r>
            </w:ins>
          </w:p>
        </w:tc>
        <w:tc>
          <w:tcPr>
            <w:tcW w:w="1842" w:type="dxa"/>
          </w:tcPr>
          <w:p w14:paraId="1C3207BF" w14:textId="0F1062DE" w:rsidR="000F2A8E" w:rsidRPr="005B4C1C" w:rsidRDefault="00F00918" w:rsidP="007B0C52">
            <w:pPr>
              <w:jc w:val="center"/>
              <w:rPr>
                <w:ins w:id="2276" w:author="Martina Nolletti" w:date="2021-02-07T11:47:00Z"/>
                <w:rFonts w:ascii="Calibri" w:hAnsi="Calibri" w:cs="Calibri"/>
                <w:lang w:val="it-IT"/>
              </w:rPr>
            </w:pPr>
            <w:ins w:id="2277" w:author="Martina Nolletti" w:date="2021-02-07T15:56:00Z">
              <w:r w:rsidRPr="00922D9A">
                <w:rPr>
                  <w:rFonts w:ascii="Calibri" w:hAnsi="Calibri" w:cs="Calibri"/>
                  <w:b/>
                  <w:bCs/>
                  <w:lang w:val="it-IT"/>
                </w:rPr>
                <w:t>T1</w:t>
              </w:r>
            </w:ins>
            <w:ins w:id="2278" w:author="Martina Nolletti" w:date="2021-02-07T15:57:00Z">
              <w:r>
                <w:rPr>
                  <w:rFonts w:ascii="Calibri" w:hAnsi="Calibri" w:cs="Calibri"/>
                  <w:b/>
                  <w:bCs/>
                  <w:lang w:val="it-IT"/>
                </w:rPr>
                <w:t>, T9</w:t>
              </w:r>
            </w:ins>
          </w:p>
        </w:tc>
        <w:tc>
          <w:tcPr>
            <w:tcW w:w="1377" w:type="dxa"/>
          </w:tcPr>
          <w:p w14:paraId="465FEF2C" w14:textId="27446DD1" w:rsidR="000F2A8E" w:rsidRPr="00171CEE" w:rsidRDefault="0061051B" w:rsidP="007B0C52">
            <w:pPr>
              <w:jc w:val="center"/>
              <w:rPr>
                <w:ins w:id="2279" w:author="Martina Nolletti" w:date="2021-02-07T11:47:00Z"/>
                <w:rFonts w:ascii="Calibri" w:hAnsi="Calibri" w:cs="Calibri"/>
                <w:b/>
                <w:bCs/>
                <w:lang w:val="it-IT"/>
                <w:rPrChange w:id="2280" w:author="Martina Nolletti" w:date="2021-02-07T16:03:00Z">
                  <w:rPr>
                    <w:ins w:id="2281" w:author="Martina Nolletti" w:date="2021-02-07T11:47:00Z"/>
                    <w:rFonts w:ascii="Calibri" w:hAnsi="Calibri" w:cs="Calibri"/>
                    <w:lang w:val="it-IT"/>
                  </w:rPr>
                </w:rPrChange>
              </w:rPr>
            </w:pPr>
            <w:ins w:id="2282" w:author="Martina Nolletti" w:date="2021-02-07T16:01:00Z">
              <w:r w:rsidRPr="00171CEE">
                <w:rPr>
                  <w:rFonts w:ascii="Calibri" w:hAnsi="Calibri" w:cs="Calibri"/>
                  <w:b/>
                  <w:bCs/>
                  <w:lang w:val="it-IT"/>
                  <w:rPrChange w:id="2283" w:author="Martina Nolletti" w:date="2021-02-07T16:03:00Z">
                    <w:rPr>
                      <w:rFonts w:ascii="Calibri" w:hAnsi="Calibri" w:cs="Calibri"/>
                      <w:lang w:val="it-IT"/>
                    </w:rPr>
                  </w:rPrChange>
                </w:rPr>
                <w:t>45</w:t>
              </w:r>
            </w:ins>
          </w:p>
        </w:tc>
      </w:tr>
      <w:tr w:rsidR="000F2A8E" w:rsidRPr="000F2A8E" w14:paraId="312EFA55" w14:textId="77777777" w:rsidTr="007B0C52">
        <w:trPr>
          <w:ins w:id="2284" w:author="Martina Nolletti" w:date="2021-02-07T11:47:00Z"/>
        </w:trPr>
        <w:tc>
          <w:tcPr>
            <w:tcW w:w="987" w:type="dxa"/>
            <w:shd w:val="clear" w:color="auto" w:fill="auto"/>
          </w:tcPr>
          <w:p w14:paraId="5DE4FBD5" w14:textId="4D6282FA" w:rsidR="000F2A8E" w:rsidRPr="000F2A8E" w:rsidRDefault="000F2A8E" w:rsidP="007B0C52">
            <w:pPr>
              <w:rPr>
                <w:ins w:id="2285" w:author="Martina Nolletti" w:date="2021-02-07T11:47:00Z"/>
                <w:rFonts w:ascii="Calibri" w:hAnsi="Calibri" w:cs="Calibri"/>
                <w:b/>
                <w:bCs/>
                <w:lang w:val="it-IT"/>
                <w:rPrChange w:id="2286" w:author="Martina Nolletti" w:date="2021-02-07T11:54:00Z">
                  <w:rPr>
                    <w:ins w:id="2287" w:author="Martina Nolletti" w:date="2021-02-07T11:47:00Z"/>
                    <w:rFonts w:ascii="Calibri" w:hAnsi="Calibri" w:cs="Calibri"/>
                    <w:lang w:val="it-IT"/>
                  </w:rPr>
                </w:rPrChange>
              </w:rPr>
            </w:pPr>
            <w:ins w:id="2288" w:author="Martina Nolletti" w:date="2021-02-07T11:47:00Z">
              <w:r w:rsidRPr="000F2A8E">
                <w:rPr>
                  <w:rFonts w:ascii="Calibri" w:hAnsi="Calibri" w:cs="Calibri"/>
                  <w:b/>
                  <w:bCs/>
                  <w:lang w:val="it-IT"/>
                  <w:rPrChange w:id="2289" w:author="Martina Nolletti" w:date="2021-02-07T11:54:00Z">
                    <w:rPr>
                      <w:rFonts w:ascii="Calibri" w:hAnsi="Calibri" w:cs="Calibri"/>
                      <w:lang w:val="it-IT"/>
                    </w:rPr>
                  </w:rPrChange>
                </w:rPr>
                <w:t>T8</w:t>
              </w:r>
            </w:ins>
          </w:p>
        </w:tc>
        <w:tc>
          <w:tcPr>
            <w:tcW w:w="2240" w:type="dxa"/>
            <w:shd w:val="clear" w:color="auto" w:fill="auto"/>
          </w:tcPr>
          <w:p w14:paraId="349E1244" w14:textId="14B35F17" w:rsidR="000F2A8E" w:rsidRPr="005B4C1C" w:rsidRDefault="000F2A8E" w:rsidP="007B0C52">
            <w:pPr>
              <w:rPr>
                <w:ins w:id="2290" w:author="Martina Nolletti" w:date="2021-02-07T11:47:00Z"/>
                <w:rFonts w:ascii="Calibri" w:hAnsi="Calibri" w:cs="Calibri"/>
                <w:lang w:val="it-IT"/>
              </w:rPr>
            </w:pPr>
            <w:ins w:id="2291" w:author="Martina Nolletti" w:date="2021-02-07T11:52:00Z">
              <w:r w:rsidRPr="001735AD">
                <w:rPr>
                  <w:rFonts w:ascii="Calibri" w:hAnsi="Calibri" w:cs="Calibri"/>
                  <w:b/>
                  <w:bCs/>
                  <w:lang w:val="it-IT"/>
                </w:rPr>
                <w:t>Creazione del Database per tenere traccia delle prenotazioni effettuate dagli utenti</w:t>
              </w:r>
            </w:ins>
          </w:p>
        </w:tc>
        <w:tc>
          <w:tcPr>
            <w:tcW w:w="1029" w:type="dxa"/>
            <w:shd w:val="clear" w:color="auto" w:fill="auto"/>
          </w:tcPr>
          <w:p w14:paraId="2F2F8628" w14:textId="188B450E" w:rsidR="000F2A8E" w:rsidRPr="005B4C1C" w:rsidRDefault="00A42739" w:rsidP="007B0C52">
            <w:pPr>
              <w:jc w:val="center"/>
              <w:rPr>
                <w:ins w:id="2292" w:author="Martina Nolletti" w:date="2021-02-07T11:47:00Z"/>
                <w:rFonts w:ascii="Calibri" w:hAnsi="Calibri" w:cs="Calibri"/>
                <w:lang w:val="it-IT"/>
              </w:rPr>
            </w:pPr>
            <w:ins w:id="2293" w:author="Martina Nolletti" w:date="2021-02-07T15:45:00Z">
              <w:r w:rsidRPr="001735AD">
                <w:rPr>
                  <w:rFonts w:ascii="Calibri" w:hAnsi="Calibri" w:cs="Calibri"/>
                  <w:b/>
                  <w:bCs/>
                  <w:color w:val="FFC000"/>
                  <w:lang w:val="it-IT"/>
                </w:rPr>
                <w:t>MEDIA</w:t>
              </w:r>
            </w:ins>
          </w:p>
        </w:tc>
        <w:tc>
          <w:tcPr>
            <w:tcW w:w="1381" w:type="dxa"/>
            <w:shd w:val="clear" w:color="auto" w:fill="auto"/>
          </w:tcPr>
          <w:p w14:paraId="4D3A82FF" w14:textId="31E4FB62" w:rsidR="000F2A8E" w:rsidRPr="005B4C1C" w:rsidRDefault="00A42739" w:rsidP="007B0C52">
            <w:pPr>
              <w:jc w:val="center"/>
              <w:rPr>
                <w:ins w:id="2294" w:author="Martina Nolletti" w:date="2021-02-07T11:47:00Z"/>
                <w:rFonts w:ascii="Calibri" w:hAnsi="Calibri" w:cs="Calibri"/>
                <w:lang w:val="it-IT"/>
              </w:rPr>
            </w:pPr>
            <w:ins w:id="2295" w:author="Martina Nolletti" w:date="2021-02-07T15:45:00Z">
              <w:r w:rsidRPr="001735AD">
                <w:rPr>
                  <w:rFonts w:ascii="Calibri" w:hAnsi="Calibri" w:cs="Calibri"/>
                  <w:b/>
                  <w:bCs/>
                  <w:color w:val="FFC000"/>
                  <w:lang w:val="it-IT"/>
                </w:rPr>
                <w:t>MEDIA</w:t>
              </w:r>
            </w:ins>
          </w:p>
        </w:tc>
        <w:tc>
          <w:tcPr>
            <w:tcW w:w="1842" w:type="dxa"/>
          </w:tcPr>
          <w:p w14:paraId="58C06201" w14:textId="11E0E90D" w:rsidR="000F2A8E" w:rsidRPr="005B4C1C" w:rsidRDefault="00F00918" w:rsidP="007B0C52">
            <w:pPr>
              <w:jc w:val="center"/>
              <w:rPr>
                <w:ins w:id="2296" w:author="Martina Nolletti" w:date="2021-02-07T11:47:00Z"/>
                <w:rFonts w:ascii="Calibri" w:hAnsi="Calibri" w:cs="Calibri"/>
                <w:lang w:val="it-IT"/>
              </w:rPr>
            </w:pPr>
            <w:ins w:id="2297" w:author="Martina Nolletti" w:date="2021-02-07T15:56:00Z">
              <w:r w:rsidRPr="00922D9A">
                <w:rPr>
                  <w:rFonts w:ascii="Calibri" w:hAnsi="Calibri" w:cs="Calibri"/>
                  <w:b/>
                  <w:bCs/>
                  <w:lang w:val="it-IT"/>
                </w:rPr>
                <w:t>T1</w:t>
              </w:r>
              <w:r>
                <w:rPr>
                  <w:rFonts w:ascii="Calibri" w:hAnsi="Calibri" w:cs="Calibri"/>
                  <w:b/>
                  <w:bCs/>
                  <w:lang w:val="it-IT"/>
                </w:rPr>
                <w:t xml:space="preserve">, </w:t>
              </w:r>
              <w:r w:rsidRPr="00922D9A">
                <w:rPr>
                  <w:rFonts w:ascii="Calibri" w:hAnsi="Calibri" w:cs="Calibri"/>
                  <w:b/>
                  <w:bCs/>
                  <w:lang w:val="it-IT"/>
                </w:rPr>
                <w:t>T2</w:t>
              </w:r>
            </w:ins>
          </w:p>
        </w:tc>
        <w:tc>
          <w:tcPr>
            <w:tcW w:w="1377" w:type="dxa"/>
          </w:tcPr>
          <w:p w14:paraId="677C9362" w14:textId="31CAE768" w:rsidR="000F2A8E" w:rsidRPr="00171CEE" w:rsidRDefault="0061051B" w:rsidP="007B0C52">
            <w:pPr>
              <w:jc w:val="center"/>
              <w:rPr>
                <w:ins w:id="2298" w:author="Martina Nolletti" w:date="2021-02-07T11:47:00Z"/>
                <w:rFonts w:ascii="Calibri" w:hAnsi="Calibri" w:cs="Calibri"/>
                <w:b/>
                <w:bCs/>
                <w:lang w:val="it-IT"/>
                <w:rPrChange w:id="2299" w:author="Martina Nolletti" w:date="2021-02-07T16:03:00Z">
                  <w:rPr>
                    <w:ins w:id="2300" w:author="Martina Nolletti" w:date="2021-02-07T11:47:00Z"/>
                    <w:rFonts w:ascii="Calibri" w:hAnsi="Calibri" w:cs="Calibri"/>
                    <w:lang w:val="it-IT"/>
                  </w:rPr>
                </w:rPrChange>
              </w:rPr>
            </w:pPr>
            <w:ins w:id="2301" w:author="Martina Nolletti" w:date="2021-02-07T16:01:00Z">
              <w:r w:rsidRPr="00171CEE">
                <w:rPr>
                  <w:rFonts w:ascii="Calibri" w:hAnsi="Calibri" w:cs="Calibri"/>
                  <w:b/>
                  <w:bCs/>
                  <w:lang w:val="it-IT"/>
                  <w:rPrChange w:id="2302" w:author="Martina Nolletti" w:date="2021-02-07T16:03:00Z">
                    <w:rPr>
                      <w:rFonts w:ascii="Calibri" w:hAnsi="Calibri" w:cs="Calibri"/>
                      <w:lang w:val="it-IT"/>
                    </w:rPr>
                  </w:rPrChange>
                </w:rPr>
                <w:t>75</w:t>
              </w:r>
            </w:ins>
          </w:p>
        </w:tc>
      </w:tr>
      <w:tr w:rsidR="000F2A8E" w:rsidRPr="000F2A8E" w14:paraId="6B35A6C3" w14:textId="77777777" w:rsidTr="007B0C52">
        <w:trPr>
          <w:ins w:id="2303" w:author="Martina Nolletti" w:date="2021-02-07T11:47:00Z"/>
        </w:trPr>
        <w:tc>
          <w:tcPr>
            <w:tcW w:w="987" w:type="dxa"/>
            <w:shd w:val="clear" w:color="auto" w:fill="auto"/>
          </w:tcPr>
          <w:p w14:paraId="72465FA6" w14:textId="47D9334C" w:rsidR="000F2A8E" w:rsidRPr="000F2A8E" w:rsidRDefault="000F2A8E" w:rsidP="007B0C52">
            <w:pPr>
              <w:rPr>
                <w:ins w:id="2304" w:author="Martina Nolletti" w:date="2021-02-07T11:47:00Z"/>
                <w:rFonts w:ascii="Calibri" w:hAnsi="Calibri" w:cs="Calibri"/>
                <w:b/>
                <w:bCs/>
                <w:lang w:val="it-IT"/>
                <w:rPrChange w:id="2305" w:author="Martina Nolletti" w:date="2021-02-07T11:54:00Z">
                  <w:rPr>
                    <w:ins w:id="2306" w:author="Martina Nolletti" w:date="2021-02-07T11:47:00Z"/>
                    <w:rFonts w:ascii="Calibri" w:hAnsi="Calibri" w:cs="Calibri"/>
                    <w:lang w:val="it-IT"/>
                  </w:rPr>
                </w:rPrChange>
              </w:rPr>
            </w:pPr>
            <w:ins w:id="2307" w:author="Martina Nolletti" w:date="2021-02-07T11:47:00Z">
              <w:r w:rsidRPr="000F2A8E">
                <w:rPr>
                  <w:rFonts w:ascii="Calibri" w:hAnsi="Calibri" w:cs="Calibri"/>
                  <w:b/>
                  <w:bCs/>
                  <w:lang w:val="it-IT"/>
                  <w:rPrChange w:id="2308" w:author="Martina Nolletti" w:date="2021-02-07T11:54:00Z">
                    <w:rPr>
                      <w:rFonts w:ascii="Calibri" w:hAnsi="Calibri" w:cs="Calibri"/>
                      <w:lang w:val="it-IT"/>
                    </w:rPr>
                  </w:rPrChange>
                </w:rPr>
                <w:t>T9</w:t>
              </w:r>
            </w:ins>
          </w:p>
        </w:tc>
        <w:tc>
          <w:tcPr>
            <w:tcW w:w="2240" w:type="dxa"/>
            <w:shd w:val="clear" w:color="auto" w:fill="auto"/>
          </w:tcPr>
          <w:p w14:paraId="10D05C2B" w14:textId="055C4149" w:rsidR="000F2A8E" w:rsidRPr="005B4C1C" w:rsidRDefault="000F2A8E" w:rsidP="007B0C52">
            <w:pPr>
              <w:rPr>
                <w:ins w:id="2309" w:author="Martina Nolletti" w:date="2021-02-07T11:47:00Z"/>
                <w:rFonts w:ascii="Calibri" w:hAnsi="Calibri" w:cs="Calibri"/>
                <w:lang w:val="it-IT"/>
              </w:rPr>
            </w:pPr>
            <w:ins w:id="2310" w:author="Martina Nolletti" w:date="2021-02-07T11:52: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ins>
          </w:p>
        </w:tc>
        <w:tc>
          <w:tcPr>
            <w:tcW w:w="1029" w:type="dxa"/>
            <w:shd w:val="clear" w:color="auto" w:fill="auto"/>
          </w:tcPr>
          <w:p w14:paraId="246C90A6" w14:textId="388CBB83" w:rsidR="000F2A8E" w:rsidRPr="005B4C1C" w:rsidRDefault="00A42739" w:rsidP="007B0C52">
            <w:pPr>
              <w:jc w:val="center"/>
              <w:rPr>
                <w:ins w:id="2311" w:author="Martina Nolletti" w:date="2021-02-07T11:47:00Z"/>
                <w:rFonts w:ascii="Calibri" w:hAnsi="Calibri" w:cs="Calibri"/>
                <w:lang w:val="it-IT"/>
              </w:rPr>
            </w:pPr>
            <w:ins w:id="2312" w:author="Martina Nolletti" w:date="2021-02-07T15:45:00Z">
              <w:r w:rsidRPr="001735AD">
                <w:rPr>
                  <w:rFonts w:ascii="Calibri" w:hAnsi="Calibri" w:cs="Calibri"/>
                  <w:b/>
                  <w:bCs/>
                  <w:color w:val="FFC000"/>
                  <w:lang w:val="it-IT"/>
                </w:rPr>
                <w:t>MEDIA</w:t>
              </w:r>
            </w:ins>
          </w:p>
        </w:tc>
        <w:tc>
          <w:tcPr>
            <w:tcW w:w="1381" w:type="dxa"/>
            <w:shd w:val="clear" w:color="auto" w:fill="auto"/>
          </w:tcPr>
          <w:p w14:paraId="73F5FE87" w14:textId="3960F61F" w:rsidR="000F2A8E" w:rsidRPr="005B4C1C" w:rsidRDefault="00A42739" w:rsidP="007B0C52">
            <w:pPr>
              <w:jc w:val="center"/>
              <w:rPr>
                <w:ins w:id="2313" w:author="Martina Nolletti" w:date="2021-02-07T11:47:00Z"/>
                <w:rFonts w:ascii="Calibri" w:hAnsi="Calibri" w:cs="Calibri"/>
                <w:lang w:val="it-IT"/>
              </w:rPr>
            </w:pPr>
            <w:ins w:id="2314" w:author="Martina Nolletti" w:date="2021-02-07T15:45:00Z">
              <w:r w:rsidRPr="001735AD">
                <w:rPr>
                  <w:rFonts w:ascii="Calibri" w:hAnsi="Calibri" w:cs="Calibri"/>
                  <w:b/>
                  <w:bCs/>
                  <w:color w:val="FF0000"/>
                  <w:lang w:val="it-IT"/>
                </w:rPr>
                <w:t>ALTA</w:t>
              </w:r>
            </w:ins>
          </w:p>
        </w:tc>
        <w:tc>
          <w:tcPr>
            <w:tcW w:w="1842" w:type="dxa"/>
          </w:tcPr>
          <w:p w14:paraId="3F327329" w14:textId="138D28CE" w:rsidR="000F2A8E" w:rsidRPr="005B4C1C" w:rsidRDefault="00F00918" w:rsidP="007B0C52">
            <w:pPr>
              <w:jc w:val="center"/>
              <w:rPr>
                <w:ins w:id="2315" w:author="Martina Nolletti" w:date="2021-02-07T11:47:00Z"/>
                <w:rFonts w:ascii="Calibri" w:hAnsi="Calibri" w:cs="Calibri"/>
                <w:lang w:val="it-IT"/>
              </w:rPr>
            </w:pPr>
            <w:ins w:id="2316" w:author="Martina Nolletti" w:date="2021-02-07T15:56:00Z">
              <w:r w:rsidRPr="00922D9A">
                <w:rPr>
                  <w:rFonts w:ascii="Calibri" w:hAnsi="Calibri" w:cs="Calibri"/>
                  <w:b/>
                  <w:bCs/>
                  <w:lang w:val="it-IT"/>
                </w:rPr>
                <w:t>T2</w:t>
              </w:r>
            </w:ins>
          </w:p>
        </w:tc>
        <w:tc>
          <w:tcPr>
            <w:tcW w:w="1377" w:type="dxa"/>
          </w:tcPr>
          <w:p w14:paraId="0D78B7F3" w14:textId="68E78D4A" w:rsidR="000F2A8E" w:rsidRPr="00171CEE" w:rsidRDefault="0061051B" w:rsidP="007B0C52">
            <w:pPr>
              <w:jc w:val="center"/>
              <w:rPr>
                <w:ins w:id="2317" w:author="Martina Nolletti" w:date="2021-02-07T11:47:00Z"/>
                <w:rFonts w:ascii="Calibri" w:hAnsi="Calibri" w:cs="Calibri"/>
                <w:b/>
                <w:bCs/>
                <w:lang w:val="it-IT"/>
                <w:rPrChange w:id="2318" w:author="Martina Nolletti" w:date="2021-02-07T16:03:00Z">
                  <w:rPr>
                    <w:ins w:id="2319" w:author="Martina Nolletti" w:date="2021-02-07T11:47:00Z"/>
                    <w:rFonts w:ascii="Calibri" w:hAnsi="Calibri" w:cs="Calibri"/>
                    <w:lang w:val="it-IT"/>
                  </w:rPr>
                </w:rPrChange>
              </w:rPr>
            </w:pPr>
            <w:ins w:id="2320" w:author="Martina Nolletti" w:date="2021-02-07T16:01:00Z">
              <w:r w:rsidRPr="00171CEE">
                <w:rPr>
                  <w:rFonts w:ascii="Calibri" w:hAnsi="Calibri" w:cs="Calibri"/>
                  <w:b/>
                  <w:bCs/>
                  <w:lang w:val="it-IT"/>
                  <w:rPrChange w:id="2321" w:author="Martina Nolletti" w:date="2021-02-07T16:03:00Z">
                    <w:rPr>
                      <w:rFonts w:ascii="Calibri" w:hAnsi="Calibri" w:cs="Calibri"/>
                      <w:lang w:val="it-IT"/>
                    </w:rPr>
                  </w:rPrChange>
                </w:rPr>
                <w:t>75</w:t>
              </w:r>
            </w:ins>
          </w:p>
        </w:tc>
      </w:tr>
      <w:tr w:rsidR="000F2A8E" w:rsidRPr="000F2A8E" w14:paraId="15D2D7C4" w14:textId="77777777" w:rsidTr="007B0C52">
        <w:trPr>
          <w:ins w:id="2322" w:author="Martina Nolletti" w:date="2021-02-07T11:47:00Z"/>
        </w:trPr>
        <w:tc>
          <w:tcPr>
            <w:tcW w:w="987" w:type="dxa"/>
            <w:shd w:val="clear" w:color="auto" w:fill="auto"/>
          </w:tcPr>
          <w:p w14:paraId="044B7D9B" w14:textId="154D2EB5" w:rsidR="000F2A8E" w:rsidRPr="000F2A8E" w:rsidRDefault="000F2A8E" w:rsidP="007B0C52">
            <w:pPr>
              <w:rPr>
                <w:ins w:id="2323" w:author="Martina Nolletti" w:date="2021-02-07T11:47:00Z"/>
                <w:rFonts w:ascii="Calibri" w:hAnsi="Calibri" w:cs="Calibri"/>
                <w:b/>
                <w:bCs/>
                <w:lang w:val="it-IT"/>
                <w:rPrChange w:id="2324" w:author="Martina Nolletti" w:date="2021-02-07T11:54:00Z">
                  <w:rPr>
                    <w:ins w:id="2325" w:author="Martina Nolletti" w:date="2021-02-07T11:47:00Z"/>
                    <w:rFonts w:ascii="Calibri" w:hAnsi="Calibri" w:cs="Calibri"/>
                    <w:lang w:val="it-IT"/>
                  </w:rPr>
                </w:rPrChange>
              </w:rPr>
            </w:pPr>
            <w:ins w:id="2326" w:author="Martina Nolletti" w:date="2021-02-07T11:47:00Z">
              <w:r w:rsidRPr="000F2A8E">
                <w:rPr>
                  <w:rFonts w:ascii="Calibri" w:hAnsi="Calibri" w:cs="Calibri"/>
                  <w:b/>
                  <w:bCs/>
                  <w:lang w:val="it-IT"/>
                  <w:rPrChange w:id="2327" w:author="Martina Nolletti" w:date="2021-02-07T11:54:00Z">
                    <w:rPr>
                      <w:rFonts w:ascii="Calibri" w:hAnsi="Calibri" w:cs="Calibri"/>
                      <w:lang w:val="it-IT"/>
                    </w:rPr>
                  </w:rPrChange>
                </w:rPr>
                <w:t>T10</w:t>
              </w:r>
            </w:ins>
          </w:p>
        </w:tc>
        <w:tc>
          <w:tcPr>
            <w:tcW w:w="2240" w:type="dxa"/>
            <w:shd w:val="clear" w:color="auto" w:fill="auto"/>
          </w:tcPr>
          <w:p w14:paraId="5F1E5309" w14:textId="02240D36" w:rsidR="000F2A8E" w:rsidRPr="005B4C1C" w:rsidRDefault="000F2A8E" w:rsidP="007B0C52">
            <w:pPr>
              <w:rPr>
                <w:ins w:id="2328" w:author="Martina Nolletti" w:date="2021-02-07T11:47:00Z"/>
                <w:rFonts w:ascii="Calibri" w:hAnsi="Calibri" w:cs="Calibri"/>
                <w:lang w:val="it-IT"/>
              </w:rPr>
            </w:pPr>
            <w:ins w:id="2329" w:author="Martina Nolletti" w:date="2021-02-07T11:52:00Z">
              <w:r w:rsidRPr="001735AD">
                <w:rPr>
                  <w:rFonts w:ascii="Calibri" w:hAnsi="Calibri" w:cs="Calibri"/>
                  <w:b/>
                  <w:bCs/>
                  <w:lang w:val="it-IT"/>
                </w:rPr>
                <w:t>Cancellazione di un evento dal Database</w:t>
              </w:r>
            </w:ins>
          </w:p>
        </w:tc>
        <w:tc>
          <w:tcPr>
            <w:tcW w:w="1029" w:type="dxa"/>
            <w:shd w:val="clear" w:color="auto" w:fill="auto"/>
          </w:tcPr>
          <w:p w14:paraId="29647529" w14:textId="63E1610A" w:rsidR="000F2A8E" w:rsidRPr="005B4C1C" w:rsidRDefault="00A42739" w:rsidP="007B0C52">
            <w:pPr>
              <w:jc w:val="center"/>
              <w:rPr>
                <w:ins w:id="2330" w:author="Martina Nolletti" w:date="2021-02-07T11:47:00Z"/>
                <w:rFonts w:ascii="Calibri" w:hAnsi="Calibri" w:cs="Calibri"/>
                <w:lang w:val="it-IT"/>
              </w:rPr>
            </w:pPr>
            <w:ins w:id="2331" w:author="Martina Nolletti" w:date="2021-02-07T15:45:00Z">
              <w:r w:rsidRPr="001735AD">
                <w:rPr>
                  <w:rFonts w:ascii="Calibri" w:hAnsi="Calibri" w:cs="Calibri"/>
                  <w:b/>
                  <w:bCs/>
                  <w:color w:val="00B050"/>
                  <w:lang w:val="it-IT"/>
                </w:rPr>
                <w:t>BASSA</w:t>
              </w:r>
            </w:ins>
          </w:p>
        </w:tc>
        <w:tc>
          <w:tcPr>
            <w:tcW w:w="1381" w:type="dxa"/>
            <w:shd w:val="clear" w:color="auto" w:fill="auto"/>
          </w:tcPr>
          <w:p w14:paraId="0DEF6729" w14:textId="5E114A59" w:rsidR="000F2A8E" w:rsidRPr="005B4C1C" w:rsidRDefault="00A42739" w:rsidP="007B0C52">
            <w:pPr>
              <w:jc w:val="center"/>
              <w:rPr>
                <w:ins w:id="2332" w:author="Martina Nolletti" w:date="2021-02-07T11:47:00Z"/>
                <w:rFonts w:ascii="Calibri" w:hAnsi="Calibri" w:cs="Calibri"/>
                <w:lang w:val="it-IT"/>
              </w:rPr>
            </w:pPr>
            <w:ins w:id="2333" w:author="Martina Nolletti" w:date="2021-02-07T15:45:00Z">
              <w:r w:rsidRPr="001735AD">
                <w:rPr>
                  <w:rFonts w:ascii="Calibri" w:hAnsi="Calibri" w:cs="Calibri"/>
                  <w:b/>
                  <w:bCs/>
                  <w:color w:val="FFC000"/>
                  <w:lang w:val="it-IT"/>
                </w:rPr>
                <w:t>MEDIA</w:t>
              </w:r>
            </w:ins>
          </w:p>
        </w:tc>
        <w:tc>
          <w:tcPr>
            <w:tcW w:w="1842" w:type="dxa"/>
          </w:tcPr>
          <w:p w14:paraId="34554B63" w14:textId="29631E96" w:rsidR="000F2A8E" w:rsidRPr="005B4C1C" w:rsidRDefault="00F00918" w:rsidP="007B0C52">
            <w:pPr>
              <w:jc w:val="center"/>
              <w:rPr>
                <w:ins w:id="2334" w:author="Martina Nolletti" w:date="2021-02-07T11:47:00Z"/>
                <w:rFonts w:ascii="Calibri" w:hAnsi="Calibri" w:cs="Calibri"/>
                <w:lang w:val="it-IT"/>
              </w:rPr>
            </w:pPr>
            <w:ins w:id="2335" w:author="Martina Nolletti" w:date="2021-02-07T15:56:00Z">
              <w:r w:rsidRPr="00922D9A">
                <w:rPr>
                  <w:rFonts w:ascii="Calibri" w:hAnsi="Calibri" w:cs="Calibri"/>
                  <w:b/>
                  <w:bCs/>
                  <w:lang w:val="it-IT"/>
                </w:rPr>
                <w:t>T2</w:t>
              </w:r>
            </w:ins>
          </w:p>
        </w:tc>
        <w:tc>
          <w:tcPr>
            <w:tcW w:w="1377" w:type="dxa"/>
          </w:tcPr>
          <w:p w14:paraId="4739F758" w14:textId="05334671" w:rsidR="000F2A8E" w:rsidRPr="00171CEE" w:rsidRDefault="0061051B" w:rsidP="007B0C52">
            <w:pPr>
              <w:jc w:val="center"/>
              <w:rPr>
                <w:ins w:id="2336" w:author="Martina Nolletti" w:date="2021-02-07T11:47:00Z"/>
                <w:rFonts w:ascii="Calibri" w:hAnsi="Calibri" w:cs="Calibri"/>
                <w:b/>
                <w:bCs/>
                <w:lang w:val="it-IT"/>
                <w:rPrChange w:id="2337" w:author="Martina Nolletti" w:date="2021-02-07T16:03:00Z">
                  <w:rPr>
                    <w:ins w:id="2338" w:author="Martina Nolletti" w:date="2021-02-07T11:47:00Z"/>
                    <w:rFonts w:ascii="Calibri" w:hAnsi="Calibri" w:cs="Calibri"/>
                    <w:lang w:val="it-IT"/>
                  </w:rPr>
                </w:rPrChange>
              </w:rPr>
            </w:pPr>
            <w:ins w:id="2339" w:author="Martina Nolletti" w:date="2021-02-07T16:01:00Z">
              <w:r w:rsidRPr="00171CEE">
                <w:rPr>
                  <w:rFonts w:ascii="Calibri" w:hAnsi="Calibri" w:cs="Calibri"/>
                  <w:b/>
                  <w:bCs/>
                  <w:lang w:val="it-IT"/>
                  <w:rPrChange w:id="2340" w:author="Martina Nolletti" w:date="2021-02-07T16:03:00Z">
                    <w:rPr>
                      <w:rFonts w:ascii="Calibri" w:hAnsi="Calibri" w:cs="Calibri"/>
                      <w:lang w:val="it-IT"/>
                    </w:rPr>
                  </w:rPrChange>
                </w:rPr>
                <w:t>45</w:t>
              </w:r>
            </w:ins>
          </w:p>
        </w:tc>
      </w:tr>
      <w:tr w:rsidR="000F2A8E" w:rsidRPr="000F2A8E" w14:paraId="6F406922" w14:textId="77777777" w:rsidTr="007B0C52">
        <w:trPr>
          <w:ins w:id="2341" w:author="Martina Nolletti" w:date="2021-02-07T11:47:00Z"/>
        </w:trPr>
        <w:tc>
          <w:tcPr>
            <w:tcW w:w="987" w:type="dxa"/>
            <w:shd w:val="clear" w:color="auto" w:fill="auto"/>
          </w:tcPr>
          <w:p w14:paraId="54AC4A27" w14:textId="6DBB143D" w:rsidR="000F2A8E" w:rsidRPr="000F2A8E" w:rsidRDefault="000F2A8E" w:rsidP="007B0C52">
            <w:pPr>
              <w:rPr>
                <w:ins w:id="2342" w:author="Martina Nolletti" w:date="2021-02-07T11:47:00Z"/>
                <w:rFonts w:ascii="Calibri" w:hAnsi="Calibri" w:cs="Calibri"/>
                <w:b/>
                <w:bCs/>
                <w:lang w:val="it-IT"/>
                <w:rPrChange w:id="2343" w:author="Martina Nolletti" w:date="2021-02-07T11:54:00Z">
                  <w:rPr>
                    <w:ins w:id="2344" w:author="Martina Nolletti" w:date="2021-02-07T11:47:00Z"/>
                    <w:rFonts w:ascii="Calibri" w:hAnsi="Calibri" w:cs="Calibri"/>
                    <w:lang w:val="it-IT"/>
                  </w:rPr>
                </w:rPrChange>
              </w:rPr>
            </w:pPr>
            <w:ins w:id="2345" w:author="Martina Nolletti" w:date="2021-02-07T11:47:00Z">
              <w:r w:rsidRPr="000F2A8E">
                <w:rPr>
                  <w:rFonts w:ascii="Calibri" w:hAnsi="Calibri" w:cs="Calibri"/>
                  <w:b/>
                  <w:bCs/>
                  <w:lang w:val="it-IT"/>
                  <w:rPrChange w:id="2346" w:author="Martina Nolletti" w:date="2021-02-07T11:54:00Z">
                    <w:rPr>
                      <w:rFonts w:ascii="Calibri" w:hAnsi="Calibri" w:cs="Calibri"/>
                      <w:lang w:val="it-IT"/>
                    </w:rPr>
                  </w:rPrChange>
                </w:rPr>
                <w:t>T11</w:t>
              </w:r>
            </w:ins>
          </w:p>
        </w:tc>
        <w:tc>
          <w:tcPr>
            <w:tcW w:w="2240" w:type="dxa"/>
            <w:shd w:val="clear" w:color="auto" w:fill="auto"/>
          </w:tcPr>
          <w:p w14:paraId="70A58CBC" w14:textId="108BF653" w:rsidR="000F2A8E" w:rsidRPr="005B4C1C" w:rsidRDefault="000F2A8E" w:rsidP="007B0C52">
            <w:pPr>
              <w:rPr>
                <w:ins w:id="2347" w:author="Martina Nolletti" w:date="2021-02-07T11:47:00Z"/>
                <w:rFonts w:ascii="Calibri" w:hAnsi="Calibri" w:cs="Calibri"/>
                <w:lang w:val="it-IT"/>
              </w:rPr>
            </w:pPr>
            <w:ins w:id="2348" w:author="Martina Nolletti" w:date="2021-02-07T11:51:00Z">
              <w:r w:rsidRPr="001735AD">
                <w:rPr>
                  <w:rFonts w:ascii="Calibri" w:hAnsi="Calibri" w:cs="Calibri"/>
                  <w:b/>
                  <w:bCs/>
                  <w:lang w:val="it-IT"/>
                </w:rPr>
                <w:t>Aggiornamento del Database dopo eventuali modifiche agli utenti</w:t>
              </w:r>
            </w:ins>
          </w:p>
        </w:tc>
        <w:tc>
          <w:tcPr>
            <w:tcW w:w="1029" w:type="dxa"/>
            <w:shd w:val="clear" w:color="auto" w:fill="auto"/>
          </w:tcPr>
          <w:p w14:paraId="1A150EF2" w14:textId="585E23C7" w:rsidR="000F2A8E" w:rsidRPr="005B4C1C" w:rsidRDefault="00A42739" w:rsidP="007B0C52">
            <w:pPr>
              <w:jc w:val="center"/>
              <w:rPr>
                <w:ins w:id="2349" w:author="Martina Nolletti" w:date="2021-02-07T11:47:00Z"/>
                <w:rFonts w:ascii="Calibri" w:hAnsi="Calibri" w:cs="Calibri"/>
                <w:lang w:val="it-IT"/>
              </w:rPr>
            </w:pPr>
            <w:ins w:id="2350" w:author="Martina Nolletti" w:date="2021-02-07T15:46:00Z">
              <w:r w:rsidRPr="001735AD">
                <w:rPr>
                  <w:rFonts w:ascii="Calibri" w:hAnsi="Calibri" w:cs="Calibri"/>
                  <w:b/>
                  <w:bCs/>
                  <w:color w:val="FFC000"/>
                  <w:lang w:val="it-IT"/>
                </w:rPr>
                <w:t>MEDIA</w:t>
              </w:r>
            </w:ins>
          </w:p>
        </w:tc>
        <w:tc>
          <w:tcPr>
            <w:tcW w:w="1381" w:type="dxa"/>
            <w:shd w:val="clear" w:color="auto" w:fill="auto"/>
          </w:tcPr>
          <w:p w14:paraId="34EB1D20" w14:textId="1F87961D" w:rsidR="000F2A8E" w:rsidRPr="005B4C1C" w:rsidRDefault="00A42739" w:rsidP="007B0C52">
            <w:pPr>
              <w:jc w:val="center"/>
              <w:rPr>
                <w:ins w:id="2351" w:author="Martina Nolletti" w:date="2021-02-07T11:47:00Z"/>
                <w:rFonts w:ascii="Calibri" w:hAnsi="Calibri" w:cs="Calibri"/>
                <w:lang w:val="it-IT"/>
              </w:rPr>
            </w:pPr>
            <w:ins w:id="2352" w:author="Martina Nolletti" w:date="2021-02-07T15:46:00Z">
              <w:r w:rsidRPr="001735AD">
                <w:rPr>
                  <w:rFonts w:ascii="Calibri" w:hAnsi="Calibri" w:cs="Calibri"/>
                  <w:b/>
                  <w:bCs/>
                  <w:color w:val="FF0000"/>
                  <w:lang w:val="it-IT"/>
                </w:rPr>
                <w:t>ALTA</w:t>
              </w:r>
            </w:ins>
          </w:p>
        </w:tc>
        <w:tc>
          <w:tcPr>
            <w:tcW w:w="1842" w:type="dxa"/>
          </w:tcPr>
          <w:p w14:paraId="3AC92BD8" w14:textId="4559ADA2" w:rsidR="000F2A8E" w:rsidRPr="005B4C1C" w:rsidRDefault="00F00918" w:rsidP="007B0C52">
            <w:pPr>
              <w:jc w:val="center"/>
              <w:rPr>
                <w:ins w:id="2353" w:author="Martina Nolletti" w:date="2021-02-07T11:47:00Z"/>
                <w:rFonts w:ascii="Calibri" w:hAnsi="Calibri" w:cs="Calibri"/>
                <w:lang w:val="it-IT"/>
              </w:rPr>
            </w:pPr>
            <w:ins w:id="2354" w:author="Martina Nolletti" w:date="2021-02-07T15:57:00Z">
              <w:r w:rsidRPr="00922D9A">
                <w:rPr>
                  <w:rFonts w:ascii="Calibri" w:hAnsi="Calibri" w:cs="Calibri"/>
                  <w:b/>
                  <w:bCs/>
                  <w:lang w:val="it-IT"/>
                </w:rPr>
                <w:t>T4</w:t>
              </w:r>
              <w:r>
                <w:rPr>
                  <w:rFonts w:ascii="Calibri" w:hAnsi="Calibri" w:cs="Calibri"/>
                  <w:b/>
                  <w:bCs/>
                  <w:lang w:val="it-IT"/>
                </w:rPr>
                <w:t>, T5</w:t>
              </w:r>
            </w:ins>
          </w:p>
        </w:tc>
        <w:tc>
          <w:tcPr>
            <w:tcW w:w="1377" w:type="dxa"/>
          </w:tcPr>
          <w:p w14:paraId="52A3C16E" w14:textId="102137AC" w:rsidR="000F2A8E" w:rsidRPr="00171CEE" w:rsidRDefault="0061051B" w:rsidP="007B0C52">
            <w:pPr>
              <w:jc w:val="center"/>
              <w:rPr>
                <w:ins w:id="2355" w:author="Martina Nolletti" w:date="2021-02-07T11:47:00Z"/>
                <w:rFonts w:ascii="Calibri" w:hAnsi="Calibri" w:cs="Calibri"/>
                <w:b/>
                <w:bCs/>
                <w:lang w:val="it-IT"/>
                <w:rPrChange w:id="2356" w:author="Martina Nolletti" w:date="2021-02-07T16:03:00Z">
                  <w:rPr>
                    <w:ins w:id="2357" w:author="Martina Nolletti" w:date="2021-02-07T11:47:00Z"/>
                    <w:rFonts w:ascii="Calibri" w:hAnsi="Calibri" w:cs="Calibri"/>
                    <w:lang w:val="it-IT"/>
                  </w:rPr>
                </w:rPrChange>
              </w:rPr>
            </w:pPr>
            <w:ins w:id="2358" w:author="Martina Nolletti" w:date="2021-02-07T16:01:00Z">
              <w:r w:rsidRPr="00171CEE">
                <w:rPr>
                  <w:rFonts w:ascii="Calibri" w:hAnsi="Calibri" w:cs="Calibri"/>
                  <w:b/>
                  <w:bCs/>
                  <w:lang w:val="it-IT"/>
                  <w:rPrChange w:id="2359" w:author="Martina Nolletti" w:date="2021-02-07T16:03:00Z">
                    <w:rPr>
                      <w:rFonts w:ascii="Calibri" w:hAnsi="Calibri" w:cs="Calibri"/>
                      <w:lang w:val="it-IT"/>
                    </w:rPr>
                  </w:rPrChange>
                </w:rPr>
                <w:t>210</w:t>
              </w:r>
            </w:ins>
          </w:p>
        </w:tc>
      </w:tr>
      <w:tr w:rsidR="000F2A8E" w:rsidRPr="000F2A8E" w14:paraId="7CF044CE" w14:textId="77777777" w:rsidTr="007B0C52">
        <w:trPr>
          <w:ins w:id="2360" w:author="Martina Nolletti" w:date="2021-02-07T11:47:00Z"/>
        </w:trPr>
        <w:tc>
          <w:tcPr>
            <w:tcW w:w="987" w:type="dxa"/>
            <w:shd w:val="clear" w:color="auto" w:fill="auto"/>
          </w:tcPr>
          <w:p w14:paraId="150E24D5" w14:textId="6D07CEF2" w:rsidR="000F2A8E" w:rsidRPr="000F2A8E" w:rsidRDefault="000F2A8E" w:rsidP="007B0C52">
            <w:pPr>
              <w:rPr>
                <w:ins w:id="2361" w:author="Martina Nolletti" w:date="2021-02-07T11:47:00Z"/>
                <w:rFonts w:ascii="Calibri" w:hAnsi="Calibri" w:cs="Calibri"/>
                <w:b/>
                <w:bCs/>
                <w:lang w:val="it-IT"/>
                <w:rPrChange w:id="2362" w:author="Martina Nolletti" w:date="2021-02-07T11:54:00Z">
                  <w:rPr>
                    <w:ins w:id="2363" w:author="Martina Nolletti" w:date="2021-02-07T11:47:00Z"/>
                    <w:rFonts w:ascii="Calibri" w:hAnsi="Calibri" w:cs="Calibri"/>
                    <w:lang w:val="it-IT"/>
                  </w:rPr>
                </w:rPrChange>
              </w:rPr>
            </w:pPr>
            <w:ins w:id="2364" w:author="Martina Nolletti" w:date="2021-02-07T11:47:00Z">
              <w:r w:rsidRPr="000F2A8E">
                <w:rPr>
                  <w:rFonts w:ascii="Calibri" w:hAnsi="Calibri" w:cs="Calibri"/>
                  <w:b/>
                  <w:bCs/>
                  <w:lang w:val="it-IT"/>
                  <w:rPrChange w:id="2365" w:author="Martina Nolletti" w:date="2021-02-07T11:54:00Z">
                    <w:rPr>
                      <w:rFonts w:ascii="Calibri" w:hAnsi="Calibri" w:cs="Calibri"/>
                      <w:lang w:val="it-IT"/>
                    </w:rPr>
                  </w:rPrChange>
                </w:rPr>
                <w:t>T</w:t>
              </w:r>
            </w:ins>
            <w:ins w:id="2366" w:author="Martina Nolletti" w:date="2021-02-07T11:48:00Z">
              <w:r w:rsidRPr="000F2A8E">
                <w:rPr>
                  <w:rFonts w:ascii="Calibri" w:hAnsi="Calibri" w:cs="Calibri"/>
                  <w:b/>
                  <w:bCs/>
                  <w:lang w:val="it-IT"/>
                  <w:rPrChange w:id="2367" w:author="Martina Nolletti" w:date="2021-02-07T11:54:00Z">
                    <w:rPr>
                      <w:rFonts w:ascii="Calibri" w:hAnsi="Calibri" w:cs="Calibri"/>
                      <w:lang w:val="it-IT"/>
                    </w:rPr>
                  </w:rPrChange>
                </w:rPr>
                <w:t>12</w:t>
              </w:r>
            </w:ins>
          </w:p>
        </w:tc>
        <w:tc>
          <w:tcPr>
            <w:tcW w:w="2240" w:type="dxa"/>
            <w:shd w:val="clear" w:color="auto" w:fill="auto"/>
          </w:tcPr>
          <w:p w14:paraId="5AA7AD02" w14:textId="2114FC69" w:rsidR="000F2A8E" w:rsidRPr="005B4C1C" w:rsidRDefault="000F2A8E" w:rsidP="007B0C52">
            <w:pPr>
              <w:rPr>
                <w:ins w:id="2368" w:author="Martina Nolletti" w:date="2021-02-07T11:47:00Z"/>
                <w:rFonts w:ascii="Calibri" w:hAnsi="Calibri" w:cs="Calibri"/>
                <w:lang w:val="it-IT"/>
              </w:rPr>
            </w:pPr>
            <w:ins w:id="2369" w:author="Martina Nolletti" w:date="2021-02-07T11:51: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w:t>
              </w:r>
            </w:ins>
          </w:p>
        </w:tc>
        <w:tc>
          <w:tcPr>
            <w:tcW w:w="1029" w:type="dxa"/>
            <w:shd w:val="clear" w:color="auto" w:fill="auto"/>
          </w:tcPr>
          <w:p w14:paraId="6DA51751" w14:textId="43BF5702" w:rsidR="000F2A8E" w:rsidRPr="005B4C1C" w:rsidRDefault="00A42739" w:rsidP="007B0C52">
            <w:pPr>
              <w:jc w:val="center"/>
              <w:rPr>
                <w:ins w:id="2370" w:author="Martina Nolletti" w:date="2021-02-07T11:47:00Z"/>
                <w:rFonts w:ascii="Calibri" w:hAnsi="Calibri" w:cs="Calibri"/>
                <w:lang w:val="it-IT"/>
              </w:rPr>
            </w:pPr>
            <w:ins w:id="2371" w:author="Martina Nolletti" w:date="2021-02-07T15:46:00Z">
              <w:r w:rsidRPr="001735AD">
                <w:rPr>
                  <w:rFonts w:ascii="Calibri" w:hAnsi="Calibri" w:cs="Calibri"/>
                  <w:b/>
                  <w:bCs/>
                  <w:color w:val="FFC000"/>
                  <w:lang w:val="it-IT"/>
                </w:rPr>
                <w:t>MEDIA</w:t>
              </w:r>
            </w:ins>
          </w:p>
        </w:tc>
        <w:tc>
          <w:tcPr>
            <w:tcW w:w="1381" w:type="dxa"/>
            <w:shd w:val="clear" w:color="auto" w:fill="auto"/>
          </w:tcPr>
          <w:p w14:paraId="717C6659" w14:textId="1E79B0DC" w:rsidR="000F2A8E" w:rsidRPr="005B4C1C" w:rsidRDefault="00A42739" w:rsidP="007B0C52">
            <w:pPr>
              <w:jc w:val="center"/>
              <w:rPr>
                <w:ins w:id="2372" w:author="Martina Nolletti" w:date="2021-02-07T11:47:00Z"/>
                <w:rFonts w:ascii="Calibri" w:hAnsi="Calibri" w:cs="Calibri"/>
                <w:lang w:val="it-IT"/>
              </w:rPr>
            </w:pPr>
            <w:ins w:id="2373" w:author="Martina Nolletti" w:date="2021-02-07T15:46:00Z">
              <w:r w:rsidRPr="001735AD">
                <w:rPr>
                  <w:rFonts w:ascii="Calibri" w:hAnsi="Calibri" w:cs="Calibri"/>
                  <w:b/>
                  <w:bCs/>
                  <w:color w:val="FFC000"/>
                  <w:lang w:val="it-IT"/>
                </w:rPr>
                <w:t>MEDIA</w:t>
              </w:r>
            </w:ins>
          </w:p>
        </w:tc>
        <w:tc>
          <w:tcPr>
            <w:tcW w:w="1842" w:type="dxa"/>
          </w:tcPr>
          <w:p w14:paraId="4C6F6223" w14:textId="747E9E3A" w:rsidR="000F2A8E" w:rsidRPr="005B4C1C" w:rsidRDefault="00F00918" w:rsidP="007B0C52">
            <w:pPr>
              <w:jc w:val="center"/>
              <w:rPr>
                <w:ins w:id="2374" w:author="Martina Nolletti" w:date="2021-02-07T11:47:00Z"/>
                <w:rFonts w:ascii="Calibri" w:hAnsi="Calibri" w:cs="Calibri"/>
                <w:lang w:val="it-IT"/>
              </w:rPr>
            </w:pPr>
            <w:ins w:id="2375" w:author="Martina Nolletti" w:date="2021-02-07T15:58:00Z">
              <w:r w:rsidRPr="00922D9A">
                <w:rPr>
                  <w:rFonts w:ascii="Calibri" w:hAnsi="Calibri" w:cs="Calibri"/>
                  <w:b/>
                  <w:bCs/>
                  <w:lang w:val="it-IT"/>
                </w:rPr>
                <w:t>T6</w:t>
              </w:r>
            </w:ins>
          </w:p>
        </w:tc>
        <w:tc>
          <w:tcPr>
            <w:tcW w:w="1377" w:type="dxa"/>
          </w:tcPr>
          <w:p w14:paraId="6814B1A7" w14:textId="69493696" w:rsidR="000F2A8E" w:rsidRPr="00171CEE" w:rsidRDefault="0061051B" w:rsidP="007B0C52">
            <w:pPr>
              <w:jc w:val="center"/>
              <w:rPr>
                <w:ins w:id="2376" w:author="Martina Nolletti" w:date="2021-02-07T11:47:00Z"/>
                <w:rFonts w:ascii="Calibri" w:hAnsi="Calibri" w:cs="Calibri"/>
                <w:b/>
                <w:bCs/>
                <w:lang w:val="it-IT"/>
                <w:rPrChange w:id="2377" w:author="Martina Nolletti" w:date="2021-02-07T16:03:00Z">
                  <w:rPr>
                    <w:ins w:id="2378" w:author="Martina Nolletti" w:date="2021-02-07T11:47:00Z"/>
                    <w:rFonts w:ascii="Calibri" w:hAnsi="Calibri" w:cs="Calibri"/>
                    <w:lang w:val="it-IT"/>
                  </w:rPr>
                </w:rPrChange>
              </w:rPr>
            </w:pPr>
            <w:ins w:id="2379" w:author="Martina Nolletti" w:date="2021-02-07T16:01:00Z">
              <w:r w:rsidRPr="00171CEE">
                <w:rPr>
                  <w:rFonts w:ascii="Calibri" w:hAnsi="Calibri" w:cs="Calibri"/>
                  <w:b/>
                  <w:bCs/>
                  <w:lang w:val="it-IT"/>
                  <w:rPrChange w:id="2380" w:author="Martina Nolletti" w:date="2021-02-07T16:03:00Z">
                    <w:rPr>
                      <w:rFonts w:ascii="Calibri" w:hAnsi="Calibri" w:cs="Calibri"/>
                      <w:lang w:val="it-IT"/>
                    </w:rPr>
                  </w:rPrChange>
                </w:rPr>
                <w:t>90</w:t>
              </w:r>
            </w:ins>
          </w:p>
        </w:tc>
      </w:tr>
      <w:tr w:rsidR="000F2A8E" w:rsidRPr="000F2A8E" w14:paraId="43205D10" w14:textId="77777777" w:rsidTr="007B0C52">
        <w:trPr>
          <w:ins w:id="2381" w:author="Martina Nolletti" w:date="2021-02-07T11:47:00Z"/>
        </w:trPr>
        <w:tc>
          <w:tcPr>
            <w:tcW w:w="987" w:type="dxa"/>
            <w:shd w:val="clear" w:color="auto" w:fill="auto"/>
          </w:tcPr>
          <w:p w14:paraId="288C9DAE" w14:textId="2B5CBBF9" w:rsidR="000F2A8E" w:rsidRPr="000F2A8E" w:rsidRDefault="000F2A8E" w:rsidP="007B0C52">
            <w:pPr>
              <w:rPr>
                <w:ins w:id="2382" w:author="Martina Nolletti" w:date="2021-02-07T11:47:00Z"/>
                <w:rFonts w:ascii="Calibri" w:hAnsi="Calibri" w:cs="Calibri"/>
                <w:b/>
                <w:bCs/>
                <w:lang w:val="it-IT"/>
                <w:rPrChange w:id="2383" w:author="Martina Nolletti" w:date="2021-02-07T11:54:00Z">
                  <w:rPr>
                    <w:ins w:id="2384" w:author="Martina Nolletti" w:date="2021-02-07T11:47:00Z"/>
                    <w:rFonts w:ascii="Calibri" w:hAnsi="Calibri" w:cs="Calibri"/>
                    <w:lang w:val="it-IT"/>
                  </w:rPr>
                </w:rPrChange>
              </w:rPr>
            </w:pPr>
            <w:ins w:id="2385" w:author="Martina Nolletti" w:date="2021-02-07T11:48:00Z">
              <w:r w:rsidRPr="000F2A8E">
                <w:rPr>
                  <w:rFonts w:ascii="Calibri" w:hAnsi="Calibri" w:cs="Calibri"/>
                  <w:b/>
                  <w:bCs/>
                  <w:lang w:val="it-IT"/>
                  <w:rPrChange w:id="2386" w:author="Martina Nolletti" w:date="2021-02-07T11:54:00Z">
                    <w:rPr>
                      <w:rFonts w:ascii="Calibri" w:hAnsi="Calibri" w:cs="Calibri"/>
                      <w:lang w:val="it-IT"/>
                    </w:rPr>
                  </w:rPrChange>
                </w:rPr>
                <w:t>T13</w:t>
              </w:r>
            </w:ins>
          </w:p>
        </w:tc>
        <w:tc>
          <w:tcPr>
            <w:tcW w:w="2240" w:type="dxa"/>
            <w:shd w:val="clear" w:color="auto" w:fill="auto"/>
          </w:tcPr>
          <w:p w14:paraId="44F82C5D" w14:textId="77777777" w:rsidR="000F2A8E" w:rsidRPr="001735AD" w:rsidRDefault="000F2A8E">
            <w:pPr>
              <w:rPr>
                <w:ins w:id="2387" w:author="Martina Nolletti" w:date="2021-02-07T11:51:00Z"/>
                <w:rFonts w:ascii="Calibri" w:hAnsi="Calibri" w:cs="Calibri"/>
                <w:b/>
                <w:bCs/>
                <w:lang w:val="it-IT"/>
              </w:rPr>
              <w:pPrChange w:id="2388" w:author="Martina Nolletti" w:date="2021-02-07T11:51:00Z">
                <w:pPr>
                  <w:numPr>
                    <w:numId w:val="67"/>
                  </w:numPr>
                  <w:ind w:left="720" w:hanging="360"/>
                </w:pPr>
              </w:pPrChange>
            </w:pPr>
            <w:ins w:id="2389" w:author="Martina Nolletti" w:date="2021-02-07T11:51:00Z">
              <w:r w:rsidRPr="001735AD">
                <w:rPr>
                  <w:rFonts w:ascii="Calibri" w:hAnsi="Calibri" w:cs="Calibri"/>
                  <w:b/>
                  <w:bCs/>
                  <w:lang w:val="it-IT"/>
                </w:rPr>
                <w:t>Cancellazione di una prenotazione dal Database</w:t>
              </w:r>
            </w:ins>
          </w:p>
          <w:p w14:paraId="3589E604" w14:textId="77777777" w:rsidR="000F2A8E" w:rsidRPr="005B4C1C" w:rsidRDefault="000F2A8E" w:rsidP="007B0C52">
            <w:pPr>
              <w:rPr>
                <w:ins w:id="2390" w:author="Martina Nolletti" w:date="2021-02-07T11:47:00Z"/>
                <w:rFonts w:ascii="Calibri" w:hAnsi="Calibri" w:cs="Calibri"/>
                <w:lang w:val="it-IT"/>
              </w:rPr>
            </w:pPr>
          </w:p>
        </w:tc>
        <w:tc>
          <w:tcPr>
            <w:tcW w:w="1029" w:type="dxa"/>
            <w:shd w:val="clear" w:color="auto" w:fill="auto"/>
          </w:tcPr>
          <w:p w14:paraId="0649FE13" w14:textId="04D06E38" w:rsidR="000F2A8E" w:rsidRPr="005B4C1C" w:rsidRDefault="00A42739" w:rsidP="007B0C52">
            <w:pPr>
              <w:jc w:val="center"/>
              <w:rPr>
                <w:ins w:id="2391" w:author="Martina Nolletti" w:date="2021-02-07T11:47:00Z"/>
                <w:rFonts w:ascii="Calibri" w:hAnsi="Calibri" w:cs="Calibri"/>
                <w:lang w:val="it-IT"/>
              </w:rPr>
            </w:pPr>
            <w:ins w:id="2392" w:author="Martina Nolletti" w:date="2021-02-07T15:46:00Z">
              <w:r w:rsidRPr="001735AD">
                <w:rPr>
                  <w:rFonts w:ascii="Calibri" w:hAnsi="Calibri" w:cs="Calibri"/>
                  <w:b/>
                  <w:bCs/>
                  <w:color w:val="00B050"/>
                  <w:lang w:val="it-IT"/>
                </w:rPr>
                <w:lastRenderedPageBreak/>
                <w:t>BASSA</w:t>
              </w:r>
            </w:ins>
          </w:p>
        </w:tc>
        <w:tc>
          <w:tcPr>
            <w:tcW w:w="1381" w:type="dxa"/>
            <w:shd w:val="clear" w:color="auto" w:fill="auto"/>
          </w:tcPr>
          <w:p w14:paraId="5FA4D17A" w14:textId="4B2111CA" w:rsidR="000F2A8E" w:rsidRPr="005B4C1C" w:rsidRDefault="00A42739" w:rsidP="007B0C52">
            <w:pPr>
              <w:jc w:val="center"/>
              <w:rPr>
                <w:ins w:id="2393" w:author="Martina Nolletti" w:date="2021-02-07T11:47:00Z"/>
                <w:rFonts w:ascii="Calibri" w:hAnsi="Calibri" w:cs="Calibri"/>
                <w:lang w:val="it-IT"/>
              </w:rPr>
            </w:pPr>
            <w:ins w:id="2394" w:author="Martina Nolletti" w:date="2021-02-07T15:46:00Z">
              <w:r w:rsidRPr="001735AD">
                <w:rPr>
                  <w:rFonts w:ascii="Calibri" w:hAnsi="Calibri" w:cs="Calibri"/>
                  <w:b/>
                  <w:bCs/>
                  <w:color w:val="00B050"/>
                  <w:lang w:val="it-IT"/>
                </w:rPr>
                <w:t>BASSA</w:t>
              </w:r>
            </w:ins>
          </w:p>
        </w:tc>
        <w:tc>
          <w:tcPr>
            <w:tcW w:w="1842" w:type="dxa"/>
          </w:tcPr>
          <w:p w14:paraId="51052676" w14:textId="05A58DAA" w:rsidR="000F2A8E" w:rsidRPr="005B4C1C" w:rsidRDefault="00F00918" w:rsidP="007B0C52">
            <w:pPr>
              <w:jc w:val="center"/>
              <w:rPr>
                <w:ins w:id="2395" w:author="Martina Nolletti" w:date="2021-02-07T11:47:00Z"/>
                <w:rFonts w:ascii="Calibri" w:hAnsi="Calibri" w:cs="Calibri"/>
                <w:lang w:val="it-IT"/>
              </w:rPr>
            </w:pPr>
            <w:ins w:id="2396" w:author="Martina Nolletti" w:date="2021-02-07T15:58:00Z">
              <w:r w:rsidRPr="00922D9A">
                <w:rPr>
                  <w:rFonts w:ascii="Calibri" w:hAnsi="Calibri" w:cs="Calibri"/>
                  <w:b/>
                  <w:bCs/>
                  <w:lang w:val="it-IT"/>
                </w:rPr>
                <w:t>T8</w:t>
              </w:r>
            </w:ins>
          </w:p>
        </w:tc>
        <w:tc>
          <w:tcPr>
            <w:tcW w:w="1377" w:type="dxa"/>
          </w:tcPr>
          <w:p w14:paraId="4DA16158" w14:textId="399DEC8B" w:rsidR="000F2A8E" w:rsidRPr="00171CEE" w:rsidRDefault="0061051B" w:rsidP="007B0C52">
            <w:pPr>
              <w:jc w:val="center"/>
              <w:rPr>
                <w:ins w:id="2397" w:author="Martina Nolletti" w:date="2021-02-07T11:47:00Z"/>
                <w:rFonts w:ascii="Calibri" w:hAnsi="Calibri" w:cs="Calibri"/>
                <w:b/>
                <w:bCs/>
                <w:lang w:val="it-IT"/>
                <w:rPrChange w:id="2398" w:author="Martina Nolletti" w:date="2021-02-07T16:03:00Z">
                  <w:rPr>
                    <w:ins w:id="2399" w:author="Martina Nolletti" w:date="2021-02-07T11:47:00Z"/>
                    <w:rFonts w:ascii="Calibri" w:hAnsi="Calibri" w:cs="Calibri"/>
                    <w:lang w:val="it-IT"/>
                  </w:rPr>
                </w:rPrChange>
              </w:rPr>
            </w:pPr>
            <w:ins w:id="2400" w:author="Martina Nolletti" w:date="2021-02-07T16:02:00Z">
              <w:r w:rsidRPr="00171CEE">
                <w:rPr>
                  <w:rFonts w:ascii="Calibri" w:hAnsi="Calibri" w:cs="Calibri"/>
                  <w:b/>
                  <w:bCs/>
                  <w:lang w:val="it-IT"/>
                  <w:rPrChange w:id="2401" w:author="Martina Nolletti" w:date="2021-02-07T16:03:00Z">
                    <w:rPr>
                      <w:rFonts w:ascii="Calibri" w:hAnsi="Calibri" w:cs="Calibri"/>
                      <w:lang w:val="it-IT"/>
                    </w:rPr>
                  </w:rPrChange>
                </w:rPr>
                <w:t>45</w:t>
              </w:r>
            </w:ins>
          </w:p>
        </w:tc>
      </w:tr>
      <w:tr w:rsidR="000F2A8E" w:rsidRPr="000F2A8E" w14:paraId="751F7B8C" w14:textId="77777777" w:rsidTr="007B0C52">
        <w:trPr>
          <w:ins w:id="2402" w:author="Martina Nolletti" w:date="2021-02-07T11:47:00Z"/>
        </w:trPr>
        <w:tc>
          <w:tcPr>
            <w:tcW w:w="987" w:type="dxa"/>
            <w:shd w:val="clear" w:color="auto" w:fill="auto"/>
          </w:tcPr>
          <w:p w14:paraId="4B9EFE76" w14:textId="5DFC0EF0" w:rsidR="000F2A8E" w:rsidRPr="000F2A8E" w:rsidRDefault="000F2A8E" w:rsidP="007B0C52">
            <w:pPr>
              <w:rPr>
                <w:ins w:id="2403" w:author="Martina Nolletti" w:date="2021-02-07T11:47:00Z"/>
                <w:rFonts w:ascii="Calibri" w:hAnsi="Calibri" w:cs="Calibri"/>
                <w:b/>
                <w:bCs/>
                <w:lang w:val="it-IT"/>
                <w:rPrChange w:id="2404" w:author="Martina Nolletti" w:date="2021-02-07T11:54:00Z">
                  <w:rPr>
                    <w:ins w:id="2405" w:author="Martina Nolletti" w:date="2021-02-07T11:47:00Z"/>
                    <w:rFonts w:ascii="Calibri" w:hAnsi="Calibri" w:cs="Calibri"/>
                    <w:lang w:val="it-IT"/>
                  </w:rPr>
                </w:rPrChange>
              </w:rPr>
            </w:pPr>
            <w:ins w:id="2406" w:author="Martina Nolletti" w:date="2021-02-07T11:48:00Z">
              <w:r w:rsidRPr="000F2A8E">
                <w:rPr>
                  <w:rFonts w:ascii="Calibri" w:hAnsi="Calibri" w:cs="Calibri"/>
                  <w:b/>
                  <w:bCs/>
                  <w:lang w:val="it-IT"/>
                  <w:rPrChange w:id="2407" w:author="Martina Nolletti" w:date="2021-02-07T11:54:00Z">
                    <w:rPr>
                      <w:rFonts w:ascii="Calibri" w:hAnsi="Calibri" w:cs="Calibri"/>
                      <w:lang w:val="it-IT"/>
                    </w:rPr>
                  </w:rPrChange>
                </w:rPr>
                <w:t>T14</w:t>
              </w:r>
            </w:ins>
          </w:p>
        </w:tc>
        <w:tc>
          <w:tcPr>
            <w:tcW w:w="2240" w:type="dxa"/>
            <w:shd w:val="clear" w:color="auto" w:fill="auto"/>
          </w:tcPr>
          <w:p w14:paraId="2D94D1EE" w14:textId="4305A111" w:rsidR="000F2A8E" w:rsidRPr="005B4C1C" w:rsidRDefault="000F2A8E" w:rsidP="007B0C52">
            <w:pPr>
              <w:rPr>
                <w:ins w:id="2408" w:author="Martina Nolletti" w:date="2021-02-07T11:47:00Z"/>
                <w:rFonts w:ascii="Calibri" w:hAnsi="Calibri" w:cs="Calibri"/>
                <w:lang w:val="it-IT"/>
              </w:rPr>
            </w:pPr>
            <w:ins w:id="2409" w:author="Martina Nolletti" w:date="2021-02-07T11:51: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ins>
          </w:p>
        </w:tc>
        <w:tc>
          <w:tcPr>
            <w:tcW w:w="1029" w:type="dxa"/>
            <w:shd w:val="clear" w:color="auto" w:fill="auto"/>
          </w:tcPr>
          <w:p w14:paraId="414661DD" w14:textId="2C0B014D" w:rsidR="000F2A8E" w:rsidRPr="005B4C1C" w:rsidRDefault="00A42739" w:rsidP="007B0C52">
            <w:pPr>
              <w:jc w:val="center"/>
              <w:rPr>
                <w:ins w:id="2410" w:author="Martina Nolletti" w:date="2021-02-07T11:47:00Z"/>
                <w:rFonts w:ascii="Calibri" w:hAnsi="Calibri" w:cs="Calibri"/>
                <w:lang w:val="it-IT"/>
              </w:rPr>
            </w:pPr>
            <w:ins w:id="2411" w:author="Martina Nolletti" w:date="2021-02-07T15:46:00Z">
              <w:r w:rsidRPr="001735AD">
                <w:rPr>
                  <w:rFonts w:ascii="Calibri" w:hAnsi="Calibri" w:cs="Calibri"/>
                  <w:b/>
                  <w:bCs/>
                  <w:color w:val="FFC000"/>
                  <w:lang w:val="it-IT"/>
                </w:rPr>
                <w:t>MEDIA</w:t>
              </w:r>
            </w:ins>
          </w:p>
        </w:tc>
        <w:tc>
          <w:tcPr>
            <w:tcW w:w="1381" w:type="dxa"/>
            <w:shd w:val="clear" w:color="auto" w:fill="auto"/>
          </w:tcPr>
          <w:p w14:paraId="44254349" w14:textId="3D3DA53D" w:rsidR="000F2A8E" w:rsidRPr="005B4C1C" w:rsidRDefault="00A42739" w:rsidP="007B0C52">
            <w:pPr>
              <w:jc w:val="center"/>
              <w:rPr>
                <w:ins w:id="2412" w:author="Martina Nolletti" w:date="2021-02-07T11:47:00Z"/>
                <w:rFonts w:ascii="Calibri" w:hAnsi="Calibri" w:cs="Calibri"/>
                <w:lang w:val="it-IT"/>
              </w:rPr>
            </w:pPr>
            <w:ins w:id="2413" w:author="Martina Nolletti" w:date="2021-02-07T15:46:00Z">
              <w:r w:rsidRPr="001735AD">
                <w:rPr>
                  <w:rFonts w:ascii="Calibri" w:hAnsi="Calibri" w:cs="Calibri"/>
                  <w:b/>
                  <w:bCs/>
                  <w:color w:val="FFC000"/>
                  <w:lang w:val="it-IT"/>
                </w:rPr>
                <w:t>MEDIA</w:t>
              </w:r>
            </w:ins>
          </w:p>
        </w:tc>
        <w:tc>
          <w:tcPr>
            <w:tcW w:w="1842" w:type="dxa"/>
          </w:tcPr>
          <w:p w14:paraId="649325DA" w14:textId="3B385C0B" w:rsidR="000F2A8E" w:rsidRPr="005B4C1C" w:rsidRDefault="00F00918" w:rsidP="007B0C52">
            <w:pPr>
              <w:jc w:val="center"/>
              <w:rPr>
                <w:ins w:id="2414" w:author="Martina Nolletti" w:date="2021-02-07T11:47:00Z"/>
                <w:rFonts w:ascii="Calibri" w:hAnsi="Calibri" w:cs="Calibri"/>
                <w:lang w:val="it-IT"/>
              </w:rPr>
            </w:pPr>
            <w:ins w:id="2415" w:author="Martina Nolletti" w:date="2021-02-07T15:58:00Z">
              <w:r w:rsidRPr="00922D9A">
                <w:rPr>
                  <w:rFonts w:ascii="Calibri" w:hAnsi="Calibri" w:cs="Calibri"/>
                  <w:b/>
                  <w:bCs/>
                  <w:lang w:val="it-IT"/>
                </w:rPr>
                <w:t>T8</w:t>
              </w:r>
            </w:ins>
          </w:p>
        </w:tc>
        <w:tc>
          <w:tcPr>
            <w:tcW w:w="1377" w:type="dxa"/>
          </w:tcPr>
          <w:p w14:paraId="7C201055" w14:textId="5EB1D36C" w:rsidR="000F2A8E" w:rsidRPr="00171CEE" w:rsidRDefault="0061051B" w:rsidP="007B0C52">
            <w:pPr>
              <w:jc w:val="center"/>
              <w:rPr>
                <w:ins w:id="2416" w:author="Martina Nolletti" w:date="2021-02-07T11:47:00Z"/>
                <w:rFonts w:ascii="Calibri" w:hAnsi="Calibri" w:cs="Calibri"/>
                <w:b/>
                <w:bCs/>
                <w:lang w:val="it-IT"/>
                <w:rPrChange w:id="2417" w:author="Martina Nolletti" w:date="2021-02-07T16:03:00Z">
                  <w:rPr>
                    <w:ins w:id="2418" w:author="Martina Nolletti" w:date="2021-02-07T11:47:00Z"/>
                    <w:rFonts w:ascii="Calibri" w:hAnsi="Calibri" w:cs="Calibri"/>
                    <w:lang w:val="it-IT"/>
                  </w:rPr>
                </w:rPrChange>
              </w:rPr>
            </w:pPr>
            <w:ins w:id="2419" w:author="Martina Nolletti" w:date="2021-02-07T16:02:00Z">
              <w:r w:rsidRPr="00171CEE">
                <w:rPr>
                  <w:rFonts w:ascii="Calibri" w:hAnsi="Calibri" w:cs="Calibri"/>
                  <w:b/>
                  <w:bCs/>
                  <w:lang w:val="it-IT"/>
                  <w:rPrChange w:id="2420" w:author="Martina Nolletti" w:date="2021-02-07T16:03:00Z">
                    <w:rPr>
                      <w:rFonts w:ascii="Calibri" w:hAnsi="Calibri" w:cs="Calibri"/>
                      <w:lang w:val="it-IT"/>
                    </w:rPr>
                  </w:rPrChange>
                </w:rPr>
                <w:t>75</w:t>
              </w:r>
            </w:ins>
          </w:p>
        </w:tc>
      </w:tr>
      <w:tr w:rsidR="000F2A8E" w:rsidRPr="000F2A8E" w14:paraId="2F0077F2" w14:textId="77777777" w:rsidTr="007B0C52">
        <w:trPr>
          <w:ins w:id="2421" w:author="Martina Nolletti" w:date="2021-02-07T11:47:00Z"/>
        </w:trPr>
        <w:tc>
          <w:tcPr>
            <w:tcW w:w="987" w:type="dxa"/>
            <w:shd w:val="clear" w:color="auto" w:fill="auto"/>
          </w:tcPr>
          <w:p w14:paraId="53D38EA3" w14:textId="5E2C3840" w:rsidR="000F2A8E" w:rsidRPr="000F2A8E" w:rsidRDefault="000F2A8E" w:rsidP="007B0C52">
            <w:pPr>
              <w:rPr>
                <w:ins w:id="2422" w:author="Martina Nolletti" w:date="2021-02-07T11:47:00Z"/>
                <w:rFonts w:ascii="Calibri" w:hAnsi="Calibri" w:cs="Calibri"/>
                <w:b/>
                <w:bCs/>
                <w:lang w:val="it-IT"/>
                <w:rPrChange w:id="2423" w:author="Martina Nolletti" w:date="2021-02-07T11:54:00Z">
                  <w:rPr>
                    <w:ins w:id="2424" w:author="Martina Nolletti" w:date="2021-02-07T11:47:00Z"/>
                    <w:rFonts w:ascii="Calibri" w:hAnsi="Calibri" w:cs="Calibri"/>
                    <w:lang w:val="it-IT"/>
                  </w:rPr>
                </w:rPrChange>
              </w:rPr>
            </w:pPr>
            <w:ins w:id="2425" w:author="Martina Nolletti" w:date="2021-02-07T11:48:00Z">
              <w:r w:rsidRPr="000F2A8E">
                <w:rPr>
                  <w:rFonts w:ascii="Calibri" w:hAnsi="Calibri" w:cs="Calibri"/>
                  <w:b/>
                  <w:bCs/>
                  <w:lang w:val="it-IT"/>
                  <w:rPrChange w:id="2426" w:author="Martina Nolletti" w:date="2021-02-07T11:54:00Z">
                    <w:rPr>
                      <w:rFonts w:ascii="Calibri" w:hAnsi="Calibri" w:cs="Calibri"/>
                      <w:lang w:val="it-IT"/>
                    </w:rPr>
                  </w:rPrChange>
                </w:rPr>
                <w:t>T15</w:t>
              </w:r>
            </w:ins>
          </w:p>
        </w:tc>
        <w:tc>
          <w:tcPr>
            <w:tcW w:w="2240" w:type="dxa"/>
            <w:shd w:val="clear" w:color="auto" w:fill="auto"/>
          </w:tcPr>
          <w:p w14:paraId="7613E8E4" w14:textId="7D60D731" w:rsidR="000F2A8E" w:rsidRPr="005B4C1C" w:rsidRDefault="000F2A8E" w:rsidP="007B0C52">
            <w:pPr>
              <w:rPr>
                <w:ins w:id="2427" w:author="Martina Nolletti" w:date="2021-02-07T11:47:00Z"/>
                <w:rFonts w:ascii="Calibri" w:hAnsi="Calibri" w:cs="Calibri"/>
                <w:lang w:val="it-IT"/>
              </w:rPr>
            </w:pPr>
            <w:ins w:id="2428"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ins>
          </w:p>
        </w:tc>
        <w:tc>
          <w:tcPr>
            <w:tcW w:w="1029" w:type="dxa"/>
            <w:shd w:val="clear" w:color="auto" w:fill="auto"/>
          </w:tcPr>
          <w:p w14:paraId="74DA5F52" w14:textId="3671C9CE" w:rsidR="000F2A8E" w:rsidRPr="005B4C1C" w:rsidRDefault="00A42739" w:rsidP="007B0C52">
            <w:pPr>
              <w:jc w:val="center"/>
              <w:rPr>
                <w:ins w:id="2429" w:author="Martina Nolletti" w:date="2021-02-07T11:47:00Z"/>
                <w:rFonts w:ascii="Calibri" w:hAnsi="Calibri" w:cs="Calibri"/>
                <w:lang w:val="it-IT"/>
              </w:rPr>
            </w:pPr>
            <w:ins w:id="2430" w:author="Martina Nolletti" w:date="2021-02-07T15:47:00Z">
              <w:r w:rsidRPr="001735AD">
                <w:rPr>
                  <w:rFonts w:ascii="Calibri" w:hAnsi="Calibri" w:cs="Calibri"/>
                  <w:b/>
                  <w:bCs/>
                  <w:color w:val="FFC000"/>
                  <w:lang w:val="it-IT"/>
                </w:rPr>
                <w:t>MEDIA</w:t>
              </w:r>
            </w:ins>
          </w:p>
        </w:tc>
        <w:tc>
          <w:tcPr>
            <w:tcW w:w="1381" w:type="dxa"/>
            <w:shd w:val="clear" w:color="auto" w:fill="auto"/>
          </w:tcPr>
          <w:p w14:paraId="7887CD96" w14:textId="68A2486C" w:rsidR="000F2A8E" w:rsidRPr="005B4C1C" w:rsidRDefault="00A42739" w:rsidP="007B0C52">
            <w:pPr>
              <w:jc w:val="center"/>
              <w:rPr>
                <w:ins w:id="2431" w:author="Martina Nolletti" w:date="2021-02-07T11:47:00Z"/>
                <w:rFonts w:ascii="Calibri" w:hAnsi="Calibri" w:cs="Calibri"/>
                <w:lang w:val="it-IT"/>
              </w:rPr>
            </w:pPr>
            <w:ins w:id="2432" w:author="Martina Nolletti" w:date="2021-02-07T15:46:00Z">
              <w:r w:rsidRPr="001735AD">
                <w:rPr>
                  <w:rFonts w:ascii="Calibri" w:hAnsi="Calibri" w:cs="Calibri"/>
                  <w:b/>
                  <w:bCs/>
                  <w:color w:val="FFC000"/>
                  <w:lang w:val="it-IT"/>
                </w:rPr>
                <w:t>MEDIA</w:t>
              </w:r>
            </w:ins>
          </w:p>
        </w:tc>
        <w:tc>
          <w:tcPr>
            <w:tcW w:w="1842" w:type="dxa"/>
          </w:tcPr>
          <w:p w14:paraId="0CE6FCFD" w14:textId="7C2FEF0E" w:rsidR="000F2A8E" w:rsidRPr="005B4C1C" w:rsidRDefault="00F00918" w:rsidP="007B0C52">
            <w:pPr>
              <w:jc w:val="center"/>
              <w:rPr>
                <w:ins w:id="2433" w:author="Martina Nolletti" w:date="2021-02-07T11:47:00Z"/>
                <w:rFonts w:ascii="Calibri" w:hAnsi="Calibri" w:cs="Calibri"/>
                <w:lang w:val="it-IT"/>
              </w:rPr>
            </w:pPr>
            <w:ins w:id="2434" w:author="Martina Nolletti" w:date="2021-02-07T15:58:00Z">
              <w:r w:rsidRPr="00922D9A">
                <w:rPr>
                  <w:rFonts w:ascii="Calibri" w:hAnsi="Calibri" w:cs="Calibri"/>
                  <w:b/>
                  <w:bCs/>
                  <w:lang w:val="it-IT"/>
                </w:rPr>
                <w:t>T8</w:t>
              </w:r>
            </w:ins>
          </w:p>
        </w:tc>
        <w:tc>
          <w:tcPr>
            <w:tcW w:w="1377" w:type="dxa"/>
          </w:tcPr>
          <w:p w14:paraId="14843561" w14:textId="53DBD4A0" w:rsidR="000F2A8E" w:rsidRPr="00171CEE" w:rsidRDefault="0061051B" w:rsidP="007B0C52">
            <w:pPr>
              <w:jc w:val="center"/>
              <w:rPr>
                <w:ins w:id="2435" w:author="Martina Nolletti" w:date="2021-02-07T11:47:00Z"/>
                <w:rFonts w:ascii="Calibri" w:hAnsi="Calibri" w:cs="Calibri"/>
                <w:b/>
                <w:bCs/>
                <w:lang w:val="it-IT"/>
                <w:rPrChange w:id="2436" w:author="Martina Nolletti" w:date="2021-02-07T16:03:00Z">
                  <w:rPr>
                    <w:ins w:id="2437" w:author="Martina Nolletti" w:date="2021-02-07T11:47:00Z"/>
                    <w:rFonts w:ascii="Calibri" w:hAnsi="Calibri" w:cs="Calibri"/>
                    <w:lang w:val="it-IT"/>
                  </w:rPr>
                </w:rPrChange>
              </w:rPr>
            </w:pPr>
            <w:ins w:id="2438" w:author="Martina Nolletti" w:date="2021-02-07T16:02:00Z">
              <w:r w:rsidRPr="00171CEE">
                <w:rPr>
                  <w:rFonts w:ascii="Calibri" w:hAnsi="Calibri" w:cs="Calibri"/>
                  <w:b/>
                  <w:bCs/>
                  <w:lang w:val="it-IT"/>
                  <w:rPrChange w:id="2439" w:author="Martina Nolletti" w:date="2021-02-07T16:03:00Z">
                    <w:rPr>
                      <w:rFonts w:ascii="Calibri" w:hAnsi="Calibri" w:cs="Calibri"/>
                      <w:lang w:val="it-IT"/>
                    </w:rPr>
                  </w:rPrChange>
                </w:rPr>
                <w:t>90</w:t>
              </w:r>
            </w:ins>
          </w:p>
        </w:tc>
      </w:tr>
      <w:tr w:rsidR="000F2A8E" w:rsidRPr="000F2A8E" w14:paraId="08719FD9" w14:textId="77777777" w:rsidTr="007B0C52">
        <w:trPr>
          <w:ins w:id="2440" w:author="Martina Nolletti" w:date="2021-02-07T11:48:00Z"/>
        </w:trPr>
        <w:tc>
          <w:tcPr>
            <w:tcW w:w="987" w:type="dxa"/>
            <w:shd w:val="clear" w:color="auto" w:fill="auto"/>
          </w:tcPr>
          <w:p w14:paraId="24444292" w14:textId="1C01701E" w:rsidR="000F2A8E" w:rsidRPr="000F2A8E" w:rsidRDefault="000F2A8E" w:rsidP="007B0C52">
            <w:pPr>
              <w:rPr>
                <w:ins w:id="2441" w:author="Martina Nolletti" w:date="2021-02-07T11:48:00Z"/>
                <w:rFonts w:ascii="Calibri" w:hAnsi="Calibri" w:cs="Calibri"/>
                <w:b/>
                <w:bCs/>
                <w:lang w:val="it-IT"/>
                <w:rPrChange w:id="2442" w:author="Martina Nolletti" w:date="2021-02-07T11:54:00Z">
                  <w:rPr>
                    <w:ins w:id="2443" w:author="Martina Nolletti" w:date="2021-02-07T11:48:00Z"/>
                    <w:rFonts w:ascii="Calibri" w:hAnsi="Calibri" w:cs="Calibri"/>
                    <w:lang w:val="it-IT"/>
                  </w:rPr>
                </w:rPrChange>
              </w:rPr>
            </w:pPr>
            <w:ins w:id="2444" w:author="Martina Nolletti" w:date="2021-02-07T11:48:00Z">
              <w:r w:rsidRPr="000F2A8E">
                <w:rPr>
                  <w:rFonts w:ascii="Calibri" w:hAnsi="Calibri" w:cs="Calibri"/>
                  <w:b/>
                  <w:bCs/>
                  <w:lang w:val="it-IT"/>
                  <w:rPrChange w:id="2445" w:author="Martina Nolletti" w:date="2021-02-07T11:54:00Z">
                    <w:rPr>
                      <w:rFonts w:ascii="Calibri" w:hAnsi="Calibri" w:cs="Calibri"/>
                      <w:lang w:val="it-IT"/>
                    </w:rPr>
                  </w:rPrChange>
                </w:rPr>
                <w:t>T16</w:t>
              </w:r>
            </w:ins>
          </w:p>
        </w:tc>
        <w:tc>
          <w:tcPr>
            <w:tcW w:w="2240" w:type="dxa"/>
            <w:shd w:val="clear" w:color="auto" w:fill="auto"/>
          </w:tcPr>
          <w:p w14:paraId="69BAAAD6" w14:textId="06A61070" w:rsidR="000F2A8E" w:rsidRPr="005B4C1C" w:rsidRDefault="000F2A8E" w:rsidP="007B0C52">
            <w:pPr>
              <w:rPr>
                <w:ins w:id="2446" w:author="Martina Nolletti" w:date="2021-02-07T11:48:00Z"/>
                <w:rFonts w:ascii="Calibri" w:hAnsi="Calibri" w:cs="Calibri"/>
                <w:lang w:val="it-IT"/>
              </w:rPr>
            </w:pPr>
            <w:ins w:id="2447" w:author="Martina Nolletti" w:date="2021-02-07T11:50:00Z">
              <w:r w:rsidRPr="001735AD">
                <w:rPr>
                  <w:rFonts w:ascii="Calibri" w:hAnsi="Calibri" w:cs="Calibri"/>
                  <w:b/>
                  <w:bCs/>
                  <w:lang w:val="it-IT"/>
                </w:rPr>
                <w:t>Aggiornamento del Database relativo agli eventi</w:t>
              </w:r>
            </w:ins>
          </w:p>
        </w:tc>
        <w:tc>
          <w:tcPr>
            <w:tcW w:w="1029" w:type="dxa"/>
            <w:shd w:val="clear" w:color="auto" w:fill="auto"/>
          </w:tcPr>
          <w:p w14:paraId="3938BEBE" w14:textId="3537D436" w:rsidR="000F2A8E" w:rsidRPr="005B4C1C" w:rsidRDefault="00A42739" w:rsidP="007B0C52">
            <w:pPr>
              <w:jc w:val="center"/>
              <w:rPr>
                <w:ins w:id="2448" w:author="Martina Nolletti" w:date="2021-02-07T11:48:00Z"/>
                <w:rFonts w:ascii="Calibri" w:hAnsi="Calibri" w:cs="Calibri"/>
                <w:lang w:val="it-IT"/>
              </w:rPr>
            </w:pPr>
            <w:ins w:id="2449" w:author="Martina Nolletti" w:date="2021-02-07T15:46:00Z">
              <w:r w:rsidRPr="001735AD">
                <w:rPr>
                  <w:rFonts w:ascii="Calibri" w:hAnsi="Calibri" w:cs="Calibri"/>
                  <w:b/>
                  <w:bCs/>
                  <w:color w:val="FF0000"/>
                  <w:lang w:val="it-IT"/>
                </w:rPr>
                <w:t>ALTA</w:t>
              </w:r>
            </w:ins>
          </w:p>
        </w:tc>
        <w:tc>
          <w:tcPr>
            <w:tcW w:w="1381" w:type="dxa"/>
            <w:shd w:val="clear" w:color="auto" w:fill="auto"/>
          </w:tcPr>
          <w:p w14:paraId="50FA412F" w14:textId="39D4ED11" w:rsidR="000F2A8E" w:rsidRPr="005B4C1C" w:rsidRDefault="00A42739" w:rsidP="007B0C52">
            <w:pPr>
              <w:jc w:val="center"/>
              <w:rPr>
                <w:ins w:id="2450" w:author="Martina Nolletti" w:date="2021-02-07T11:48:00Z"/>
                <w:rFonts w:ascii="Calibri" w:hAnsi="Calibri" w:cs="Calibri"/>
                <w:lang w:val="it-IT"/>
              </w:rPr>
            </w:pPr>
            <w:ins w:id="2451" w:author="Martina Nolletti" w:date="2021-02-07T15:46:00Z">
              <w:r w:rsidRPr="001735AD">
                <w:rPr>
                  <w:rFonts w:ascii="Calibri" w:hAnsi="Calibri" w:cs="Calibri"/>
                  <w:b/>
                  <w:bCs/>
                  <w:color w:val="FF0000"/>
                  <w:lang w:val="it-IT"/>
                </w:rPr>
                <w:t>ALTA</w:t>
              </w:r>
            </w:ins>
          </w:p>
        </w:tc>
        <w:tc>
          <w:tcPr>
            <w:tcW w:w="1842" w:type="dxa"/>
          </w:tcPr>
          <w:p w14:paraId="2BA390D3" w14:textId="713FFF78" w:rsidR="000F2A8E" w:rsidRPr="005B4C1C" w:rsidRDefault="00F00918" w:rsidP="007B0C52">
            <w:pPr>
              <w:jc w:val="center"/>
              <w:rPr>
                <w:ins w:id="2452" w:author="Martina Nolletti" w:date="2021-02-07T11:48:00Z"/>
                <w:rFonts w:ascii="Calibri" w:hAnsi="Calibri" w:cs="Calibri"/>
                <w:lang w:val="it-IT"/>
              </w:rPr>
            </w:pPr>
            <w:ins w:id="2453" w:author="Martina Nolletti" w:date="2021-02-07T15:58:00Z">
              <w:r w:rsidRPr="00922D9A">
                <w:rPr>
                  <w:rFonts w:ascii="Calibri" w:hAnsi="Calibri" w:cs="Calibri"/>
                  <w:b/>
                  <w:bCs/>
                  <w:lang w:val="it-IT"/>
                </w:rPr>
                <w:t>T</w:t>
              </w:r>
              <w:r>
                <w:rPr>
                  <w:rFonts w:ascii="Calibri" w:hAnsi="Calibri" w:cs="Calibri"/>
                  <w:b/>
                  <w:bCs/>
                  <w:lang w:val="it-IT"/>
                </w:rPr>
                <w:t>9, T10</w:t>
              </w:r>
            </w:ins>
          </w:p>
        </w:tc>
        <w:tc>
          <w:tcPr>
            <w:tcW w:w="1377" w:type="dxa"/>
          </w:tcPr>
          <w:p w14:paraId="3CF7C5F2" w14:textId="420A662F" w:rsidR="000F2A8E" w:rsidRPr="00171CEE" w:rsidRDefault="0061051B" w:rsidP="007B0C52">
            <w:pPr>
              <w:jc w:val="center"/>
              <w:rPr>
                <w:ins w:id="2454" w:author="Martina Nolletti" w:date="2021-02-07T11:48:00Z"/>
                <w:rFonts w:ascii="Calibri" w:hAnsi="Calibri" w:cs="Calibri"/>
                <w:b/>
                <w:bCs/>
                <w:lang w:val="it-IT"/>
                <w:rPrChange w:id="2455" w:author="Martina Nolletti" w:date="2021-02-07T16:03:00Z">
                  <w:rPr>
                    <w:ins w:id="2456" w:author="Martina Nolletti" w:date="2021-02-07T11:48:00Z"/>
                    <w:rFonts w:ascii="Calibri" w:hAnsi="Calibri" w:cs="Calibri"/>
                    <w:lang w:val="it-IT"/>
                  </w:rPr>
                </w:rPrChange>
              </w:rPr>
            </w:pPr>
            <w:ins w:id="2457" w:author="Martina Nolletti" w:date="2021-02-07T16:02:00Z">
              <w:r w:rsidRPr="00171CEE">
                <w:rPr>
                  <w:rFonts w:ascii="Calibri" w:hAnsi="Calibri" w:cs="Calibri"/>
                  <w:b/>
                  <w:bCs/>
                  <w:lang w:val="it-IT"/>
                  <w:rPrChange w:id="2458" w:author="Martina Nolletti" w:date="2021-02-07T16:03:00Z">
                    <w:rPr>
                      <w:rFonts w:ascii="Calibri" w:hAnsi="Calibri" w:cs="Calibri"/>
                      <w:lang w:val="it-IT"/>
                    </w:rPr>
                  </w:rPrChange>
                </w:rPr>
                <w:t>210</w:t>
              </w:r>
            </w:ins>
          </w:p>
        </w:tc>
      </w:tr>
      <w:tr w:rsidR="000F2A8E" w:rsidRPr="000F2A8E" w14:paraId="1084866A" w14:textId="77777777" w:rsidTr="007B0C52">
        <w:trPr>
          <w:ins w:id="2459" w:author="Martina Nolletti" w:date="2021-02-07T11:48:00Z"/>
        </w:trPr>
        <w:tc>
          <w:tcPr>
            <w:tcW w:w="987" w:type="dxa"/>
            <w:shd w:val="clear" w:color="auto" w:fill="auto"/>
          </w:tcPr>
          <w:p w14:paraId="0A0DED86" w14:textId="3DB92C97" w:rsidR="000F2A8E" w:rsidRPr="000F2A8E" w:rsidRDefault="000F2A8E" w:rsidP="007B0C52">
            <w:pPr>
              <w:rPr>
                <w:ins w:id="2460" w:author="Martina Nolletti" w:date="2021-02-07T11:48:00Z"/>
                <w:rFonts w:ascii="Calibri" w:hAnsi="Calibri" w:cs="Calibri"/>
                <w:b/>
                <w:bCs/>
                <w:lang w:val="it-IT"/>
                <w:rPrChange w:id="2461" w:author="Martina Nolletti" w:date="2021-02-07T11:54:00Z">
                  <w:rPr>
                    <w:ins w:id="2462" w:author="Martina Nolletti" w:date="2021-02-07T11:48:00Z"/>
                    <w:rFonts w:ascii="Calibri" w:hAnsi="Calibri" w:cs="Calibri"/>
                    <w:lang w:val="it-IT"/>
                  </w:rPr>
                </w:rPrChange>
              </w:rPr>
            </w:pPr>
            <w:ins w:id="2463" w:author="Martina Nolletti" w:date="2021-02-07T11:48:00Z">
              <w:r w:rsidRPr="000F2A8E">
                <w:rPr>
                  <w:rFonts w:ascii="Calibri" w:hAnsi="Calibri" w:cs="Calibri"/>
                  <w:b/>
                  <w:bCs/>
                  <w:lang w:val="it-IT"/>
                  <w:rPrChange w:id="2464" w:author="Martina Nolletti" w:date="2021-02-07T11:54:00Z">
                    <w:rPr>
                      <w:rFonts w:ascii="Calibri" w:hAnsi="Calibri" w:cs="Calibri"/>
                      <w:lang w:val="it-IT"/>
                    </w:rPr>
                  </w:rPrChange>
                </w:rPr>
                <w:t>T17</w:t>
              </w:r>
            </w:ins>
          </w:p>
        </w:tc>
        <w:tc>
          <w:tcPr>
            <w:tcW w:w="2240" w:type="dxa"/>
            <w:shd w:val="clear" w:color="auto" w:fill="auto"/>
          </w:tcPr>
          <w:p w14:paraId="535DEF2B" w14:textId="583F6E22" w:rsidR="000F2A8E" w:rsidRPr="005B4C1C" w:rsidRDefault="000F2A8E" w:rsidP="007B0C52">
            <w:pPr>
              <w:rPr>
                <w:ins w:id="2465" w:author="Martina Nolletti" w:date="2021-02-07T11:48:00Z"/>
                <w:rFonts w:ascii="Calibri" w:hAnsi="Calibri" w:cs="Calibri"/>
                <w:lang w:val="it-IT"/>
              </w:rPr>
            </w:pPr>
            <w:ins w:id="2466" w:author="Martina Nolletti" w:date="2021-02-07T11:50:00Z">
              <w:r w:rsidRPr="001735AD">
                <w:rPr>
                  <w:rFonts w:ascii="Calibri" w:hAnsi="Calibri" w:cs="Calibri"/>
                  <w:b/>
                  <w:bCs/>
                  <w:lang w:val="it-IT"/>
                </w:rPr>
                <w:t>Aggiornamento del Database dopo eventuali modifiche delle turnazioni</w:t>
              </w:r>
            </w:ins>
          </w:p>
        </w:tc>
        <w:tc>
          <w:tcPr>
            <w:tcW w:w="1029" w:type="dxa"/>
            <w:shd w:val="clear" w:color="auto" w:fill="auto"/>
          </w:tcPr>
          <w:p w14:paraId="55AD1505" w14:textId="4657A8EB" w:rsidR="000F2A8E" w:rsidRPr="005B4C1C" w:rsidRDefault="00A42739" w:rsidP="007B0C52">
            <w:pPr>
              <w:jc w:val="center"/>
              <w:rPr>
                <w:ins w:id="2467" w:author="Martina Nolletti" w:date="2021-02-07T11:48:00Z"/>
                <w:rFonts w:ascii="Calibri" w:hAnsi="Calibri" w:cs="Calibri"/>
                <w:lang w:val="it-IT"/>
              </w:rPr>
            </w:pPr>
            <w:ins w:id="2468" w:author="Martina Nolletti" w:date="2021-02-07T15:47:00Z">
              <w:r w:rsidRPr="001735AD">
                <w:rPr>
                  <w:rFonts w:ascii="Calibri" w:hAnsi="Calibri" w:cs="Calibri"/>
                  <w:b/>
                  <w:bCs/>
                  <w:color w:val="FFC000"/>
                  <w:lang w:val="it-IT"/>
                </w:rPr>
                <w:t>MEDIA</w:t>
              </w:r>
            </w:ins>
          </w:p>
        </w:tc>
        <w:tc>
          <w:tcPr>
            <w:tcW w:w="1381" w:type="dxa"/>
            <w:shd w:val="clear" w:color="auto" w:fill="auto"/>
          </w:tcPr>
          <w:p w14:paraId="6C0C36D5" w14:textId="735DBAB9" w:rsidR="000F2A8E" w:rsidRPr="005B4C1C" w:rsidRDefault="00A42739" w:rsidP="007B0C52">
            <w:pPr>
              <w:jc w:val="center"/>
              <w:rPr>
                <w:ins w:id="2469" w:author="Martina Nolletti" w:date="2021-02-07T11:48:00Z"/>
                <w:rFonts w:ascii="Calibri" w:hAnsi="Calibri" w:cs="Calibri"/>
                <w:lang w:val="it-IT"/>
              </w:rPr>
            </w:pPr>
            <w:ins w:id="2470" w:author="Martina Nolletti" w:date="2021-02-07T15:47:00Z">
              <w:r w:rsidRPr="001735AD">
                <w:rPr>
                  <w:rFonts w:ascii="Calibri" w:hAnsi="Calibri" w:cs="Calibri"/>
                  <w:b/>
                  <w:bCs/>
                  <w:color w:val="FF0000"/>
                  <w:lang w:val="it-IT"/>
                </w:rPr>
                <w:t>ALTA</w:t>
              </w:r>
            </w:ins>
          </w:p>
        </w:tc>
        <w:tc>
          <w:tcPr>
            <w:tcW w:w="1842" w:type="dxa"/>
          </w:tcPr>
          <w:p w14:paraId="2BA0774D" w14:textId="554515A0" w:rsidR="000F2A8E" w:rsidRPr="005B4C1C" w:rsidRDefault="00F00918" w:rsidP="007B0C52">
            <w:pPr>
              <w:jc w:val="center"/>
              <w:rPr>
                <w:ins w:id="2471" w:author="Martina Nolletti" w:date="2021-02-07T11:48:00Z"/>
                <w:rFonts w:ascii="Calibri" w:hAnsi="Calibri" w:cs="Calibri"/>
                <w:lang w:val="it-IT"/>
              </w:rPr>
            </w:pPr>
            <w:ins w:id="2472" w:author="Martina Nolletti" w:date="2021-02-07T15:59:00Z">
              <w:r w:rsidRPr="00922D9A">
                <w:rPr>
                  <w:rFonts w:ascii="Calibri" w:hAnsi="Calibri" w:cs="Calibri"/>
                  <w:b/>
                  <w:bCs/>
                  <w:lang w:val="it-IT"/>
                </w:rPr>
                <w:t>T</w:t>
              </w:r>
              <w:r>
                <w:rPr>
                  <w:rFonts w:ascii="Calibri" w:hAnsi="Calibri" w:cs="Calibri"/>
                  <w:b/>
                  <w:bCs/>
                  <w:lang w:val="it-IT"/>
                </w:rPr>
                <w:t>12</w:t>
              </w:r>
            </w:ins>
          </w:p>
        </w:tc>
        <w:tc>
          <w:tcPr>
            <w:tcW w:w="1377" w:type="dxa"/>
          </w:tcPr>
          <w:p w14:paraId="460D8A6E" w14:textId="0D4D8E6E" w:rsidR="000F2A8E" w:rsidRPr="00171CEE" w:rsidRDefault="0061051B" w:rsidP="007B0C52">
            <w:pPr>
              <w:jc w:val="center"/>
              <w:rPr>
                <w:ins w:id="2473" w:author="Martina Nolletti" w:date="2021-02-07T11:48:00Z"/>
                <w:rFonts w:ascii="Calibri" w:hAnsi="Calibri" w:cs="Calibri"/>
                <w:b/>
                <w:bCs/>
                <w:lang w:val="it-IT"/>
                <w:rPrChange w:id="2474" w:author="Martina Nolletti" w:date="2021-02-07T16:03:00Z">
                  <w:rPr>
                    <w:ins w:id="2475" w:author="Martina Nolletti" w:date="2021-02-07T11:48:00Z"/>
                    <w:rFonts w:ascii="Calibri" w:hAnsi="Calibri" w:cs="Calibri"/>
                    <w:lang w:val="it-IT"/>
                  </w:rPr>
                </w:rPrChange>
              </w:rPr>
            </w:pPr>
            <w:ins w:id="2476" w:author="Martina Nolletti" w:date="2021-02-07T16:02:00Z">
              <w:r w:rsidRPr="00171CEE">
                <w:rPr>
                  <w:rFonts w:ascii="Calibri" w:hAnsi="Calibri" w:cs="Calibri"/>
                  <w:b/>
                  <w:bCs/>
                  <w:lang w:val="it-IT"/>
                  <w:rPrChange w:id="2477" w:author="Martina Nolletti" w:date="2021-02-07T16:03:00Z">
                    <w:rPr>
                      <w:rFonts w:ascii="Calibri" w:hAnsi="Calibri" w:cs="Calibri"/>
                      <w:lang w:val="it-IT"/>
                    </w:rPr>
                  </w:rPrChange>
                </w:rPr>
                <w:t>240</w:t>
              </w:r>
            </w:ins>
          </w:p>
        </w:tc>
      </w:tr>
      <w:tr w:rsidR="000F2A8E" w:rsidRPr="000F2A8E" w14:paraId="01834C6F" w14:textId="77777777" w:rsidTr="007B0C52">
        <w:trPr>
          <w:ins w:id="2478" w:author="Martina Nolletti" w:date="2021-02-07T11:48:00Z"/>
        </w:trPr>
        <w:tc>
          <w:tcPr>
            <w:tcW w:w="987" w:type="dxa"/>
            <w:shd w:val="clear" w:color="auto" w:fill="auto"/>
          </w:tcPr>
          <w:p w14:paraId="47254BED" w14:textId="5A7EDF4E" w:rsidR="000F2A8E" w:rsidRPr="000F2A8E" w:rsidRDefault="000F2A8E" w:rsidP="007B0C52">
            <w:pPr>
              <w:rPr>
                <w:ins w:id="2479" w:author="Martina Nolletti" w:date="2021-02-07T11:48:00Z"/>
                <w:rFonts w:ascii="Calibri" w:hAnsi="Calibri" w:cs="Calibri"/>
                <w:b/>
                <w:bCs/>
                <w:lang w:val="it-IT"/>
                <w:rPrChange w:id="2480" w:author="Martina Nolletti" w:date="2021-02-07T11:54:00Z">
                  <w:rPr>
                    <w:ins w:id="2481" w:author="Martina Nolletti" w:date="2021-02-07T11:48:00Z"/>
                    <w:rFonts w:ascii="Calibri" w:hAnsi="Calibri" w:cs="Calibri"/>
                    <w:lang w:val="it-IT"/>
                  </w:rPr>
                </w:rPrChange>
              </w:rPr>
            </w:pPr>
            <w:ins w:id="2482" w:author="Martina Nolletti" w:date="2021-02-07T11:48:00Z">
              <w:r w:rsidRPr="000F2A8E">
                <w:rPr>
                  <w:rFonts w:ascii="Calibri" w:hAnsi="Calibri" w:cs="Calibri"/>
                  <w:b/>
                  <w:bCs/>
                  <w:lang w:val="it-IT"/>
                  <w:rPrChange w:id="2483" w:author="Martina Nolletti" w:date="2021-02-07T11:54:00Z">
                    <w:rPr>
                      <w:rFonts w:ascii="Calibri" w:hAnsi="Calibri" w:cs="Calibri"/>
                      <w:lang w:val="it-IT"/>
                    </w:rPr>
                  </w:rPrChange>
                </w:rPr>
                <w:t>T18</w:t>
              </w:r>
            </w:ins>
          </w:p>
        </w:tc>
        <w:tc>
          <w:tcPr>
            <w:tcW w:w="2240" w:type="dxa"/>
            <w:shd w:val="clear" w:color="auto" w:fill="auto"/>
          </w:tcPr>
          <w:p w14:paraId="7CDE9E82" w14:textId="30D3402E" w:rsidR="000F2A8E" w:rsidRPr="005B4C1C" w:rsidRDefault="000F2A8E" w:rsidP="007B0C52">
            <w:pPr>
              <w:rPr>
                <w:ins w:id="2484" w:author="Martina Nolletti" w:date="2021-02-07T11:48:00Z"/>
                <w:rFonts w:ascii="Calibri" w:hAnsi="Calibri" w:cs="Calibri"/>
                <w:lang w:val="it-IT"/>
              </w:rPr>
            </w:pPr>
            <w:ins w:id="2485"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ins>
          </w:p>
        </w:tc>
        <w:tc>
          <w:tcPr>
            <w:tcW w:w="1029" w:type="dxa"/>
            <w:shd w:val="clear" w:color="auto" w:fill="auto"/>
          </w:tcPr>
          <w:p w14:paraId="0373D226" w14:textId="2BF82B58" w:rsidR="000F2A8E" w:rsidRPr="005B4C1C" w:rsidRDefault="00A42739" w:rsidP="007B0C52">
            <w:pPr>
              <w:jc w:val="center"/>
              <w:rPr>
                <w:ins w:id="2486" w:author="Martina Nolletti" w:date="2021-02-07T11:48:00Z"/>
                <w:rFonts w:ascii="Calibri" w:hAnsi="Calibri" w:cs="Calibri"/>
                <w:lang w:val="it-IT"/>
              </w:rPr>
            </w:pPr>
            <w:ins w:id="2487" w:author="Martina Nolletti" w:date="2021-02-07T15:47:00Z">
              <w:r w:rsidRPr="001735AD">
                <w:rPr>
                  <w:rFonts w:ascii="Calibri" w:hAnsi="Calibri" w:cs="Calibri"/>
                  <w:b/>
                  <w:bCs/>
                  <w:color w:val="FFC000"/>
                  <w:lang w:val="it-IT"/>
                </w:rPr>
                <w:t>MEDIA</w:t>
              </w:r>
            </w:ins>
          </w:p>
        </w:tc>
        <w:tc>
          <w:tcPr>
            <w:tcW w:w="1381" w:type="dxa"/>
            <w:shd w:val="clear" w:color="auto" w:fill="auto"/>
          </w:tcPr>
          <w:p w14:paraId="0D51A518" w14:textId="6DD13514" w:rsidR="000F2A8E" w:rsidRPr="005B4C1C" w:rsidRDefault="00A42739" w:rsidP="007B0C52">
            <w:pPr>
              <w:jc w:val="center"/>
              <w:rPr>
                <w:ins w:id="2488" w:author="Martina Nolletti" w:date="2021-02-07T11:48:00Z"/>
                <w:rFonts w:ascii="Calibri" w:hAnsi="Calibri" w:cs="Calibri"/>
                <w:lang w:val="it-IT"/>
              </w:rPr>
            </w:pPr>
            <w:ins w:id="2489" w:author="Martina Nolletti" w:date="2021-02-07T15:47:00Z">
              <w:r w:rsidRPr="001735AD">
                <w:rPr>
                  <w:rFonts w:ascii="Calibri" w:hAnsi="Calibri" w:cs="Calibri"/>
                  <w:b/>
                  <w:bCs/>
                  <w:color w:val="FF0000"/>
                  <w:lang w:val="it-IT"/>
                </w:rPr>
                <w:t>ALTA</w:t>
              </w:r>
            </w:ins>
          </w:p>
        </w:tc>
        <w:tc>
          <w:tcPr>
            <w:tcW w:w="1842" w:type="dxa"/>
          </w:tcPr>
          <w:p w14:paraId="1037406B" w14:textId="6C78D044" w:rsidR="000F2A8E" w:rsidRPr="005B4C1C" w:rsidRDefault="00F00918" w:rsidP="007B0C52">
            <w:pPr>
              <w:jc w:val="center"/>
              <w:rPr>
                <w:ins w:id="2490" w:author="Martina Nolletti" w:date="2021-02-07T11:48:00Z"/>
                <w:rFonts w:ascii="Calibri" w:hAnsi="Calibri" w:cs="Calibri"/>
                <w:lang w:val="it-IT"/>
              </w:rPr>
            </w:pPr>
            <w:ins w:id="2491" w:author="Martina Nolletti" w:date="2021-02-07T15:59:00Z">
              <w:r w:rsidRPr="00922D9A">
                <w:rPr>
                  <w:rFonts w:ascii="Calibri" w:hAnsi="Calibri" w:cs="Calibri"/>
                  <w:b/>
                  <w:bCs/>
                  <w:lang w:val="it-IT"/>
                </w:rPr>
                <w:t>T</w:t>
              </w:r>
              <w:r>
                <w:rPr>
                  <w:rFonts w:ascii="Calibri" w:hAnsi="Calibri" w:cs="Calibri"/>
                  <w:b/>
                  <w:bCs/>
                  <w:lang w:val="it-IT"/>
                </w:rPr>
                <w:t>3, T7</w:t>
              </w:r>
            </w:ins>
          </w:p>
        </w:tc>
        <w:tc>
          <w:tcPr>
            <w:tcW w:w="1377" w:type="dxa"/>
          </w:tcPr>
          <w:p w14:paraId="32AF1347" w14:textId="717753D2" w:rsidR="000F2A8E" w:rsidRPr="00171CEE" w:rsidRDefault="0061051B" w:rsidP="007B0C52">
            <w:pPr>
              <w:jc w:val="center"/>
              <w:rPr>
                <w:ins w:id="2492" w:author="Martina Nolletti" w:date="2021-02-07T11:48:00Z"/>
                <w:rFonts w:ascii="Calibri" w:hAnsi="Calibri" w:cs="Calibri"/>
                <w:b/>
                <w:bCs/>
                <w:lang w:val="it-IT"/>
                <w:rPrChange w:id="2493" w:author="Martina Nolletti" w:date="2021-02-07T16:03:00Z">
                  <w:rPr>
                    <w:ins w:id="2494" w:author="Martina Nolletti" w:date="2021-02-07T11:48:00Z"/>
                    <w:rFonts w:ascii="Calibri" w:hAnsi="Calibri" w:cs="Calibri"/>
                    <w:lang w:val="it-IT"/>
                  </w:rPr>
                </w:rPrChange>
              </w:rPr>
            </w:pPr>
            <w:ins w:id="2495" w:author="Martina Nolletti" w:date="2021-02-07T16:02:00Z">
              <w:r w:rsidRPr="00171CEE">
                <w:rPr>
                  <w:rFonts w:ascii="Calibri" w:hAnsi="Calibri" w:cs="Calibri"/>
                  <w:b/>
                  <w:bCs/>
                  <w:lang w:val="it-IT"/>
                  <w:rPrChange w:id="2496" w:author="Martina Nolletti" w:date="2021-02-07T16:03:00Z">
                    <w:rPr>
                      <w:rFonts w:ascii="Calibri" w:hAnsi="Calibri" w:cs="Calibri"/>
                      <w:lang w:val="it-IT"/>
                    </w:rPr>
                  </w:rPrChange>
                </w:rPr>
                <w:t>75</w:t>
              </w:r>
            </w:ins>
          </w:p>
        </w:tc>
      </w:tr>
      <w:tr w:rsidR="000F2A8E" w:rsidRPr="000F2A8E" w14:paraId="564C2CBA" w14:textId="77777777" w:rsidTr="007B0C52">
        <w:trPr>
          <w:ins w:id="2497" w:author="Martina Nolletti" w:date="2021-02-07T11:48:00Z"/>
        </w:trPr>
        <w:tc>
          <w:tcPr>
            <w:tcW w:w="987" w:type="dxa"/>
            <w:shd w:val="clear" w:color="auto" w:fill="auto"/>
          </w:tcPr>
          <w:p w14:paraId="2517F64C" w14:textId="6BE41286" w:rsidR="000F2A8E" w:rsidRPr="000F2A8E" w:rsidRDefault="000F2A8E" w:rsidP="007B0C52">
            <w:pPr>
              <w:rPr>
                <w:ins w:id="2498" w:author="Martina Nolletti" w:date="2021-02-07T11:48:00Z"/>
                <w:rFonts w:ascii="Calibri" w:hAnsi="Calibri" w:cs="Calibri"/>
                <w:b/>
                <w:bCs/>
                <w:lang w:val="it-IT"/>
                <w:rPrChange w:id="2499" w:author="Martina Nolletti" w:date="2021-02-07T11:54:00Z">
                  <w:rPr>
                    <w:ins w:id="2500" w:author="Martina Nolletti" w:date="2021-02-07T11:48:00Z"/>
                    <w:rFonts w:ascii="Calibri" w:hAnsi="Calibri" w:cs="Calibri"/>
                    <w:lang w:val="it-IT"/>
                  </w:rPr>
                </w:rPrChange>
              </w:rPr>
            </w:pPr>
            <w:ins w:id="2501" w:author="Martina Nolletti" w:date="2021-02-07T11:48:00Z">
              <w:r w:rsidRPr="000F2A8E">
                <w:rPr>
                  <w:rFonts w:ascii="Calibri" w:hAnsi="Calibri" w:cs="Calibri"/>
                  <w:b/>
                  <w:bCs/>
                  <w:lang w:val="it-IT"/>
                  <w:rPrChange w:id="2502" w:author="Martina Nolletti" w:date="2021-02-07T11:54:00Z">
                    <w:rPr>
                      <w:rFonts w:ascii="Calibri" w:hAnsi="Calibri" w:cs="Calibri"/>
                      <w:lang w:val="it-IT"/>
                    </w:rPr>
                  </w:rPrChange>
                </w:rPr>
                <w:t>T19</w:t>
              </w:r>
            </w:ins>
          </w:p>
        </w:tc>
        <w:tc>
          <w:tcPr>
            <w:tcW w:w="2240" w:type="dxa"/>
            <w:shd w:val="clear" w:color="auto" w:fill="auto"/>
          </w:tcPr>
          <w:p w14:paraId="6A0CA8C3" w14:textId="77777777" w:rsidR="000F2A8E" w:rsidRPr="001735AD" w:rsidRDefault="000F2A8E">
            <w:pPr>
              <w:rPr>
                <w:ins w:id="2503" w:author="Martina Nolletti" w:date="2021-02-07T11:50:00Z"/>
                <w:rFonts w:ascii="Calibri" w:hAnsi="Calibri" w:cs="Calibri"/>
                <w:b/>
                <w:bCs/>
                <w:lang w:val="it-IT"/>
              </w:rPr>
              <w:pPrChange w:id="2504" w:author="Martina Nolletti" w:date="2021-02-07T11:50:00Z">
                <w:pPr>
                  <w:numPr>
                    <w:numId w:val="67"/>
                  </w:numPr>
                  <w:ind w:left="720" w:hanging="360"/>
                </w:pPr>
              </w:pPrChange>
            </w:pPr>
            <w:ins w:id="2505" w:author="Martina Nolletti" w:date="2021-02-07T11:50:00Z">
              <w:r w:rsidRPr="001735AD">
                <w:rPr>
                  <w:rFonts w:ascii="Calibri" w:hAnsi="Calibri" w:cs="Calibri"/>
                  <w:b/>
                  <w:bCs/>
                  <w:lang w:val="it-IT"/>
                </w:rPr>
                <w:t xml:space="preserve">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ins>
          </w:p>
          <w:p w14:paraId="23508F63" w14:textId="77777777" w:rsidR="000F2A8E" w:rsidRPr="005B4C1C" w:rsidRDefault="000F2A8E" w:rsidP="007B0C52">
            <w:pPr>
              <w:rPr>
                <w:ins w:id="2506" w:author="Martina Nolletti" w:date="2021-02-07T11:48:00Z"/>
                <w:rFonts w:ascii="Calibri" w:hAnsi="Calibri" w:cs="Calibri"/>
                <w:lang w:val="it-IT"/>
              </w:rPr>
            </w:pPr>
          </w:p>
        </w:tc>
        <w:tc>
          <w:tcPr>
            <w:tcW w:w="1029" w:type="dxa"/>
            <w:shd w:val="clear" w:color="auto" w:fill="auto"/>
          </w:tcPr>
          <w:p w14:paraId="64999CC5" w14:textId="7BF095D8" w:rsidR="000F2A8E" w:rsidRPr="005B4C1C" w:rsidRDefault="00A42739" w:rsidP="007B0C52">
            <w:pPr>
              <w:jc w:val="center"/>
              <w:rPr>
                <w:ins w:id="2507" w:author="Martina Nolletti" w:date="2021-02-07T11:48:00Z"/>
                <w:rFonts w:ascii="Calibri" w:hAnsi="Calibri" w:cs="Calibri"/>
                <w:lang w:val="it-IT"/>
              </w:rPr>
            </w:pPr>
            <w:ins w:id="2508" w:author="Martina Nolletti" w:date="2021-02-07T15:47:00Z">
              <w:r w:rsidRPr="001735AD">
                <w:rPr>
                  <w:rFonts w:ascii="Calibri" w:hAnsi="Calibri" w:cs="Calibri"/>
                  <w:b/>
                  <w:bCs/>
                  <w:color w:val="00B050"/>
                  <w:lang w:val="it-IT"/>
                </w:rPr>
                <w:t>BASSA</w:t>
              </w:r>
            </w:ins>
          </w:p>
        </w:tc>
        <w:tc>
          <w:tcPr>
            <w:tcW w:w="1381" w:type="dxa"/>
            <w:shd w:val="clear" w:color="auto" w:fill="auto"/>
          </w:tcPr>
          <w:p w14:paraId="742024EA" w14:textId="6EECA437" w:rsidR="000F2A8E" w:rsidRPr="005B4C1C" w:rsidRDefault="00A42739" w:rsidP="007B0C52">
            <w:pPr>
              <w:jc w:val="center"/>
              <w:rPr>
                <w:ins w:id="2509" w:author="Martina Nolletti" w:date="2021-02-07T11:48:00Z"/>
                <w:rFonts w:ascii="Calibri" w:hAnsi="Calibri" w:cs="Calibri"/>
                <w:lang w:val="it-IT"/>
              </w:rPr>
            </w:pPr>
            <w:ins w:id="2510" w:author="Martina Nolletti" w:date="2021-02-07T15:47:00Z">
              <w:r w:rsidRPr="001735AD">
                <w:rPr>
                  <w:rFonts w:ascii="Calibri" w:hAnsi="Calibri" w:cs="Calibri"/>
                  <w:b/>
                  <w:bCs/>
                  <w:color w:val="FFC000"/>
                  <w:lang w:val="it-IT"/>
                </w:rPr>
                <w:t>MEDIA</w:t>
              </w:r>
            </w:ins>
          </w:p>
        </w:tc>
        <w:tc>
          <w:tcPr>
            <w:tcW w:w="1842" w:type="dxa"/>
          </w:tcPr>
          <w:p w14:paraId="10352A62" w14:textId="208A9304" w:rsidR="000F2A8E" w:rsidRPr="005B4C1C" w:rsidRDefault="00F00918" w:rsidP="007B0C52">
            <w:pPr>
              <w:jc w:val="center"/>
              <w:rPr>
                <w:ins w:id="2511" w:author="Martina Nolletti" w:date="2021-02-07T11:48:00Z"/>
                <w:rFonts w:ascii="Calibri" w:hAnsi="Calibri" w:cs="Calibri"/>
                <w:lang w:val="it-IT"/>
              </w:rPr>
            </w:pPr>
            <w:ins w:id="2512" w:author="Martina Nolletti" w:date="2021-02-07T15:59:00Z">
              <w:r>
                <w:rPr>
                  <w:rFonts w:ascii="Calibri" w:hAnsi="Calibri" w:cs="Calibri"/>
                  <w:b/>
                  <w:bCs/>
                  <w:lang w:val="it-IT"/>
                </w:rPr>
                <w:t>T7</w:t>
              </w:r>
            </w:ins>
          </w:p>
        </w:tc>
        <w:tc>
          <w:tcPr>
            <w:tcW w:w="1377" w:type="dxa"/>
          </w:tcPr>
          <w:p w14:paraId="62A7B15D" w14:textId="2CD29BC4" w:rsidR="000F2A8E" w:rsidRPr="00171CEE" w:rsidRDefault="0061051B" w:rsidP="007B0C52">
            <w:pPr>
              <w:jc w:val="center"/>
              <w:rPr>
                <w:ins w:id="2513" w:author="Martina Nolletti" w:date="2021-02-07T11:48:00Z"/>
                <w:rFonts w:ascii="Calibri" w:hAnsi="Calibri" w:cs="Calibri"/>
                <w:b/>
                <w:bCs/>
                <w:lang w:val="it-IT"/>
                <w:rPrChange w:id="2514" w:author="Martina Nolletti" w:date="2021-02-07T16:03:00Z">
                  <w:rPr>
                    <w:ins w:id="2515" w:author="Martina Nolletti" w:date="2021-02-07T11:48:00Z"/>
                    <w:rFonts w:ascii="Calibri" w:hAnsi="Calibri" w:cs="Calibri"/>
                    <w:lang w:val="it-IT"/>
                  </w:rPr>
                </w:rPrChange>
              </w:rPr>
            </w:pPr>
            <w:ins w:id="2516" w:author="Martina Nolletti" w:date="2021-02-07T16:02:00Z">
              <w:r w:rsidRPr="00171CEE">
                <w:rPr>
                  <w:rFonts w:ascii="Calibri" w:hAnsi="Calibri" w:cs="Calibri"/>
                  <w:b/>
                  <w:bCs/>
                  <w:lang w:val="it-IT"/>
                  <w:rPrChange w:id="2517" w:author="Martina Nolletti" w:date="2021-02-07T16:03:00Z">
                    <w:rPr>
                      <w:rFonts w:ascii="Calibri" w:hAnsi="Calibri" w:cs="Calibri"/>
                      <w:lang w:val="it-IT"/>
                    </w:rPr>
                  </w:rPrChange>
                </w:rPr>
                <w:t>30</w:t>
              </w:r>
            </w:ins>
          </w:p>
        </w:tc>
      </w:tr>
      <w:tr w:rsidR="000F2A8E" w:rsidRPr="000F2A8E" w14:paraId="583C8CB7" w14:textId="77777777" w:rsidTr="007B0C52">
        <w:trPr>
          <w:ins w:id="2518" w:author="Martina Nolletti" w:date="2021-02-07T11:48:00Z"/>
        </w:trPr>
        <w:tc>
          <w:tcPr>
            <w:tcW w:w="987" w:type="dxa"/>
            <w:shd w:val="clear" w:color="auto" w:fill="auto"/>
          </w:tcPr>
          <w:p w14:paraId="435CC3A5" w14:textId="7E9DBED2" w:rsidR="000F2A8E" w:rsidRPr="000F2A8E" w:rsidRDefault="000F2A8E" w:rsidP="007B0C52">
            <w:pPr>
              <w:rPr>
                <w:ins w:id="2519" w:author="Martina Nolletti" w:date="2021-02-07T11:48:00Z"/>
                <w:rFonts w:ascii="Calibri" w:hAnsi="Calibri" w:cs="Calibri"/>
                <w:b/>
                <w:bCs/>
                <w:lang w:val="it-IT"/>
                <w:rPrChange w:id="2520" w:author="Martina Nolletti" w:date="2021-02-07T11:54:00Z">
                  <w:rPr>
                    <w:ins w:id="2521" w:author="Martina Nolletti" w:date="2021-02-07T11:48:00Z"/>
                    <w:rFonts w:ascii="Calibri" w:hAnsi="Calibri" w:cs="Calibri"/>
                    <w:lang w:val="it-IT"/>
                  </w:rPr>
                </w:rPrChange>
              </w:rPr>
            </w:pPr>
            <w:ins w:id="2522" w:author="Martina Nolletti" w:date="2021-02-07T11:48:00Z">
              <w:r w:rsidRPr="000F2A8E">
                <w:rPr>
                  <w:rFonts w:ascii="Calibri" w:hAnsi="Calibri" w:cs="Calibri"/>
                  <w:b/>
                  <w:bCs/>
                  <w:lang w:val="it-IT"/>
                  <w:rPrChange w:id="2523" w:author="Martina Nolletti" w:date="2021-02-07T11:54:00Z">
                    <w:rPr>
                      <w:rFonts w:ascii="Calibri" w:hAnsi="Calibri" w:cs="Calibri"/>
                      <w:lang w:val="it-IT"/>
                    </w:rPr>
                  </w:rPrChange>
                </w:rPr>
                <w:t>T20</w:t>
              </w:r>
            </w:ins>
          </w:p>
        </w:tc>
        <w:tc>
          <w:tcPr>
            <w:tcW w:w="2240" w:type="dxa"/>
            <w:shd w:val="clear" w:color="auto" w:fill="auto"/>
          </w:tcPr>
          <w:p w14:paraId="58CA763E" w14:textId="388FCE23" w:rsidR="000F2A8E" w:rsidRPr="005B4C1C" w:rsidRDefault="000F2A8E" w:rsidP="007B0C52">
            <w:pPr>
              <w:rPr>
                <w:ins w:id="2524" w:author="Martina Nolletti" w:date="2021-02-07T11:48:00Z"/>
                <w:rFonts w:ascii="Calibri" w:hAnsi="Calibri" w:cs="Calibri"/>
                <w:lang w:val="it-IT"/>
              </w:rPr>
            </w:pPr>
            <w:ins w:id="2525" w:author="Martina Nolletti" w:date="2021-02-07T11:50:00Z">
              <w:r w:rsidRPr="001735AD">
                <w:rPr>
                  <w:rFonts w:ascii="Calibri" w:hAnsi="Calibri" w:cs="Calibri"/>
                  <w:b/>
                  <w:bCs/>
                  <w:lang w:val="it-IT"/>
                </w:rPr>
                <w:t>Cancellazione di un voto dal Database</w:t>
              </w:r>
            </w:ins>
          </w:p>
        </w:tc>
        <w:tc>
          <w:tcPr>
            <w:tcW w:w="1029" w:type="dxa"/>
            <w:shd w:val="clear" w:color="auto" w:fill="auto"/>
          </w:tcPr>
          <w:p w14:paraId="6A27188A" w14:textId="57B173FB" w:rsidR="000F2A8E" w:rsidRPr="005B4C1C" w:rsidRDefault="00A42739" w:rsidP="007B0C52">
            <w:pPr>
              <w:jc w:val="center"/>
              <w:rPr>
                <w:ins w:id="2526" w:author="Martina Nolletti" w:date="2021-02-07T11:48:00Z"/>
                <w:rFonts w:ascii="Calibri" w:hAnsi="Calibri" w:cs="Calibri"/>
                <w:lang w:val="it-IT"/>
              </w:rPr>
            </w:pPr>
            <w:ins w:id="2527" w:author="Martina Nolletti" w:date="2021-02-07T15:47:00Z">
              <w:r w:rsidRPr="001735AD">
                <w:rPr>
                  <w:rFonts w:ascii="Calibri" w:hAnsi="Calibri" w:cs="Calibri"/>
                  <w:b/>
                  <w:bCs/>
                  <w:color w:val="00B050"/>
                  <w:lang w:val="it-IT"/>
                </w:rPr>
                <w:t>BASSA</w:t>
              </w:r>
            </w:ins>
          </w:p>
        </w:tc>
        <w:tc>
          <w:tcPr>
            <w:tcW w:w="1381" w:type="dxa"/>
            <w:shd w:val="clear" w:color="auto" w:fill="auto"/>
          </w:tcPr>
          <w:p w14:paraId="78E5552C" w14:textId="0764D0C3" w:rsidR="000F2A8E" w:rsidRPr="005B4C1C" w:rsidRDefault="00A42739" w:rsidP="007B0C52">
            <w:pPr>
              <w:jc w:val="center"/>
              <w:rPr>
                <w:ins w:id="2528" w:author="Martina Nolletti" w:date="2021-02-07T11:48:00Z"/>
                <w:rFonts w:ascii="Calibri" w:hAnsi="Calibri" w:cs="Calibri"/>
                <w:lang w:val="it-IT"/>
              </w:rPr>
            </w:pPr>
            <w:ins w:id="2529" w:author="Martina Nolletti" w:date="2021-02-07T15:47:00Z">
              <w:r w:rsidRPr="001735AD">
                <w:rPr>
                  <w:rFonts w:ascii="Calibri" w:hAnsi="Calibri" w:cs="Calibri"/>
                  <w:b/>
                  <w:bCs/>
                  <w:color w:val="FFC000"/>
                  <w:lang w:val="it-IT"/>
                </w:rPr>
                <w:t>MEDIA</w:t>
              </w:r>
            </w:ins>
          </w:p>
        </w:tc>
        <w:tc>
          <w:tcPr>
            <w:tcW w:w="1842" w:type="dxa"/>
          </w:tcPr>
          <w:p w14:paraId="11018088" w14:textId="7F36D0FF" w:rsidR="000F2A8E" w:rsidRPr="005B4C1C" w:rsidRDefault="00F00918" w:rsidP="007B0C52">
            <w:pPr>
              <w:jc w:val="center"/>
              <w:rPr>
                <w:ins w:id="2530" w:author="Martina Nolletti" w:date="2021-02-07T11:48:00Z"/>
                <w:rFonts w:ascii="Calibri" w:hAnsi="Calibri" w:cs="Calibri"/>
                <w:lang w:val="it-IT"/>
              </w:rPr>
            </w:pPr>
            <w:ins w:id="2531" w:author="Martina Nolletti" w:date="2021-02-07T15:59:00Z">
              <w:r>
                <w:rPr>
                  <w:rFonts w:ascii="Calibri" w:hAnsi="Calibri" w:cs="Calibri"/>
                  <w:b/>
                  <w:bCs/>
                  <w:lang w:val="it-IT"/>
                </w:rPr>
                <w:t>T7</w:t>
              </w:r>
            </w:ins>
          </w:p>
        </w:tc>
        <w:tc>
          <w:tcPr>
            <w:tcW w:w="1377" w:type="dxa"/>
          </w:tcPr>
          <w:p w14:paraId="01ACAB84" w14:textId="1143F88F" w:rsidR="000F2A8E" w:rsidRPr="00171CEE" w:rsidRDefault="0061051B" w:rsidP="007B0C52">
            <w:pPr>
              <w:jc w:val="center"/>
              <w:rPr>
                <w:ins w:id="2532" w:author="Martina Nolletti" w:date="2021-02-07T11:48:00Z"/>
                <w:rFonts w:ascii="Calibri" w:hAnsi="Calibri" w:cs="Calibri"/>
                <w:b/>
                <w:bCs/>
                <w:lang w:val="it-IT"/>
                <w:rPrChange w:id="2533" w:author="Martina Nolletti" w:date="2021-02-07T16:03:00Z">
                  <w:rPr>
                    <w:ins w:id="2534" w:author="Martina Nolletti" w:date="2021-02-07T11:48:00Z"/>
                    <w:rFonts w:ascii="Calibri" w:hAnsi="Calibri" w:cs="Calibri"/>
                    <w:lang w:val="it-IT"/>
                  </w:rPr>
                </w:rPrChange>
              </w:rPr>
            </w:pPr>
            <w:ins w:id="2535" w:author="Martina Nolletti" w:date="2021-02-07T16:02:00Z">
              <w:r w:rsidRPr="00171CEE">
                <w:rPr>
                  <w:rFonts w:ascii="Calibri" w:hAnsi="Calibri" w:cs="Calibri"/>
                  <w:b/>
                  <w:bCs/>
                  <w:lang w:val="it-IT"/>
                  <w:rPrChange w:id="2536" w:author="Martina Nolletti" w:date="2021-02-07T16:03:00Z">
                    <w:rPr>
                      <w:rFonts w:ascii="Calibri" w:hAnsi="Calibri" w:cs="Calibri"/>
                      <w:lang w:val="it-IT"/>
                    </w:rPr>
                  </w:rPrChange>
                </w:rPr>
                <w:t>45</w:t>
              </w:r>
            </w:ins>
          </w:p>
        </w:tc>
      </w:tr>
      <w:tr w:rsidR="000F2A8E" w:rsidRPr="000F2A8E" w14:paraId="4BB635FE" w14:textId="77777777" w:rsidTr="007B0C52">
        <w:trPr>
          <w:ins w:id="2537" w:author="Martina Nolletti" w:date="2021-02-07T11:48:00Z"/>
        </w:trPr>
        <w:tc>
          <w:tcPr>
            <w:tcW w:w="987" w:type="dxa"/>
            <w:shd w:val="clear" w:color="auto" w:fill="auto"/>
          </w:tcPr>
          <w:p w14:paraId="25EF374E" w14:textId="2463F935" w:rsidR="000F2A8E" w:rsidRPr="000F2A8E" w:rsidRDefault="000F2A8E" w:rsidP="007B0C52">
            <w:pPr>
              <w:rPr>
                <w:ins w:id="2538" w:author="Martina Nolletti" w:date="2021-02-07T11:48:00Z"/>
                <w:rFonts w:ascii="Calibri" w:hAnsi="Calibri" w:cs="Calibri"/>
                <w:b/>
                <w:bCs/>
                <w:lang w:val="it-IT"/>
                <w:rPrChange w:id="2539" w:author="Martina Nolletti" w:date="2021-02-07T11:54:00Z">
                  <w:rPr>
                    <w:ins w:id="2540" w:author="Martina Nolletti" w:date="2021-02-07T11:48:00Z"/>
                    <w:rFonts w:ascii="Calibri" w:hAnsi="Calibri" w:cs="Calibri"/>
                    <w:lang w:val="it-IT"/>
                  </w:rPr>
                </w:rPrChange>
              </w:rPr>
            </w:pPr>
            <w:ins w:id="2541" w:author="Martina Nolletti" w:date="2021-02-07T11:48:00Z">
              <w:r w:rsidRPr="000F2A8E">
                <w:rPr>
                  <w:rFonts w:ascii="Calibri" w:hAnsi="Calibri" w:cs="Calibri"/>
                  <w:b/>
                  <w:bCs/>
                  <w:lang w:val="it-IT"/>
                  <w:rPrChange w:id="2542" w:author="Martina Nolletti" w:date="2021-02-07T11:54:00Z">
                    <w:rPr>
                      <w:rFonts w:ascii="Calibri" w:hAnsi="Calibri" w:cs="Calibri"/>
                      <w:lang w:val="it-IT"/>
                    </w:rPr>
                  </w:rPrChange>
                </w:rPr>
                <w:t>T21</w:t>
              </w:r>
            </w:ins>
          </w:p>
        </w:tc>
        <w:tc>
          <w:tcPr>
            <w:tcW w:w="2240" w:type="dxa"/>
            <w:shd w:val="clear" w:color="auto" w:fill="auto"/>
          </w:tcPr>
          <w:p w14:paraId="65296840" w14:textId="6D4D4FC0" w:rsidR="000F2A8E" w:rsidRPr="005B4C1C" w:rsidRDefault="000F2A8E" w:rsidP="007B0C52">
            <w:pPr>
              <w:rPr>
                <w:ins w:id="2543" w:author="Martina Nolletti" w:date="2021-02-07T11:48:00Z"/>
                <w:rFonts w:ascii="Calibri" w:hAnsi="Calibri" w:cs="Calibri"/>
                <w:lang w:val="it-IT"/>
              </w:rPr>
            </w:pPr>
            <w:ins w:id="2544" w:author="Martina Nolletti" w:date="2021-02-07T11:49:00Z">
              <w:r w:rsidRPr="001735AD">
                <w:rPr>
                  <w:rFonts w:ascii="Calibri" w:hAnsi="Calibri" w:cs="Calibri"/>
                  <w:b/>
                  <w:bCs/>
                  <w:lang w:val="it-IT"/>
                </w:rPr>
                <w:t>Aggiornamento del Database dopo eventuali modifiche alle prenotazioni</w:t>
              </w:r>
            </w:ins>
          </w:p>
        </w:tc>
        <w:tc>
          <w:tcPr>
            <w:tcW w:w="1029" w:type="dxa"/>
            <w:shd w:val="clear" w:color="auto" w:fill="auto"/>
          </w:tcPr>
          <w:p w14:paraId="009152F2" w14:textId="5B56CA2B" w:rsidR="000F2A8E" w:rsidRPr="005B4C1C" w:rsidRDefault="00A42739" w:rsidP="007B0C52">
            <w:pPr>
              <w:jc w:val="center"/>
              <w:rPr>
                <w:ins w:id="2545" w:author="Martina Nolletti" w:date="2021-02-07T11:48:00Z"/>
                <w:rFonts w:ascii="Calibri" w:hAnsi="Calibri" w:cs="Calibri"/>
                <w:lang w:val="it-IT"/>
              </w:rPr>
            </w:pPr>
            <w:ins w:id="2546" w:author="Martina Nolletti" w:date="2021-02-07T15:48:00Z">
              <w:r w:rsidRPr="001735AD">
                <w:rPr>
                  <w:rFonts w:ascii="Calibri" w:hAnsi="Calibri" w:cs="Calibri"/>
                  <w:b/>
                  <w:bCs/>
                  <w:color w:val="FFC000"/>
                  <w:lang w:val="it-IT"/>
                </w:rPr>
                <w:t>MEDIA</w:t>
              </w:r>
            </w:ins>
          </w:p>
        </w:tc>
        <w:tc>
          <w:tcPr>
            <w:tcW w:w="1381" w:type="dxa"/>
            <w:shd w:val="clear" w:color="auto" w:fill="auto"/>
          </w:tcPr>
          <w:p w14:paraId="6227AC68" w14:textId="2B96B242" w:rsidR="000F2A8E" w:rsidRPr="005B4C1C" w:rsidRDefault="00A42739" w:rsidP="007B0C52">
            <w:pPr>
              <w:jc w:val="center"/>
              <w:rPr>
                <w:ins w:id="2547" w:author="Martina Nolletti" w:date="2021-02-07T11:48:00Z"/>
                <w:rFonts w:ascii="Calibri" w:hAnsi="Calibri" w:cs="Calibri"/>
                <w:lang w:val="it-IT"/>
              </w:rPr>
            </w:pPr>
            <w:ins w:id="2548" w:author="Martina Nolletti" w:date="2021-02-07T15:48:00Z">
              <w:r w:rsidRPr="001735AD">
                <w:rPr>
                  <w:rFonts w:ascii="Calibri" w:hAnsi="Calibri" w:cs="Calibri"/>
                  <w:b/>
                  <w:bCs/>
                  <w:color w:val="FFC000"/>
                  <w:lang w:val="it-IT"/>
                </w:rPr>
                <w:t>MEDIA</w:t>
              </w:r>
            </w:ins>
          </w:p>
        </w:tc>
        <w:tc>
          <w:tcPr>
            <w:tcW w:w="1842" w:type="dxa"/>
          </w:tcPr>
          <w:p w14:paraId="270E0F37" w14:textId="7B3F4671" w:rsidR="000F2A8E" w:rsidRPr="005B4C1C" w:rsidRDefault="007E5F4B" w:rsidP="007B0C52">
            <w:pPr>
              <w:jc w:val="center"/>
              <w:rPr>
                <w:ins w:id="2549" w:author="Martina Nolletti" w:date="2021-02-07T11:48:00Z"/>
                <w:rFonts w:ascii="Calibri" w:hAnsi="Calibri" w:cs="Calibri"/>
                <w:lang w:val="it-IT"/>
              </w:rPr>
            </w:pPr>
            <w:ins w:id="2550" w:author="Martina Nolletti" w:date="2021-02-07T15:59:00Z">
              <w:r>
                <w:rPr>
                  <w:rFonts w:ascii="Calibri" w:hAnsi="Calibri" w:cs="Calibri"/>
                  <w:b/>
                  <w:bCs/>
                  <w:lang w:val="it-IT"/>
                </w:rPr>
                <w:t>T13, T14, 15</w:t>
              </w:r>
            </w:ins>
          </w:p>
        </w:tc>
        <w:tc>
          <w:tcPr>
            <w:tcW w:w="1377" w:type="dxa"/>
          </w:tcPr>
          <w:p w14:paraId="616A7277" w14:textId="68FC120C" w:rsidR="000F2A8E" w:rsidRPr="00171CEE" w:rsidRDefault="0061051B" w:rsidP="007B0C52">
            <w:pPr>
              <w:jc w:val="center"/>
              <w:rPr>
                <w:ins w:id="2551" w:author="Martina Nolletti" w:date="2021-02-07T11:48:00Z"/>
                <w:rFonts w:ascii="Calibri" w:hAnsi="Calibri" w:cs="Calibri"/>
                <w:b/>
                <w:bCs/>
                <w:lang w:val="it-IT"/>
                <w:rPrChange w:id="2552" w:author="Martina Nolletti" w:date="2021-02-07T16:03:00Z">
                  <w:rPr>
                    <w:ins w:id="2553" w:author="Martina Nolletti" w:date="2021-02-07T11:48:00Z"/>
                    <w:rFonts w:ascii="Calibri" w:hAnsi="Calibri" w:cs="Calibri"/>
                    <w:lang w:val="it-IT"/>
                  </w:rPr>
                </w:rPrChange>
              </w:rPr>
            </w:pPr>
            <w:ins w:id="2554" w:author="Martina Nolletti" w:date="2021-02-07T16:02:00Z">
              <w:r w:rsidRPr="00171CEE">
                <w:rPr>
                  <w:rFonts w:ascii="Calibri" w:hAnsi="Calibri" w:cs="Calibri"/>
                  <w:b/>
                  <w:bCs/>
                  <w:lang w:val="it-IT"/>
                  <w:rPrChange w:id="2555" w:author="Martina Nolletti" w:date="2021-02-07T16:03:00Z">
                    <w:rPr>
                      <w:rFonts w:ascii="Calibri" w:hAnsi="Calibri" w:cs="Calibri"/>
                      <w:lang w:val="it-IT"/>
                    </w:rPr>
                  </w:rPrChange>
                </w:rPr>
                <w:t>210</w:t>
              </w:r>
            </w:ins>
          </w:p>
        </w:tc>
      </w:tr>
      <w:tr w:rsidR="000F2A8E" w:rsidRPr="000F2A8E" w14:paraId="5A3F8646" w14:textId="77777777" w:rsidTr="007B0C52">
        <w:trPr>
          <w:ins w:id="2556" w:author="Martina Nolletti" w:date="2021-02-07T11:48:00Z"/>
        </w:trPr>
        <w:tc>
          <w:tcPr>
            <w:tcW w:w="987" w:type="dxa"/>
            <w:shd w:val="clear" w:color="auto" w:fill="auto"/>
          </w:tcPr>
          <w:p w14:paraId="2842274B" w14:textId="6282BAF9" w:rsidR="000F2A8E" w:rsidRPr="000F2A8E" w:rsidRDefault="000F2A8E" w:rsidP="007B0C52">
            <w:pPr>
              <w:rPr>
                <w:ins w:id="2557" w:author="Martina Nolletti" w:date="2021-02-07T11:48:00Z"/>
                <w:rFonts w:ascii="Calibri" w:hAnsi="Calibri" w:cs="Calibri"/>
                <w:b/>
                <w:bCs/>
                <w:lang w:val="it-IT"/>
                <w:rPrChange w:id="2558" w:author="Martina Nolletti" w:date="2021-02-07T11:54:00Z">
                  <w:rPr>
                    <w:ins w:id="2559" w:author="Martina Nolletti" w:date="2021-02-07T11:48:00Z"/>
                    <w:rFonts w:ascii="Calibri" w:hAnsi="Calibri" w:cs="Calibri"/>
                    <w:lang w:val="it-IT"/>
                  </w:rPr>
                </w:rPrChange>
              </w:rPr>
            </w:pPr>
            <w:ins w:id="2560" w:author="Martina Nolletti" w:date="2021-02-07T11:48:00Z">
              <w:r w:rsidRPr="000F2A8E">
                <w:rPr>
                  <w:rFonts w:ascii="Calibri" w:hAnsi="Calibri" w:cs="Calibri"/>
                  <w:b/>
                  <w:bCs/>
                  <w:lang w:val="it-IT"/>
                  <w:rPrChange w:id="2561" w:author="Martina Nolletti" w:date="2021-02-07T11:54:00Z">
                    <w:rPr>
                      <w:rFonts w:ascii="Calibri" w:hAnsi="Calibri" w:cs="Calibri"/>
                      <w:lang w:val="it-IT"/>
                    </w:rPr>
                  </w:rPrChange>
                </w:rPr>
                <w:t>T22</w:t>
              </w:r>
            </w:ins>
          </w:p>
        </w:tc>
        <w:tc>
          <w:tcPr>
            <w:tcW w:w="2240" w:type="dxa"/>
            <w:shd w:val="clear" w:color="auto" w:fill="auto"/>
          </w:tcPr>
          <w:p w14:paraId="0CEA2FCE" w14:textId="0991964D" w:rsidR="000F2A8E" w:rsidRPr="005B4C1C" w:rsidRDefault="000F2A8E" w:rsidP="007B0C52">
            <w:pPr>
              <w:rPr>
                <w:ins w:id="2562" w:author="Martina Nolletti" w:date="2021-02-07T11:48:00Z"/>
                <w:rFonts w:ascii="Calibri" w:hAnsi="Calibri" w:cs="Calibri"/>
                <w:lang w:val="it-IT"/>
              </w:rPr>
            </w:pPr>
            <w:ins w:id="2563" w:author="Martina Nolletti" w:date="2021-02-07T11:49:00Z">
              <w:r w:rsidRPr="001735AD">
                <w:rPr>
                  <w:rFonts w:ascii="Calibri" w:hAnsi="Calibri" w:cs="Calibri"/>
                  <w:b/>
                  <w:bCs/>
                  <w:lang w:val="it-IT"/>
                </w:rPr>
                <w:t>Creazione dell’avviso di conferma del voto espresso online</w:t>
              </w:r>
            </w:ins>
          </w:p>
        </w:tc>
        <w:tc>
          <w:tcPr>
            <w:tcW w:w="1029" w:type="dxa"/>
            <w:shd w:val="clear" w:color="auto" w:fill="auto"/>
          </w:tcPr>
          <w:p w14:paraId="0F38B739" w14:textId="3AF8DBE2" w:rsidR="000F2A8E" w:rsidRPr="005B4C1C" w:rsidRDefault="00A42739" w:rsidP="007B0C52">
            <w:pPr>
              <w:jc w:val="center"/>
              <w:rPr>
                <w:ins w:id="2564" w:author="Martina Nolletti" w:date="2021-02-07T11:48:00Z"/>
                <w:rFonts w:ascii="Calibri" w:hAnsi="Calibri" w:cs="Calibri"/>
                <w:lang w:val="it-IT"/>
              </w:rPr>
            </w:pPr>
            <w:ins w:id="2565" w:author="Martina Nolletti" w:date="2021-02-07T15:48:00Z">
              <w:r w:rsidRPr="001735AD">
                <w:rPr>
                  <w:rFonts w:ascii="Calibri" w:hAnsi="Calibri" w:cs="Calibri"/>
                  <w:b/>
                  <w:bCs/>
                  <w:color w:val="00B050"/>
                  <w:lang w:val="it-IT"/>
                </w:rPr>
                <w:t>BASSA</w:t>
              </w:r>
            </w:ins>
          </w:p>
        </w:tc>
        <w:tc>
          <w:tcPr>
            <w:tcW w:w="1381" w:type="dxa"/>
            <w:shd w:val="clear" w:color="auto" w:fill="auto"/>
          </w:tcPr>
          <w:p w14:paraId="0DD9C0D4" w14:textId="78183DA5" w:rsidR="000F2A8E" w:rsidRPr="005B4C1C" w:rsidRDefault="00A42739" w:rsidP="007B0C52">
            <w:pPr>
              <w:jc w:val="center"/>
              <w:rPr>
                <w:ins w:id="2566" w:author="Martina Nolletti" w:date="2021-02-07T11:48:00Z"/>
                <w:rFonts w:ascii="Calibri" w:hAnsi="Calibri" w:cs="Calibri"/>
                <w:lang w:val="it-IT"/>
              </w:rPr>
            </w:pPr>
            <w:ins w:id="2567" w:author="Martina Nolletti" w:date="2021-02-07T15:48:00Z">
              <w:r w:rsidRPr="001735AD">
                <w:rPr>
                  <w:rFonts w:ascii="Calibri" w:hAnsi="Calibri" w:cs="Calibri"/>
                  <w:b/>
                  <w:bCs/>
                  <w:color w:val="00B050"/>
                  <w:lang w:val="it-IT"/>
                </w:rPr>
                <w:t>BASSA</w:t>
              </w:r>
            </w:ins>
          </w:p>
        </w:tc>
        <w:tc>
          <w:tcPr>
            <w:tcW w:w="1842" w:type="dxa"/>
          </w:tcPr>
          <w:p w14:paraId="75C7448D" w14:textId="5E977D0F" w:rsidR="000F2A8E" w:rsidRPr="005B4C1C" w:rsidRDefault="007E5F4B" w:rsidP="007B0C52">
            <w:pPr>
              <w:jc w:val="center"/>
              <w:rPr>
                <w:ins w:id="2568" w:author="Martina Nolletti" w:date="2021-02-07T11:48:00Z"/>
                <w:rFonts w:ascii="Calibri" w:hAnsi="Calibri" w:cs="Calibri"/>
                <w:lang w:val="it-IT"/>
              </w:rPr>
            </w:pPr>
            <w:ins w:id="2569" w:author="Martina Nolletti" w:date="2021-02-07T16:00:00Z">
              <w:r>
                <w:rPr>
                  <w:rFonts w:ascii="Calibri" w:hAnsi="Calibri" w:cs="Calibri"/>
                  <w:b/>
                  <w:bCs/>
                  <w:lang w:val="it-IT"/>
                </w:rPr>
                <w:t>T18</w:t>
              </w:r>
            </w:ins>
          </w:p>
        </w:tc>
        <w:tc>
          <w:tcPr>
            <w:tcW w:w="1377" w:type="dxa"/>
          </w:tcPr>
          <w:p w14:paraId="789DD69F" w14:textId="4E673248" w:rsidR="000F2A8E" w:rsidRPr="00171CEE" w:rsidRDefault="0061051B" w:rsidP="007B0C52">
            <w:pPr>
              <w:jc w:val="center"/>
              <w:rPr>
                <w:ins w:id="2570" w:author="Martina Nolletti" w:date="2021-02-07T11:48:00Z"/>
                <w:rFonts w:ascii="Calibri" w:hAnsi="Calibri" w:cs="Calibri"/>
                <w:b/>
                <w:bCs/>
                <w:lang w:val="it-IT"/>
                <w:rPrChange w:id="2571" w:author="Martina Nolletti" w:date="2021-02-07T16:03:00Z">
                  <w:rPr>
                    <w:ins w:id="2572" w:author="Martina Nolletti" w:date="2021-02-07T11:48:00Z"/>
                    <w:rFonts w:ascii="Calibri" w:hAnsi="Calibri" w:cs="Calibri"/>
                    <w:lang w:val="it-IT"/>
                  </w:rPr>
                </w:rPrChange>
              </w:rPr>
            </w:pPr>
            <w:ins w:id="2573" w:author="Martina Nolletti" w:date="2021-02-07T16:02:00Z">
              <w:r w:rsidRPr="00171CEE">
                <w:rPr>
                  <w:rFonts w:ascii="Calibri" w:hAnsi="Calibri" w:cs="Calibri"/>
                  <w:b/>
                  <w:bCs/>
                  <w:lang w:val="it-IT"/>
                  <w:rPrChange w:id="2574" w:author="Martina Nolletti" w:date="2021-02-07T16:03:00Z">
                    <w:rPr>
                      <w:rFonts w:ascii="Calibri" w:hAnsi="Calibri" w:cs="Calibri"/>
                      <w:lang w:val="it-IT"/>
                    </w:rPr>
                  </w:rPrChange>
                </w:rPr>
                <w:t>240</w:t>
              </w:r>
            </w:ins>
          </w:p>
        </w:tc>
      </w:tr>
      <w:tr w:rsidR="000F2A8E" w:rsidRPr="000F2A8E" w14:paraId="2739BFF8" w14:textId="77777777" w:rsidTr="007B0C52">
        <w:trPr>
          <w:ins w:id="2575" w:author="Martina Nolletti" w:date="2021-02-07T11:48:00Z"/>
        </w:trPr>
        <w:tc>
          <w:tcPr>
            <w:tcW w:w="987" w:type="dxa"/>
            <w:shd w:val="clear" w:color="auto" w:fill="auto"/>
          </w:tcPr>
          <w:p w14:paraId="520F16A7" w14:textId="1623B4E9" w:rsidR="000F2A8E" w:rsidRPr="000F2A8E" w:rsidRDefault="000F2A8E" w:rsidP="007B0C52">
            <w:pPr>
              <w:rPr>
                <w:ins w:id="2576" w:author="Martina Nolletti" w:date="2021-02-07T11:48:00Z"/>
                <w:rFonts w:ascii="Calibri" w:hAnsi="Calibri" w:cs="Calibri"/>
                <w:b/>
                <w:bCs/>
                <w:lang w:val="it-IT"/>
                <w:rPrChange w:id="2577" w:author="Martina Nolletti" w:date="2021-02-07T11:54:00Z">
                  <w:rPr>
                    <w:ins w:id="2578" w:author="Martina Nolletti" w:date="2021-02-07T11:48:00Z"/>
                    <w:rFonts w:ascii="Calibri" w:hAnsi="Calibri" w:cs="Calibri"/>
                    <w:lang w:val="it-IT"/>
                  </w:rPr>
                </w:rPrChange>
              </w:rPr>
            </w:pPr>
            <w:ins w:id="2579" w:author="Martina Nolletti" w:date="2021-02-07T11:48:00Z">
              <w:r w:rsidRPr="000F2A8E">
                <w:rPr>
                  <w:rFonts w:ascii="Calibri" w:hAnsi="Calibri" w:cs="Calibri"/>
                  <w:b/>
                  <w:bCs/>
                  <w:lang w:val="it-IT"/>
                  <w:rPrChange w:id="2580" w:author="Martina Nolletti" w:date="2021-02-07T11:54:00Z">
                    <w:rPr>
                      <w:rFonts w:ascii="Calibri" w:hAnsi="Calibri" w:cs="Calibri"/>
                      <w:lang w:val="it-IT"/>
                    </w:rPr>
                  </w:rPrChange>
                </w:rPr>
                <w:t>T23</w:t>
              </w:r>
            </w:ins>
          </w:p>
        </w:tc>
        <w:tc>
          <w:tcPr>
            <w:tcW w:w="2240" w:type="dxa"/>
            <w:shd w:val="clear" w:color="auto" w:fill="auto"/>
          </w:tcPr>
          <w:p w14:paraId="342BBA1F" w14:textId="77777777" w:rsidR="000F2A8E" w:rsidRPr="001735AD" w:rsidRDefault="000F2A8E">
            <w:pPr>
              <w:rPr>
                <w:ins w:id="2581" w:author="Martina Nolletti" w:date="2021-02-07T11:49:00Z"/>
                <w:rFonts w:ascii="Calibri" w:hAnsi="Calibri" w:cs="Calibri"/>
                <w:b/>
                <w:bCs/>
                <w:lang w:val="it-IT"/>
              </w:rPr>
              <w:pPrChange w:id="2582" w:author="Martina Nolletti" w:date="2021-02-07T11:49:00Z">
                <w:pPr>
                  <w:numPr>
                    <w:numId w:val="67"/>
                  </w:numPr>
                  <w:ind w:left="720" w:hanging="360"/>
                </w:pPr>
              </w:pPrChange>
            </w:pPr>
            <w:ins w:id="2583" w:author="Martina Nolletti" w:date="2021-02-07T11:49:00Z">
              <w:r w:rsidRPr="001735AD">
                <w:rPr>
                  <w:rFonts w:ascii="Calibri" w:hAnsi="Calibri" w:cs="Calibri"/>
                  <w:b/>
                  <w:bCs/>
                  <w:lang w:val="it-IT"/>
                </w:rPr>
                <w:t>Aggiornamento del Database dopo le avvenute votazioni</w:t>
              </w:r>
            </w:ins>
          </w:p>
          <w:p w14:paraId="27E4DBBD" w14:textId="77777777" w:rsidR="000F2A8E" w:rsidRPr="005B4C1C" w:rsidRDefault="000F2A8E" w:rsidP="007B0C52">
            <w:pPr>
              <w:rPr>
                <w:ins w:id="2584" w:author="Martina Nolletti" w:date="2021-02-07T11:48:00Z"/>
                <w:rFonts w:ascii="Calibri" w:hAnsi="Calibri" w:cs="Calibri"/>
                <w:lang w:val="it-IT"/>
              </w:rPr>
            </w:pPr>
          </w:p>
        </w:tc>
        <w:tc>
          <w:tcPr>
            <w:tcW w:w="1029" w:type="dxa"/>
            <w:shd w:val="clear" w:color="auto" w:fill="auto"/>
          </w:tcPr>
          <w:p w14:paraId="11CE97B0" w14:textId="2071893F" w:rsidR="000F2A8E" w:rsidRPr="005B4C1C" w:rsidRDefault="00A42739" w:rsidP="007B0C52">
            <w:pPr>
              <w:jc w:val="center"/>
              <w:rPr>
                <w:ins w:id="2585" w:author="Martina Nolletti" w:date="2021-02-07T11:48:00Z"/>
                <w:rFonts w:ascii="Calibri" w:hAnsi="Calibri" w:cs="Calibri"/>
                <w:lang w:val="it-IT"/>
              </w:rPr>
            </w:pPr>
            <w:ins w:id="2586" w:author="Martina Nolletti" w:date="2021-02-07T15:48:00Z">
              <w:r w:rsidRPr="001735AD">
                <w:rPr>
                  <w:rFonts w:ascii="Calibri" w:hAnsi="Calibri" w:cs="Calibri"/>
                  <w:b/>
                  <w:bCs/>
                  <w:color w:val="FFC000"/>
                  <w:lang w:val="it-IT"/>
                </w:rPr>
                <w:t>MEDIA</w:t>
              </w:r>
            </w:ins>
          </w:p>
        </w:tc>
        <w:tc>
          <w:tcPr>
            <w:tcW w:w="1381" w:type="dxa"/>
            <w:shd w:val="clear" w:color="auto" w:fill="auto"/>
          </w:tcPr>
          <w:p w14:paraId="3D9DECFD" w14:textId="4C57D2B4" w:rsidR="000F2A8E" w:rsidRPr="005B4C1C" w:rsidRDefault="00A42739" w:rsidP="007B0C52">
            <w:pPr>
              <w:jc w:val="center"/>
              <w:rPr>
                <w:ins w:id="2587" w:author="Martina Nolletti" w:date="2021-02-07T11:48:00Z"/>
                <w:rFonts w:ascii="Calibri" w:hAnsi="Calibri" w:cs="Calibri"/>
                <w:lang w:val="it-IT"/>
              </w:rPr>
            </w:pPr>
            <w:ins w:id="2588" w:author="Martina Nolletti" w:date="2021-02-07T15:48:00Z">
              <w:r w:rsidRPr="001735AD">
                <w:rPr>
                  <w:rFonts w:ascii="Calibri" w:hAnsi="Calibri" w:cs="Calibri"/>
                  <w:b/>
                  <w:bCs/>
                  <w:color w:val="FF0000"/>
                  <w:lang w:val="it-IT"/>
                </w:rPr>
                <w:t>ALTA</w:t>
              </w:r>
            </w:ins>
          </w:p>
        </w:tc>
        <w:tc>
          <w:tcPr>
            <w:tcW w:w="1842" w:type="dxa"/>
          </w:tcPr>
          <w:p w14:paraId="6E998CA2" w14:textId="61828C9C" w:rsidR="000F2A8E" w:rsidRPr="005B4C1C" w:rsidRDefault="007E5F4B" w:rsidP="007B0C52">
            <w:pPr>
              <w:jc w:val="center"/>
              <w:rPr>
                <w:ins w:id="2589" w:author="Martina Nolletti" w:date="2021-02-07T11:48:00Z"/>
                <w:rFonts w:ascii="Calibri" w:hAnsi="Calibri" w:cs="Calibri"/>
                <w:lang w:val="it-IT"/>
              </w:rPr>
            </w:pPr>
            <w:ins w:id="2590" w:author="Martina Nolletti" w:date="2021-02-07T16:00:00Z">
              <w:r>
                <w:rPr>
                  <w:rFonts w:ascii="Calibri" w:hAnsi="Calibri" w:cs="Calibri"/>
                  <w:b/>
                  <w:bCs/>
                  <w:lang w:val="it-IT"/>
                </w:rPr>
                <w:t>T18</w:t>
              </w:r>
            </w:ins>
            <w:ins w:id="2591" w:author="Martina Nolletti" w:date="2021-02-08T23:20:00Z">
              <w:r w:rsidR="005751AD">
                <w:rPr>
                  <w:rFonts w:ascii="Calibri" w:hAnsi="Calibri" w:cs="Calibri"/>
                  <w:b/>
                  <w:bCs/>
                  <w:lang w:val="it-IT"/>
                </w:rPr>
                <w:t>, T19, T20</w:t>
              </w:r>
            </w:ins>
          </w:p>
        </w:tc>
        <w:tc>
          <w:tcPr>
            <w:tcW w:w="1377" w:type="dxa"/>
          </w:tcPr>
          <w:p w14:paraId="13B5242E" w14:textId="700067D7" w:rsidR="000F2A8E" w:rsidRPr="00171CEE" w:rsidRDefault="0061051B" w:rsidP="007B0C52">
            <w:pPr>
              <w:jc w:val="center"/>
              <w:rPr>
                <w:ins w:id="2592" w:author="Martina Nolletti" w:date="2021-02-07T11:48:00Z"/>
                <w:rFonts w:ascii="Calibri" w:hAnsi="Calibri" w:cs="Calibri"/>
                <w:b/>
                <w:bCs/>
                <w:lang w:val="it-IT"/>
                <w:rPrChange w:id="2593" w:author="Martina Nolletti" w:date="2021-02-07T16:03:00Z">
                  <w:rPr>
                    <w:ins w:id="2594" w:author="Martina Nolletti" w:date="2021-02-07T11:48:00Z"/>
                    <w:rFonts w:ascii="Calibri" w:hAnsi="Calibri" w:cs="Calibri"/>
                    <w:lang w:val="it-IT"/>
                  </w:rPr>
                </w:rPrChange>
              </w:rPr>
            </w:pPr>
            <w:ins w:id="2595" w:author="Martina Nolletti" w:date="2021-02-07T16:02:00Z">
              <w:r w:rsidRPr="00171CEE">
                <w:rPr>
                  <w:rFonts w:ascii="Calibri" w:hAnsi="Calibri" w:cs="Calibri"/>
                  <w:b/>
                  <w:bCs/>
                  <w:lang w:val="it-IT"/>
                  <w:rPrChange w:id="2596" w:author="Martina Nolletti" w:date="2021-02-07T16:03:00Z">
                    <w:rPr>
                      <w:rFonts w:ascii="Calibri" w:hAnsi="Calibri" w:cs="Calibri"/>
                      <w:lang w:val="it-IT"/>
                    </w:rPr>
                  </w:rPrChange>
                </w:rPr>
                <w:t>180</w:t>
              </w:r>
            </w:ins>
          </w:p>
        </w:tc>
      </w:tr>
      <w:tr w:rsidR="000F2A8E" w:rsidRPr="000F2A8E" w14:paraId="1499486A" w14:textId="77777777" w:rsidTr="007B0C52">
        <w:trPr>
          <w:ins w:id="2597" w:author="Martina Nolletti" w:date="2021-02-07T11:48:00Z"/>
        </w:trPr>
        <w:tc>
          <w:tcPr>
            <w:tcW w:w="987" w:type="dxa"/>
            <w:shd w:val="clear" w:color="auto" w:fill="auto"/>
          </w:tcPr>
          <w:p w14:paraId="6D865CF7" w14:textId="2367031D" w:rsidR="000F2A8E" w:rsidRPr="000F2A8E" w:rsidRDefault="000F2A8E" w:rsidP="007B0C52">
            <w:pPr>
              <w:rPr>
                <w:ins w:id="2598" w:author="Martina Nolletti" w:date="2021-02-07T11:48:00Z"/>
                <w:rFonts w:ascii="Calibri" w:hAnsi="Calibri" w:cs="Calibri"/>
                <w:b/>
                <w:bCs/>
                <w:lang w:val="it-IT"/>
                <w:rPrChange w:id="2599" w:author="Martina Nolletti" w:date="2021-02-07T11:54:00Z">
                  <w:rPr>
                    <w:ins w:id="2600" w:author="Martina Nolletti" w:date="2021-02-07T11:48:00Z"/>
                    <w:rFonts w:ascii="Calibri" w:hAnsi="Calibri" w:cs="Calibri"/>
                    <w:lang w:val="it-IT"/>
                  </w:rPr>
                </w:rPrChange>
              </w:rPr>
            </w:pPr>
            <w:ins w:id="2601" w:author="Martina Nolletti" w:date="2021-02-07T11:48:00Z">
              <w:r w:rsidRPr="000F2A8E">
                <w:rPr>
                  <w:rFonts w:ascii="Calibri" w:hAnsi="Calibri" w:cs="Calibri"/>
                  <w:b/>
                  <w:bCs/>
                  <w:lang w:val="it-IT"/>
                  <w:rPrChange w:id="2602" w:author="Martina Nolletti" w:date="2021-02-07T11:54:00Z">
                    <w:rPr>
                      <w:rFonts w:ascii="Calibri" w:hAnsi="Calibri" w:cs="Calibri"/>
                      <w:lang w:val="it-IT"/>
                    </w:rPr>
                  </w:rPrChange>
                </w:rPr>
                <w:t>T24</w:t>
              </w:r>
            </w:ins>
          </w:p>
        </w:tc>
        <w:tc>
          <w:tcPr>
            <w:tcW w:w="2240" w:type="dxa"/>
            <w:shd w:val="clear" w:color="auto" w:fill="auto"/>
          </w:tcPr>
          <w:p w14:paraId="56A961B2" w14:textId="276473A1" w:rsidR="000F2A8E" w:rsidRPr="005B4C1C" w:rsidRDefault="000F2A8E" w:rsidP="007B0C52">
            <w:pPr>
              <w:rPr>
                <w:ins w:id="2603" w:author="Martina Nolletti" w:date="2021-02-07T11:48:00Z"/>
                <w:rFonts w:ascii="Calibri" w:hAnsi="Calibri" w:cs="Calibri"/>
                <w:lang w:val="it-IT"/>
              </w:rPr>
            </w:pPr>
            <w:ins w:id="2604" w:author="Martina Nolletti" w:date="2021-02-07T11:49:00Z">
              <w:r w:rsidRPr="001735AD">
                <w:rPr>
                  <w:rFonts w:ascii="Calibri" w:hAnsi="Calibri" w:cs="Calibri"/>
                  <w:b/>
                  <w:bCs/>
                  <w:lang w:val="it-IT"/>
                </w:rPr>
                <w:t>Creazione di una funzione di calcolo per i risultati delle votazioni</w:t>
              </w:r>
            </w:ins>
          </w:p>
        </w:tc>
        <w:tc>
          <w:tcPr>
            <w:tcW w:w="1029" w:type="dxa"/>
            <w:shd w:val="clear" w:color="auto" w:fill="auto"/>
          </w:tcPr>
          <w:p w14:paraId="3B15CE25" w14:textId="5CF67980" w:rsidR="000F2A8E" w:rsidRPr="005B4C1C" w:rsidRDefault="00A42739" w:rsidP="007B0C52">
            <w:pPr>
              <w:jc w:val="center"/>
              <w:rPr>
                <w:ins w:id="2605" w:author="Martina Nolletti" w:date="2021-02-07T11:48:00Z"/>
                <w:rFonts w:ascii="Calibri" w:hAnsi="Calibri" w:cs="Calibri"/>
                <w:lang w:val="it-IT"/>
              </w:rPr>
            </w:pPr>
            <w:ins w:id="2606" w:author="Martina Nolletti" w:date="2021-02-07T15:48:00Z">
              <w:r w:rsidRPr="001735AD">
                <w:rPr>
                  <w:rFonts w:ascii="Calibri" w:hAnsi="Calibri" w:cs="Calibri"/>
                  <w:b/>
                  <w:bCs/>
                  <w:color w:val="00B050"/>
                  <w:lang w:val="it-IT"/>
                </w:rPr>
                <w:t>BASSA</w:t>
              </w:r>
            </w:ins>
          </w:p>
        </w:tc>
        <w:tc>
          <w:tcPr>
            <w:tcW w:w="1381" w:type="dxa"/>
            <w:shd w:val="clear" w:color="auto" w:fill="auto"/>
          </w:tcPr>
          <w:p w14:paraId="4E922B2C" w14:textId="196D0418" w:rsidR="000F2A8E" w:rsidRPr="005B4C1C" w:rsidRDefault="00A42739" w:rsidP="007B0C52">
            <w:pPr>
              <w:jc w:val="center"/>
              <w:rPr>
                <w:ins w:id="2607" w:author="Martina Nolletti" w:date="2021-02-07T11:48:00Z"/>
                <w:rFonts w:ascii="Calibri" w:hAnsi="Calibri" w:cs="Calibri"/>
                <w:lang w:val="it-IT"/>
              </w:rPr>
            </w:pPr>
            <w:ins w:id="2608" w:author="Martina Nolletti" w:date="2021-02-07T15:48:00Z">
              <w:r w:rsidRPr="001735AD">
                <w:rPr>
                  <w:rFonts w:ascii="Calibri" w:hAnsi="Calibri" w:cs="Calibri"/>
                  <w:b/>
                  <w:bCs/>
                  <w:color w:val="FF0000"/>
                  <w:lang w:val="it-IT"/>
                </w:rPr>
                <w:t>ALTA</w:t>
              </w:r>
            </w:ins>
          </w:p>
        </w:tc>
        <w:tc>
          <w:tcPr>
            <w:tcW w:w="1842" w:type="dxa"/>
          </w:tcPr>
          <w:p w14:paraId="588F06A2" w14:textId="33CBFBEE" w:rsidR="000F2A8E" w:rsidRPr="005B4C1C" w:rsidRDefault="007E5F4B" w:rsidP="007B0C52">
            <w:pPr>
              <w:jc w:val="center"/>
              <w:rPr>
                <w:ins w:id="2609" w:author="Martina Nolletti" w:date="2021-02-07T11:48:00Z"/>
                <w:rFonts w:ascii="Calibri" w:hAnsi="Calibri" w:cs="Calibri"/>
                <w:lang w:val="it-IT"/>
              </w:rPr>
            </w:pPr>
            <w:ins w:id="2610" w:author="Martina Nolletti" w:date="2021-02-07T16:00:00Z">
              <w:r>
                <w:rPr>
                  <w:rFonts w:ascii="Calibri" w:hAnsi="Calibri" w:cs="Calibri"/>
                  <w:b/>
                  <w:bCs/>
                  <w:lang w:val="it-IT"/>
                </w:rPr>
                <w:t>T23</w:t>
              </w:r>
            </w:ins>
          </w:p>
        </w:tc>
        <w:tc>
          <w:tcPr>
            <w:tcW w:w="1377" w:type="dxa"/>
          </w:tcPr>
          <w:p w14:paraId="01FE51EB" w14:textId="65462831" w:rsidR="000F2A8E" w:rsidRPr="00171CEE" w:rsidRDefault="0061051B" w:rsidP="007B0C52">
            <w:pPr>
              <w:jc w:val="center"/>
              <w:rPr>
                <w:ins w:id="2611" w:author="Martina Nolletti" w:date="2021-02-07T11:48:00Z"/>
                <w:rFonts w:ascii="Calibri" w:hAnsi="Calibri" w:cs="Calibri"/>
                <w:b/>
                <w:bCs/>
                <w:lang w:val="it-IT"/>
                <w:rPrChange w:id="2612" w:author="Martina Nolletti" w:date="2021-02-07T16:03:00Z">
                  <w:rPr>
                    <w:ins w:id="2613" w:author="Martina Nolletti" w:date="2021-02-07T11:48:00Z"/>
                    <w:rFonts w:ascii="Calibri" w:hAnsi="Calibri" w:cs="Calibri"/>
                    <w:lang w:val="it-IT"/>
                  </w:rPr>
                </w:rPrChange>
              </w:rPr>
            </w:pPr>
            <w:ins w:id="2614" w:author="Martina Nolletti" w:date="2021-02-07T16:02:00Z">
              <w:r w:rsidRPr="00171CEE">
                <w:rPr>
                  <w:rFonts w:ascii="Calibri" w:hAnsi="Calibri" w:cs="Calibri"/>
                  <w:b/>
                  <w:bCs/>
                  <w:lang w:val="it-IT"/>
                  <w:rPrChange w:id="2615" w:author="Martina Nolletti" w:date="2021-02-07T16:03:00Z">
                    <w:rPr>
                      <w:rFonts w:ascii="Calibri" w:hAnsi="Calibri" w:cs="Calibri"/>
                      <w:lang w:val="it-IT"/>
                    </w:rPr>
                  </w:rPrChange>
                </w:rPr>
                <w:t>180</w:t>
              </w:r>
            </w:ins>
          </w:p>
        </w:tc>
      </w:tr>
      <w:tr w:rsidR="000F2A8E" w:rsidRPr="000F2A8E" w14:paraId="76256F52" w14:textId="77777777" w:rsidTr="007B0C52">
        <w:trPr>
          <w:ins w:id="2616" w:author="Martina Nolletti" w:date="2021-02-07T11:48:00Z"/>
        </w:trPr>
        <w:tc>
          <w:tcPr>
            <w:tcW w:w="987" w:type="dxa"/>
            <w:shd w:val="clear" w:color="auto" w:fill="auto"/>
          </w:tcPr>
          <w:p w14:paraId="577BCC25" w14:textId="6F026797" w:rsidR="000F2A8E" w:rsidRPr="000F2A8E" w:rsidRDefault="000F2A8E" w:rsidP="007B0C52">
            <w:pPr>
              <w:rPr>
                <w:ins w:id="2617" w:author="Martina Nolletti" w:date="2021-02-07T11:48:00Z"/>
                <w:rFonts w:ascii="Calibri" w:hAnsi="Calibri" w:cs="Calibri"/>
                <w:b/>
                <w:bCs/>
                <w:lang w:val="it-IT"/>
                <w:rPrChange w:id="2618" w:author="Martina Nolletti" w:date="2021-02-07T11:54:00Z">
                  <w:rPr>
                    <w:ins w:id="2619" w:author="Martina Nolletti" w:date="2021-02-07T11:48:00Z"/>
                    <w:rFonts w:ascii="Calibri" w:hAnsi="Calibri" w:cs="Calibri"/>
                    <w:lang w:val="it-IT"/>
                  </w:rPr>
                </w:rPrChange>
              </w:rPr>
            </w:pPr>
            <w:ins w:id="2620" w:author="Martina Nolletti" w:date="2021-02-07T11:48:00Z">
              <w:r w:rsidRPr="000F2A8E">
                <w:rPr>
                  <w:rFonts w:ascii="Calibri" w:hAnsi="Calibri" w:cs="Calibri"/>
                  <w:b/>
                  <w:bCs/>
                  <w:lang w:val="it-IT"/>
                  <w:rPrChange w:id="2621" w:author="Martina Nolletti" w:date="2021-02-07T11:54:00Z">
                    <w:rPr>
                      <w:rFonts w:ascii="Calibri" w:hAnsi="Calibri" w:cs="Calibri"/>
                      <w:lang w:val="it-IT"/>
                    </w:rPr>
                  </w:rPrChange>
                </w:rPr>
                <w:t>T25</w:t>
              </w:r>
            </w:ins>
          </w:p>
        </w:tc>
        <w:tc>
          <w:tcPr>
            <w:tcW w:w="2240" w:type="dxa"/>
            <w:shd w:val="clear" w:color="auto" w:fill="auto"/>
          </w:tcPr>
          <w:p w14:paraId="43539CC7" w14:textId="3D2B3C19" w:rsidR="000F2A8E" w:rsidRPr="005B4C1C" w:rsidRDefault="000F2A8E" w:rsidP="007B0C52">
            <w:pPr>
              <w:rPr>
                <w:ins w:id="2622" w:author="Martina Nolletti" w:date="2021-02-07T11:48:00Z"/>
                <w:rFonts w:ascii="Calibri" w:hAnsi="Calibri" w:cs="Calibri"/>
                <w:lang w:val="it-IT"/>
              </w:rPr>
            </w:pPr>
            <w:ins w:id="2623" w:author="Martina Nolletti" w:date="2021-02-07T11:49:00Z">
              <w:r w:rsidRPr="001735AD">
                <w:rPr>
                  <w:rFonts w:ascii="Calibri" w:hAnsi="Calibri" w:cs="Calibri"/>
                  <w:b/>
                  <w:bCs/>
                  <w:lang w:val="it-IT"/>
                </w:rPr>
                <w:t>Creazione di una Notifica per la pubblicazione dei risultati</w:t>
              </w:r>
            </w:ins>
          </w:p>
        </w:tc>
        <w:tc>
          <w:tcPr>
            <w:tcW w:w="1029" w:type="dxa"/>
            <w:shd w:val="clear" w:color="auto" w:fill="auto"/>
          </w:tcPr>
          <w:p w14:paraId="79B2695D" w14:textId="76A006C7" w:rsidR="000F2A8E" w:rsidRPr="005B4C1C" w:rsidRDefault="00A42739" w:rsidP="007B0C52">
            <w:pPr>
              <w:jc w:val="center"/>
              <w:rPr>
                <w:ins w:id="2624" w:author="Martina Nolletti" w:date="2021-02-07T11:48:00Z"/>
                <w:rFonts w:ascii="Calibri" w:hAnsi="Calibri" w:cs="Calibri"/>
                <w:lang w:val="it-IT"/>
              </w:rPr>
            </w:pPr>
            <w:ins w:id="2625" w:author="Martina Nolletti" w:date="2021-02-07T15:48:00Z">
              <w:r w:rsidRPr="001735AD">
                <w:rPr>
                  <w:rFonts w:ascii="Calibri" w:hAnsi="Calibri" w:cs="Calibri"/>
                  <w:b/>
                  <w:bCs/>
                  <w:color w:val="00B050"/>
                  <w:lang w:val="it-IT"/>
                </w:rPr>
                <w:t>BASSA</w:t>
              </w:r>
            </w:ins>
          </w:p>
        </w:tc>
        <w:tc>
          <w:tcPr>
            <w:tcW w:w="1381" w:type="dxa"/>
            <w:shd w:val="clear" w:color="auto" w:fill="auto"/>
          </w:tcPr>
          <w:p w14:paraId="4C810447" w14:textId="7430F3FB" w:rsidR="000F2A8E" w:rsidRPr="005B4C1C" w:rsidRDefault="00A42739" w:rsidP="007B0C52">
            <w:pPr>
              <w:jc w:val="center"/>
              <w:rPr>
                <w:ins w:id="2626" w:author="Martina Nolletti" w:date="2021-02-07T11:48:00Z"/>
                <w:rFonts w:ascii="Calibri" w:hAnsi="Calibri" w:cs="Calibri"/>
                <w:lang w:val="it-IT"/>
              </w:rPr>
            </w:pPr>
            <w:ins w:id="2627" w:author="Martina Nolletti" w:date="2021-02-07T15:48:00Z">
              <w:r w:rsidRPr="001735AD">
                <w:rPr>
                  <w:rFonts w:ascii="Calibri" w:hAnsi="Calibri" w:cs="Calibri"/>
                  <w:b/>
                  <w:bCs/>
                  <w:color w:val="00B050"/>
                  <w:lang w:val="it-IT"/>
                </w:rPr>
                <w:t>BASSA</w:t>
              </w:r>
            </w:ins>
          </w:p>
        </w:tc>
        <w:tc>
          <w:tcPr>
            <w:tcW w:w="1842" w:type="dxa"/>
          </w:tcPr>
          <w:p w14:paraId="0C8DFC6D" w14:textId="2737744A" w:rsidR="000F2A8E" w:rsidRPr="005B4C1C" w:rsidRDefault="007E5F4B" w:rsidP="007B0C52">
            <w:pPr>
              <w:jc w:val="center"/>
              <w:rPr>
                <w:ins w:id="2628" w:author="Martina Nolletti" w:date="2021-02-07T11:48:00Z"/>
                <w:rFonts w:ascii="Calibri" w:hAnsi="Calibri" w:cs="Calibri"/>
                <w:lang w:val="it-IT"/>
              </w:rPr>
            </w:pPr>
            <w:ins w:id="2629" w:author="Martina Nolletti" w:date="2021-02-07T16:00:00Z">
              <w:r>
                <w:rPr>
                  <w:rFonts w:ascii="Calibri" w:hAnsi="Calibri" w:cs="Calibri"/>
                  <w:b/>
                  <w:bCs/>
                  <w:lang w:val="it-IT"/>
                </w:rPr>
                <w:t>T24</w:t>
              </w:r>
            </w:ins>
          </w:p>
        </w:tc>
        <w:tc>
          <w:tcPr>
            <w:tcW w:w="1377" w:type="dxa"/>
          </w:tcPr>
          <w:p w14:paraId="3E1992E7" w14:textId="42CD616A" w:rsidR="000F2A8E" w:rsidRPr="00171CEE" w:rsidRDefault="0061051B" w:rsidP="007B0C52">
            <w:pPr>
              <w:jc w:val="center"/>
              <w:rPr>
                <w:ins w:id="2630" w:author="Martina Nolletti" w:date="2021-02-07T11:48:00Z"/>
                <w:rFonts w:ascii="Calibri" w:hAnsi="Calibri" w:cs="Calibri"/>
                <w:b/>
                <w:bCs/>
                <w:lang w:val="it-IT"/>
                <w:rPrChange w:id="2631" w:author="Martina Nolletti" w:date="2021-02-07T16:03:00Z">
                  <w:rPr>
                    <w:ins w:id="2632" w:author="Martina Nolletti" w:date="2021-02-07T11:48:00Z"/>
                    <w:rFonts w:ascii="Calibri" w:hAnsi="Calibri" w:cs="Calibri"/>
                    <w:lang w:val="it-IT"/>
                  </w:rPr>
                </w:rPrChange>
              </w:rPr>
            </w:pPr>
            <w:ins w:id="2633" w:author="Martina Nolletti" w:date="2021-02-07T16:02:00Z">
              <w:r w:rsidRPr="00171CEE">
                <w:rPr>
                  <w:rFonts w:ascii="Calibri" w:hAnsi="Calibri" w:cs="Calibri"/>
                  <w:b/>
                  <w:bCs/>
                  <w:lang w:val="it-IT"/>
                  <w:rPrChange w:id="2634" w:author="Martina Nolletti" w:date="2021-02-07T16:03:00Z">
                    <w:rPr>
                      <w:rFonts w:ascii="Calibri" w:hAnsi="Calibri" w:cs="Calibri"/>
                      <w:lang w:val="it-IT"/>
                    </w:rPr>
                  </w:rPrChange>
                </w:rPr>
                <w:t>210</w:t>
              </w:r>
            </w:ins>
          </w:p>
        </w:tc>
      </w:tr>
    </w:tbl>
    <w:p w14:paraId="7449B24B" w14:textId="7C464225" w:rsidR="000F2A8E" w:rsidRDefault="00CD0BED" w:rsidP="001735AD">
      <w:pPr>
        <w:rPr>
          <w:ins w:id="2635" w:author="Martina Nolletti" w:date="2021-02-07T17:20:00Z"/>
          <w:rFonts w:ascii="Calibri" w:hAnsi="Calibri" w:cs="Calibri"/>
          <w:lang w:val="it-IT"/>
        </w:rPr>
      </w:pPr>
      <w:ins w:id="2636" w:author="Martina Nolletti" w:date="2021-02-07T17:19:00Z">
        <w:r>
          <w:rPr>
            <w:rFonts w:ascii="Calibri" w:hAnsi="Calibri" w:cs="Calibri"/>
            <w:lang w:val="it-IT"/>
          </w:rPr>
          <w:lastRenderedPageBreak/>
          <w:t xml:space="preserve">I task, per le attività del sistema, che sono stati soddisfatti sono: </w:t>
        </w:r>
      </w:ins>
    </w:p>
    <w:p w14:paraId="634AC6F6" w14:textId="77777777" w:rsidR="002C2176" w:rsidRPr="001735AD" w:rsidRDefault="002C2176" w:rsidP="002C2176">
      <w:pPr>
        <w:numPr>
          <w:ilvl w:val="0"/>
          <w:numId w:val="67"/>
        </w:numPr>
        <w:rPr>
          <w:ins w:id="2637" w:author="Martina Nolletti" w:date="2021-02-07T17:20:00Z"/>
          <w:rFonts w:ascii="Calibri" w:hAnsi="Calibri" w:cs="Calibri"/>
          <w:b/>
          <w:bCs/>
          <w:lang w:val="it-IT"/>
        </w:rPr>
      </w:pPr>
      <w:ins w:id="2638" w:author="Martina Nolletti" w:date="2021-02-07T17:20:00Z">
        <w:r w:rsidRPr="001735AD">
          <w:rPr>
            <w:rFonts w:ascii="Calibri" w:hAnsi="Calibri" w:cs="Calibri"/>
            <w:b/>
            <w:bCs/>
            <w:lang w:val="it-IT"/>
          </w:rPr>
          <w:t xml:space="preserve">T1: Creazione del Database per gli utenti </w:t>
        </w:r>
      </w:ins>
    </w:p>
    <w:p w14:paraId="46BFA9ED" w14:textId="77777777" w:rsidR="002C2176" w:rsidRPr="001735AD" w:rsidRDefault="002C2176" w:rsidP="002C2176">
      <w:pPr>
        <w:numPr>
          <w:ilvl w:val="0"/>
          <w:numId w:val="67"/>
        </w:numPr>
        <w:rPr>
          <w:ins w:id="2639" w:author="Martina Nolletti" w:date="2021-02-07T17:20:00Z"/>
          <w:rFonts w:ascii="Calibri" w:hAnsi="Calibri" w:cs="Calibri"/>
          <w:b/>
          <w:bCs/>
          <w:lang w:val="it-IT"/>
        </w:rPr>
      </w:pPr>
      <w:ins w:id="2640" w:author="Martina Nolletti" w:date="2021-02-07T17:20:00Z">
        <w:r w:rsidRPr="001735AD">
          <w:rPr>
            <w:rFonts w:ascii="Calibri" w:hAnsi="Calibri" w:cs="Calibri"/>
            <w:b/>
            <w:bCs/>
            <w:lang w:val="it-IT"/>
          </w:rPr>
          <w:t>T2: Creazione del Database per gli eventi</w:t>
        </w:r>
      </w:ins>
    </w:p>
    <w:p w14:paraId="41E6CBC7" w14:textId="77777777" w:rsidR="002C2176" w:rsidRPr="001735AD" w:rsidRDefault="002C2176" w:rsidP="002C2176">
      <w:pPr>
        <w:numPr>
          <w:ilvl w:val="0"/>
          <w:numId w:val="67"/>
        </w:numPr>
        <w:rPr>
          <w:ins w:id="2641" w:author="Martina Nolletti" w:date="2021-02-07T17:20:00Z"/>
          <w:rFonts w:ascii="Calibri" w:hAnsi="Calibri" w:cs="Calibri"/>
          <w:b/>
          <w:bCs/>
          <w:lang w:val="it-IT"/>
        </w:rPr>
      </w:pPr>
      <w:ins w:id="2642" w:author="Martina Nolletti" w:date="2021-02-07T17:20:00Z">
        <w:r w:rsidRPr="001735AD">
          <w:rPr>
            <w:rFonts w:ascii="Calibri" w:hAnsi="Calibri" w:cs="Calibri"/>
            <w:b/>
            <w:bCs/>
            <w:lang w:val="it-IT"/>
          </w:rPr>
          <w:t xml:space="preserve">T3: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il Login nel sistema</w:t>
        </w:r>
      </w:ins>
    </w:p>
    <w:p w14:paraId="4E247399" w14:textId="77777777" w:rsidR="002C2176" w:rsidRPr="001735AD" w:rsidRDefault="002C2176" w:rsidP="002C2176">
      <w:pPr>
        <w:numPr>
          <w:ilvl w:val="0"/>
          <w:numId w:val="67"/>
        </w:numPr>
        <w:rPr>
          <w:ins w:id="2643" w:author="Martina Nolletti" w:date="2021-02-07T17:20:00Z"/>
          <w:rFonts w:ascii="Calibri" w:hAnsi="Calibri" w:cs="Calibri"/>
          <w:b/>
          <w:bCs/>
          <w:lang w:val="it-IT"/>
        </w:rPr>
      </w:pPr>
      <w:ins w:id="2644" w:author="Martina Nolletti" w:date="2021-02-07T17:20:00Z">
        <w:r w:rsidRPr="001735AD">
          <w:rPr>
            <w:rFonts w:ascii="Calibri" w:hAnsi="Calibri" w:cs="Calibri"/>
            <w:b/>
            <w:bCs/>
            <w:lang w:val="it-IT"/>
          </w:rPr>
          <w:t xml:space="preserve">T4: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registrazione di un nuovo utente</w:t>
        </w:r>
      </w:ins>
    </w:p>
    <w:p w14:paraId="67739A68" w14:textId="77777777" w:rsidR="002C2176" w:rsidRPr="001735AD" w:rsidRDefault="002C2176" w:rsidP="002C2176">
      <w:pPr>
        <w:numPr>
          <w:ilvl w:val="0"/>
          <w:numId w:val="67"/>
        </w:numPr>
        <w:rPr>
          <w:ins w:id="2645" w:author="Martina Nolletti" w:date="2021-02-07T17:20:00Z"/>
          <w:rFonts w:ascii="Calibri" w:hAnsi="Calibri" w:cs="Calibri"/>
          <w:b/>
          <w:bCs/>
          <w:lang w:val="it-IT"/>
        </w:rPr>
      </w:pPr>
      <w:ins w:id="2646" w:author="Martina Nolletti" w:date="2021-02-07T17:20:00Z">
        <w:r w:rsidRPr="001735AD">
          <w:rPr>
            <w:rFonts w:ascii="Calibri" w:hAnsi="Calibri" w:cs="Calibri"/>
            <w:b/>
            <w:bCs/>
            <w:lang w:val="it-IT"/>
          </w:rPr>
          <w:t>T5: Cancellazione di un utente dal Database</w:t>
        </w:r>
      </w:ins>
    </w:p>
    <w:p w14:paraId="58F78236" w14:textId="6B2A4409" w:rsidR="002C2176" w:rsidRDefault="002C2176" w:rsidP="002C2176">
      <w:pPr>
        <w:numPr>
          <w:ilvl w:val="0"/>
          <w:numId w:val="67"/>
        </w:numPr>
        <w:rPr>
          <w:ins w:id="2647" w:author="Martina Nolletti" w:date="2021-02-07T17:21:00Z"/>
          <w:rFonts w:ascii="Calibri" w:hAnsi="Calibri" w:cs="Calibri"/>
          <w:b/>
          <w:bCs/>
          <w:lang w:val="it-IT"/>
        </w:rPr>
      </w:pPr>
      <w:ins w:id="2648" w:author="Martina Nolletti" w:date="2021-02-07T17:20:00Z">
        <w:r w:rsidRPr="001735AD">
          <w:rPr>
            <w:rFonts w:ascii="Calibri" w:hAnsi="Calibri" w:cs="Calibri"/>
            <w:b/>
            <w:bCs/>
            <w:lang w:val="it-IT"/>
          </w:rPr>
          <w:t>T6: Creazione del Database per le turnazioni degli operatori</w:t>
        </w:r>
      </w:ins>
    </w:p>
    <w:p w14:paraId="2165355E" w14:textId="77777777" w:rsidR="002C2176" w:rsidRPr="001735AD" w:rsidRDefault="002C2176" w:rsidP="002C2176">
      <w:pPr>
        <w:numPr>
          <w:ilvl w:val="0"/>
          <w:numId w:val="67"/>
        </w:numPr>
        <w:rPr>
          <w:ins w:id="2649" w:author="Martina Nolletti" w:date="2021-02-07T17:21:00Z"/>
          <w:rFonts w:ascii="Calibri" w:hAnsi="Calibri" w:cs="Calibri"/>
          <w:b/>
          <w:bCs/>
          <w:lang w:val="it-IT"/>
        </w:rPr>
      </w:pPr>
      <w:ins w:id="2650" w:author="Martina Nolletti" w:date="2021-02-07T17:21:00Z">
        <w:r w:rsidRPr="001735AD">
          <w:rPr>
            <w:rFonts w:ascii="Calibri" w:hAnsi="Calibri" w:cs="Calibri"/>
            <w:b/>
            <w:bCs/>
            <w:lang w:val="it-IT"/>
          </w:rPr>
          <w:t>T7: Creazione del Database per tenere traccia dei voti</w:t>
        </w:r>
      </w:ins>
    </w:p>
    <w:p w14:paraId="42BD2A52" w14:textId="77777777" w:rsidR="002C2176" w:rsidRPr="001735AD" w:rsidRDefault="002C2176" w:rsidP="002C2176">
      <w:pPr>
        <w:numPr>
          <w:ilvl w:val="0"/>
          <w:numId w:val="67"/>
        </w:numPr>
        <w:rPr>
          <w:ins w:id="2651" w:author="Martina Nolletti" w:date="2021-02-07T17:21:00Z"/>
          <w:rFonts w:ascii="Calibri" w:hAnsi="Calibri" w:cs="Calibri"/>
          <w:b/>
          <w:bCs/>
          <w:lang w:val="it-IT"/>
        </w:rPr>
      </w:pPr>
      <w:ins w:id="2652" w:author="Martina Nolletti" w:date="2021-02-07T17:21:00Z">
        <w:r w:rsidRPr="001735AD">
          <w:rPr>
            <w:rFonts w:ascii="Calibri" w:hAnsi="Calibri" w:cs="Calibri"/>
            <w:b/>
            <w:bCs/>
            <w:lang w:val="it-IT"/>
          </w:rPr>
          <w:t>T8: Creazione del Database per tenere traccia delle prenotazioni effettuate dagli utenti</w:t>
        </w:r>
      </w:ins>
    </w:p>
    <w:p w14:paraId="73E4D88D" w14:textId="77777777" w:rsidR="002C2176" w:rsidRPr="001735AD" w:rsidRDefault="002C2176" w:rsidP="002C2176">
      <w:pPr>
        <w:numPr>
          <w:ilvl w:val="0"/>
          <w:numId w:val="67"/>
        </w:numPr>
        <w:rPr>
          <w:ins w:id="2653" w:author="Martina Nolletti" w:date="2021-02-07T17:22:00Z"/>
          <w:rFonts w:ascii="Calibri" w:hAnsi="Calibri" w:cs="Calibri"/>
          <w:b/>
          <w:bCs/>
          <w:lang w:val="it-IT"/>
        </w:rPr>
      </w:pPr>
      <w:ins w:id="2654" w:author="Martina Nolletti" w:date="2021-02-07T17:22:00Z">
        <w:r w:rsidRPr="001735AD">
          <w:rPr>
            <w:rFonts w:ascii="Calibri" w:hAnsi="Calibri" w:cs="Calibri"/>
            <w:b/>
            <w:bCs/>
            <w:lang w:val="it-IT"/>
          </w:rPr>
          <w:t xml:space="preserve">T9: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creare un evento</w:t>
        </w:r>
      </w:ins>
    </w:p>
    <w:p w14:paraId="2D549335" w14:textId="77777777" w:rsidR="002C2176" w:rsidRPr="001735AD" w:rsidRDefault="002C2176" w:rsidP="002C2176">
      <w:pPr>
        <w:numPr>
          <w:ilvl w:val="0"/>
          <w:numId w:val="67"/>
        </w:numPr>
        <w:rPr>
          <w:ins w:id="2655" w:author="Martina Nolletti" w:date="2021-02-07T17:22:00Z"/>
          <w:rFonts w:ascii="Calibri" w:hAnsi="Calibri" w:cs="Calibri"/>
          <w:b/>
          <w:bCs/>
          <w:lang w:val="it-IT"/>
        </w:rPr>
      </w:pPr>
      <w:ins w:id="2656" w:author="Martina Nolletti" w:date="2021-02-07T17:22:00Z">
        <w:r w:rsidRPr="001735AD">
          <w:rPr>
            <w:rFonts w:ascii="Calibri" w:hAnsi="Calibri" w:cs="Calibri"/>
            <w:b/>
            <w:bCs/>
            <w:lang w:val="it-IT"/>
          </w:rPr>
          <w:t>T10: Cancellazione di un evento dal Database</w:t>
        </w:r>
      </w:ins>
    </w:p>
    <w:p w14:paraId="20A02701" w14:textId="77777777" w:rsidR="002C2176" w:rsidRPr="001735AD" w:rsidRDefault="002C2176" w:rsidP="002C2176">
      <w:pPr>
        <w:numPr>
          <w:ilvl w:val="0"/>
          <w:numId w:val="67"/>
        </w:numPr>
        <w:rPr>
          <w:ins w:id="2657" w:author="Martina Nolletti" w:date="2021-02-07T17:22:00Z"/>
          <w:rFonts w:ascii="Calibri" w:hAnsi="Calibri" w:cs="Calibri"/>
          <w:b/>
          <w:bCs/>
          <w:lang w:val="it-IT"/>
        </w:rPr>
      </w:pPr>
      <w:ins w:id="2658" w:author="Martina Nolletti" w:date="2021-02-07T17:22:00Z">
        <w:r w:rsidRPr="001735AD">
          <w:rPr>
            <w:rFonts w:ascii="Calibri" w:hAnsi="Calibri" w:cs="Calibri"/>
            <w:b/>
            <w:bCs/>
            <w:lang w:val="it-IT"/>
          </w:rPr>
          <w:t>T11: Aggiornamento del Database dopo eventuali modifiche agli utenti</w:t>
        </w:r>
      </w:ins>
    </w:p>
    <w:p w14:paraId="3B052788" w14:textId="77777777" w:rsidR="002C2176" w:rsidRPr="001735AD" w:rsidRDefault="002C2176" w:rsidP="002C2176">
      <w:pPr>
        <w:numPr>
          <w:ilvl w:val="0"/>
          <w:numId w:val="67"/>
        </w:numPr>
        <w:rPr>
          <w:ins w:id="2659" w:author="Martina Nolletti" w:date="2021-02-07T17:22:00Z"/>
          <w:rFonts w:ascii="Calibri" w:hAnsi="Calibri" w:cs="Calibri"/>
          <w:b/>
          <w:bCs/>
          <w:lang w:val="it-IT"/>
        </w:rPr>
      </w:pPr>
      <w:ins w:id="2660" w:author="Martina Nolletti" w:date="2021-02-07T17:22:00Z">
        <w:r w:rsidRPr="001735AD">
          <w:rPr>
            <w:rFonts w:ascii="Calibri" w:hAnsi="Calibri" w:cs="Calibri"/>
            <w:b/>
            <w:bCs/>
            <w:lang w:val="it-IT"/>
          </w:rPr>
          <w:t xml:space="preserve">T12: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associare le turnazioni agli operatori </w:t>
        </w:r>
      </w:ins>
    </w:p>
    <w:p w14:paraId="02A455E2" w14:textId="77777777" w:rsidR="002C2176" w:rsidRPr="00032D72" w:rsidRDefault="002C2176" w:rsidP="002C2176">
      <w:pPr>
        <w:numPr>
          <w:ilvl w:val="0"/>
          <w:numId w:val="67"/>
        </w:numPr>
        <w:rPr>
          <w:ins w:id="2661" w:author="Martina Nolletti" w:date="2021-02-07T17:22:00Z"/>
          <w:rFonts w:ascii="Calibri" w:hAnsi="Calibri" w:cs="Calibri"/>
          <w:b/>
          <w:bCs/>
          <w:lang w:val="it-IT"/>
        </w:rPr>
      </w:pPr>
      <w:ins w:id="2662" w:author="Martina Nolletti" w:date="2021-02-07T17:22:00Z">
        <w:r w:rsidRPr="00032D72">
          <w:rPr>
            <w:rFonts w:ascii="Calibri" w:hAnsi="Calibri" w:cs="Calibri"/>
            <w:b/>
            <w:bCs/>
            <w:lang w:val="it-IT"/>
          </w:rPr>
          <w:t>T13: Cancellazione di una prenotazione dal Database</w:t>
        </w:r>
      </w:ins>
    </w:p>
    <w:p w14:paraId="757F7892" w14:textId="77777777" w:rsidR="002C2176" w:rsidRPr="001735AD" w:rsidRDefault="002C2176" w:rsidP="002C2176">
      <w:pPr>
        <w:numPr>
          <w:ilvl w:val="0"/>
          <w:numId w:val="67"/>
        </w:numPr>
        <w:rPr>
          <w:ins w:id="2663" w:author="Martina Nolletti" w:date="2021-02-07T17:22:00Z"/>
          <w:rFonts w:ascii="Calibri" w:hAnsi="Calibri" w:cs="Calibri"/>
          <w:b/>
          <w:bCs/>
          <w:lang w:val="it-IT"/>
        </w:rPr>
      </w:pPr>
      <w:ins w:id="2664" w:author="Martina Nolletti" w:date="2021-02-07T17:22:00Z">
        <w:r w:rsidRPr="001735AD">
          <w:rPr>
            <w:rFonts w:ascii="Calibri" w:hAnsi="Calibri" w:cs="Calibri"/>
            <w:b/>
            <w:bCs/>
            <w:lang w:val="it-IT"/>
          </w:rPr>
          <w:t xml:space="preserve">T14: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prenotazione al voto in presenza</w:t>
        </w:r>
      </w:ins>
    </w:p>
    <w:p w14:paraId="36415F18" w14:textId="77777777" w:rsidR="002C2176" w:rsidRPr="001735AD" w:rsidRDefault="002C2176" w:rsidP="002C2176">
      <w:pPr>
        <w:numPr>
          <w:ilvl w:val="0"/>
          <w:numId w:val="67"/>
        </w:numPr>
        <w:rPr>
          <w:ins w:id="2665" w:author="Martina Nolletti" w:date="2021-02-07T17:22:00Z"/>
          <w:rFonts w:ascii="Calibri" w:hAnsi="Calibri" w:cs="Calibri"/>
          <w:b/>
          <w:bCs/>
          <w:lang w:val="it-IT"/>
        </w:rPr>
      </w:pPr>
      <w:ins w:id="2666" w:author="Martina Nolletti" w:date="2021-02-07T17:22:00Z">
        <w:r w:rsidRPr="001735AD">
          <w:rPr>
            <w:rFonts w:ascii="Calibri" w:hAnsi="Calibri" w:cs="Calibri"/>
            <w:b/>
            <w:bCs/>
            <w:lang w:val="it-IT"/>
          </w:rPr>
          <w:t xml:space="preserve">T15: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effettuare la richiesta al voto online</w:t>
        </w:r>
      </w:ins>
    </w:p>
    <w:p w14:paraId="04E9F569" w14:textId="77777777" w:rsidR="002C2176" w:rsidRPr="001735AD" w:rsidRDefault="002C2176" w:rsidP="002C2176">
      <w:pPr>
        <w:numPr>
          <w:ilvl w:val="0"/>
          <w:numId w:val="67"/>
        </w:numPr>
        <w:rPr>
          <w:ins w:id="2667" w:author="Martina Nolletti" w:date="2021-02-07T17:22:00Z"/>
          <w:rFonts w:ascii="Calibri" w:hAnsi="Calibri" w:cs="Calibri"/>
          <w:b/>
          <w:bCs/>
          <w:lang w:val="it-IT"/>
        </w:rPr>
      </w:pPr>
      <w:ins w:id="2668" w:author="Martina Nolletti" w:date="2021-02-07T17:22:00Z">
        <w:r w:rsidRPr="001735AD">
          <w:rPr>
            <w:rFonts w:ascii="Calibri" w:hAnsi="Calibri" w:cs="Calibri"/>
            <w:b/>
            <w:bCs/>
            <w:lang w:val="it-IT"/>
          </w:rPr>
          <w:t>T16: Aggiornamento del Database relativo agli eventi</w:t>
        </w:r>
      </w:ins>
    </w:p>
    <w:p w14:paraId="45D58A8D" w14:textId="77777777" w:rsidR="002C2176" w:rsidRPr="001735AD" w:rsidRDefault="002C2176" w:rsidP="002C2176">
      <w:pPr>
        <w:numPr>
          <w:ilvl w:val="0"/>
          <w:numId w:val="67"/>
        </w:numPr>
        <w:rPr>
          <w:ins w:id="2669" w:author="Martina Nolletti" w:date="2021-02-07T17:23:00Z"/>
          <w:rFonts w:ascii="Calibri" w:hAnsi="Calibri" w:cs="Calibri"/>
          <w:b/>
          <w:bCs/>
          <w:lang w:val="it-IT"/>
        </w:rPr>
      </w:pPr>
      <w:ins w:id="2670" w:author="Martina Nolletti" w:date="2021-02-07T17:23:00Z">
        <w:r w:rsidRPr="001735AD">
          <w:rPr>
            <w:rFonts w:ascii="Calibri" w:hAnsi="Calibri" w:cs="Calibri"/>
            <w:b/>
            <w:bCs/>
            <w:lang w:val="it-IT"/>
          </w:rPr>
          <w:t>T17: Aggiornamento del Database dopo eventuali modifiche delle turnazioni</w:t>
        </w:r>
      </w:ins>
    </w:p>
    <w:p w14:paraId="2C310D7A" w14:textId="77777777" w:rsidR="002C2176" w:rsidRPr="001735AD" w:rsidRDefault="002C2176" w:rsidP="002C2176">
      <w:pPr>
        <w:numPr>
          <w:ilvl w:val="0"/>
          <w:numId w:val="67"/>
        </w:numPr>
        <w:rPr>
          <w:ins w:id="2671" w:author="Martina Nolletti" w:date="2021-02-07T17:23:00Z"/>
          <w:rFonts w:ascii="Calibri" w:hAnsi="Calibri" w:cs="Calibri"/>
          <w:b/>
          <w:bCs/>
          <w:lang w:val="it-IT"/>
        </w:rPr>
      </w:pPr>
      <w:ins w:id="2672" w:author="Martina Nolletti" w:date="2021-02-07T17:23:00Z">
        <w:r w:rsidRPr="001735AD">
          <w:rPr>
            <w:rFonts w:ascii="Calibri" w:hAnsi="Calibri" w:cs="Calibri"/>
            <w:b/>
            <w:bCs/>
            <w:lang w:val="it-IT"/>
          </w:rPr>
          <w:t xml:space="preserve">T18: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votare</w:t>
        </w:r>
      </w:ins>
    </w:p>
    <w:p w14:paraId="70DEDB62" w14:textId="77777777" w:rsidR="002C2176" w:rsidRPr="002C2176" w:rsidRDefault="002C2176">
      <w:pPr>
        <w:numPr>
          <w:ilvl w:val="0"/>
          <w:numId w:val="67"/>
        </w:numPr>
        <w:rPr>
          <w:ins w:id="2673" w:author="Martina Nolletti" w:date="2021-02-07T17:23:00Z"/>
          <w:lang w:val="it-IT"/>
          <w:rPrChange w:id="2674" w:author="Martina Nolletti" w:date="2021-02-07T17:23:00Z">
            <w:rPr>
              <w:ins w:id="2675" w:author="Martina Nolletti" w:date="2021-02-07T17:23:00Z"/>
            </w:rPr>
          </w:rPrChange>
        </w:rPr>
        <w:pPrChange w:id="2676" w:author="Martina Nolletti" w:date="2021-02-07T17:23:00Z">
          <w:pPr/>
        </w:pPrChange>
      </w:pPr>
      <w:ins w:id="2677" w:author="Martina Nolletti" w:date="2021-02-07T17:23:00Z">
        <w:r w:rsidRPr="001735AD">
          <w:rPr>
            <w:rFonts w:ascii="Calibri" w:hAnsi="Calibri" w:cs="Calibri"/>
            <w:b/>
            <w:bCs/>
            <w:lang w:val="it-IT"/>
          </w:rPr>
          <w:t xml:space="preserve">T19: Creazione della </w:t>
        </w:r>
        <w:proofErr w:type="spellStart"/>
        <w:r w:rsidRPr="001735AD">
          <w:rPr>
            <w:rFonts w:ascii="Calibri" w:hAnsi="Calibri" w:cs="Calibri"/>
            <w:b/>
            <w:bCs/>
            <w:lang w:val="it-IT"/>
          </w:rPr>
          <w:t>form</w:t>
        </w:r>
        <w:proofErr w:type="spellEnd"/>
        <w:r w:rsidRPr="001735AD">
          <w:rPr>
            <w:rFonts w:ascii="Calibri" w:hAnsi="Calibri" w:cs="Calibri"/>
            <w:b/>
            <w:bCs/>
            <w:lang w:val="it-IT"/>
          </w:rPr>
          <w:t xml:space="preserve"> per caricare i risultati delle votazioni svolte in presenza</w:t>
        </w:r>
      </w:ins>
    </w:p>
    <w:p w14:paraId="180622D1" w14:textId="77777777" w:rsidR="002C2176" w:rsidRPr="000D53D9" w:rsidRDefault="002C2176" w:rsidP="002C2176">
      <w:pPr>
        <w:numPr>
          <w:ilvl w:val="0"/>
          <w:numId w:val="67"/>
        </w:numPr>
        <w:rPr>
          <w:ins w:id="2678" w:author="Martina Nolletti" w:date="2021-02-07T17:23:00Z"/>
          <w:rFonts w:ascii="Calibri" w:hAnsi="Calibri" w:cs="Calibri"/>
          <w:b/>
          <w:bCs/>
          <w:lang w:val="it-IT"/>
        </w:rPr>
      </w:pPr>
      <w:ins w:id="2679" w:author="Martina Nolletti" w:date="2021-02-07T17:23:00Z">
        <w:r w:rsidRPr="000D53D9">
          <w:rPr>
            <w:rFonts w:ascii="Calibri" w:hAnsi="Calibri" w:cs="Calibri"/>
            <w:b/>
            <w:bCs/>
            <w:lang w:val="it-IT"/>
          </w:rPr>
          <w:t>T21: Aggiornamento del Database dopo eventuali modifiche alle prenotazioni</w:t>
        </w:r>
      </w:ins>
    </w:p>
    <w:p w14:paraId="3E725BE1" w14:textId="77777777" w:rsidR="002C2176" w:rsidRPr="00F54CB1" w:rsidRDefault="002C2176" w:rsidP="002C2176">
      <w:pPr>
        <w:numPr>
          <w:ilvl w:val="0"/>
          <w:numId w:val="67"/>
        </w:numPr>
        <w:rPr>
          <w:ins w:id="2680" w:author="Martina Nolletti" w:date="2021-02-07T17:23:00Z"/>
          <w:rFonts w:ascii="Calibri" w:hAnsi="Calibri" w:cs="Calibri"/>
          <w:b/>
          <w:bCs/>
          <w:lang w:val="it-IT"/>
        </w:rPr>
      </w:pPr>
      <w:ins w:id="2681" w:author="Martina Nolletti" w:date="2021-02-07T17:23:00Z">
        <w:r w:rsidRPr="00F54CB1">
          <w:rPr>
            <w:rFonts w:ascii="Calibri" w:hAnsi="Calibri" w:cs="Calibri"/>
            <w:b/>
            <w:bCs/>
            <w:lang w:val="it-IT"/>
          </w:rPr>
          <w:t>T22: Creazione dell’avviso di conferma del voto espresso online</w:t>
        </w:r>
      </w:ins>
    </w:p>
    <w:p w14:paraId="443BAA2B" w14:textId="77777777" w:rsidR="002C2176" w:rsidRPr="001735AD" w:rsidRDefault="002C2176" w:rsidP="002C2176">
      <w:pPr>
        <w:numPr>
          <w:ilvl w:val="0"/>
          <w:numId w:val="67"/>
        </w:numPr>
        <w:rPr>
          <w:ins w:id="2682" w:author="Martina Nolletti" w:date="2021-02-07T17:23:00Z"/>
          <w:rFonts w:ascii="Calibri" w:hAnsi="Calibri" w:cs="Calibri"/>
          <w:b/>
          <w:bCs/>
          <w:lang w:val="it-IT"/>
        </w:rPr>
      </w:pPr>
      <w:ins w:id="2683" w:author="Martina Nolletti" w:date="2021-02-07T17:23:00Z">
        <w:r w:rsidRPr="001735AD">
          <w:rPr>
            <w:rFonts w:ascii="Calibri" w:hAnsi="Calibri" w:cs="Calibri"/>
            <w:b/>
            <w:bCs/>
            <w:lang w:val="it-IT"/>
          </w:rPr>
          <w:t>T23: Aggiornamento del Database dopo le avvenute votazioni</w:t>
        </w:r>
      </w:ins>
    </w:p>
    <w:p w14:paraId="30EF1872" w14:textId="77777777" w:rsidR="002C2176" w:rsidRPr="001735AD" w:rsidRDefault="002C2176" w:rsidP="002C2176">
      <w:pPr>
        <w:numPr>
          <w:ilvl w:val="0"/>
          <w:numId w:val="67"/>
        </w:numPr>
        <w:rPr>
          <w:ins w:id="2684" w:author="Martina Nolletti" w:date="2021-02-07T17:23:00Z"/>
          <w:rFonts w:ascii="Calibri" w:hAnsi="Calibri" w:cs="Calibri"/>
          <w:b/>
          <w:bCs/>
          <w:lang w:val="it-IT"/>
        </w:rPr>
      </w:pPr>
      <w:ins w:id="2685" w:author="Martina Nolletti" w:date="2021-02-07T17:23:00Z">
        <w:r w:rsidRPr="001735AD">
          <w:rPr>
            <w:rFonts w:ascii="Calibri" w:hAnsi="Calibri" w:cs="Calibri"/>
            <w:b/>
            <w:bCs/>
            <w:lang w:val="it-IT"/>
          </w:rPr>
          <w:t>T24: Creazione di una funzione di calcolo per i risultati delle votazioni</w:t>
        </w:r>
      </w:ins>
    </w:p>
    <w:p w14:paraId="2E64923C" w14:textId="77777777" w:rsidR="002C2176" w:rsidRPr="001735AD" w:rsidRDefault="002C2176" w:rsidP="001735AD">
      <w:pPr>
        <w:rPr>
          <w:rFonts w:ascii="Calibri" w:hAnsi="Calibri" w:cs="Calibri"/>
          <w:lang w:val="it-IT"/>
        </w:rPr>
      </w:pPr>
    </w:p>
    <w:p w14:paraId="3991D856" w14:textId="08856773" w:rsidR="001735AD" w:rsidRDefault="001735AD" w:rsidP="001735AD">
      <w:pPr>
        <w:rPr>
          <w:ins w:id="2686" w:author="Martina Nolletti" w:date="2021-01-26T18:36:00Z"/>
          <w:rFonts w:ascii="Calibri" w:hAnsi="Calibri" w:cs="Calibri"/>
          <w:lang w:val="it-IT"/>
        </w:rPr>
      </w:pPr>
      <w:r w:rsidRPr="001735AD">
        <w:rPr>
          <w:rFonts w:ascii="Calibri" w:hAnsi="Calibri" w:cs="Calibri"/>
          <w:lang w:val="it-IT"/>
        </w:rPr>
        <w:t xml:space="preserve">Per i task, relativi al PERT delle attività svolte dal gruppo, si allega il </w:t>
      </w:r>
      <w:r w:rsidR="00711CE0" w:rsidRPr="001735AD">
        <w:rPr>
          <w:rFonts w:ascii="Calibri" w:hAnsi="Calibri" w:cs="Calibri"/>
          <w:lang w:val="it-IT"/>
        </w:rPr>
        <w:t>Log Template</w:t>
      </w:r>
      <w:r w:rsidRPr="001735AD">
        <w:rPr>
          <w:rFonts w:ascii="Calibri" w:hAnsi="Calibri" w:cs="Calibri"/>
          <w:lang w:val="it-IT"/>
        </w:rPr>
        <w:t xml:space="preserve"> per la descrizione dei task stessi.</w:t>
      </w:r>
    </w:p>
    <w:p w14:paraId="00DE6918" w14:textId="2CFA725F" w:rsidR="00745317" w:rsidRPr="001735AD" w:rsidRDefault="00745317" w:rsidP="001735AD">
      <w:pPr>
        <w:rPr>
          <w:rFonts w:ascii="Calibri" w:hAnsi="Calibri" w:cs="Calibri"/>
          <w:lang w:val="it-IT"/>
        </w:rPr>
      </w:pPr>
      <w:ins w:id="2687" w:author="Martina Nolletti" w:date="2021-01-26T18:36:00Z">
        <w:r>
          <w:rPr>
            <w:rFonts w:ascii="Calibri" w:hAnsi="Calibri" w:cs="Calibri"/>
            <w:lang w:val="it-IT"/>
          </w:rPr>
          <w:t>I diagrammi PERT, relativi alle attività di gruppo e alle attività del sistema, verranno allegato come file all’interno della cartella, in quanto troppo grandi</w:t>
        </w:r>
      </w:ins>
      <w:ins w:id="2688" w:author="Martina Nolletti" w:date="2021-01-26T18:37:00Z">
        <w:r w:rsidR="005E2B21">
          <w:rPr>
            <w:rFonts w:ascii="Calibri" w:hAnsi="Calibri" w:cs="Calibri"/>
            <w:lang w:val="it-IT"/>
          </w:rPr>
          <w:t xml:space="preserve"> per inserire le foto degli stessi</w:t>
        </w:r>
      </w:ins>
      <w:ins w:id="2689" w:author="Martina Nolletti" w:date="2021-01-26T18:36:00Z">
        <w:r>
          <w:rPr>
            <w:rFonts w:ascii="Calibri" w:hAnsi="Calibri" w:cs="Calibri"/>
            <w:lang w:val="it-IT"/>
          </w:rPr>
          <w:t>.</w:t>
        </w:r>
      </w:ins>
    </w:p>
    <w:p w14:paraId="245D2F18" w14:textId="77777777" w:rsidR="00CD5D2B" w:rsidRDefault="00CD5D2B" w:rsidP="001735AD">
      <w:pPr>
        <w:suppressAutoHyphens/>
        <w:spacing w:before="280" w:after="280"/>
        <w:rPr>
          <w:ins w:id="2690" w:author="Martina Nolletti" w:date="2021-02-09T16:36:00Z"/>
          <w:rFonts w:ascii="Calibri" w:hAnsi="Calibri" w:cs="Calibri"/>
          <w:b/>
          <w:bCs/>
          <w:iCs/>
          <w:color w:val="0070C0"/>
          <w:sz w:val="28"/>
          <w:szCs w:val="32"/>
          <w:lang w:val="it-IT" w:eastAsia="th-TH" w:bidi="th-TH"/>
        </w:rPr>
      </w:pPr>
    </w:p>
    <w:p w14:paraId="4A94143E" w14:textId="77777777" w:rsidR="00CD5D2B" w:rsidRDefault="00CD5D2B" w:rsidP="001735AD">
      <w:pPr>
        <w:suppressAutoHyphens/>
        <w:spacing w:before="280" w:after="280"/>
        <w:rPr>
          <w:ins w:id="2691" w:author="Martina Nolletti" w:date="2021-02-09T16:36:00Z"/>
          <w:rFonts w:ascii="Calibri" w:hAnsi="Calibri" w:cs="Calibri"/>
          <w:b/>
          <w:bCs/>
          <w:iCs/>
          <w:color w:val="0070C0"/>
          <w:sz w:val="28"/>
          <w:szCs w:val="32"/>
          <w:lang w:val="it-IT" w:eastAsia="th-TH" w:bidi="th-TH"/>
        </w:rPr>
      </w:pPr>
    </w:p>
    <w:p w14:paraId="087FC9B8" w14:textId="77777777" w:rsidR="00CD5D2B" w:rsidRDefault="00CD5D2B" w:rsidP="001735AD">
      <w:pPr>
        <w:suppressAutoHyphens/>
        <w:spacing w:before="280" w:after="280"/>
        <w:rPr>
          <w:ins w:id="2692" w:author="Martina Nolletti" w:date="2021-02-09T16:36:00Z"/>
          <w:rFonts w:ascii="Calibri" w:hAnsi="Calibri" w:cs="Calibri"/>
          <w:b/>
          <w:bCs/>
          <w:iCs/>
          <w:color w:val="0070C0"/>
          <w:sz w:val="28"/>
          <w:szCs w:val="32"/>
          <w:lang w:val="it-IT" w:eastAsia="th-TH" w:bidi="th-TH"/>
        </w:rPr>
      </w:pPr>
    </w:p>
    <w:p w14:paraId="6F034D02" w14:textId="77777777" w:rsidR="00CD5D2B" w:rsidRDefault="00CD5D2B" w:rsidP="001735AD">
      <w:pPr>
        <w:suppressAutoHyphens/>
        <w:spacing w:before="280" w:after="280"/>
        <w:rPr>
          <w:ins w:id="2693" w:author="Martina Nolletti" w:date="2021-02-09T16:36:00Z"/>
          <w:rFonts w:ascii="Calibri" w:hAnsi="Calibri" w:cs="Calibri"/>
          <w:b/>
          <w:bCs/>
          <w:iCs/>
          <w:color w:val="0070C0"/>
          <w:sz w:val="28"/>
          <w:szCs w:val="32"/>
          <w:lang w:val="it-IT" w:eastAsia="th-TH" w:bidi="th-TH"/>
        </w:rPr>
      </w:pPr>
    </w:p>
    <w:p w14:paraId="73AF595D" w14:textId="77777777" w:rsidR="00CD5D2B" w:rsidRDefault="00CD5D2B" w:rsidP="001735AD">
      <w:pPr>
        <w:suppressAutoHyphens/>
        <w:spacing w:before="280" w:after="280"/>
        <w:rPr>
          <w:ins w:id="2694" w:author="Martina Nolletti" w:date="2021-02-09T16:36:00Z"/>
          <w:rFonts w:ascii="Calibri" w:hAnsi="Calibri" w:cs="Calibri"/>
          <w:b/>
          <w:bCs/>
          <w:iCs/>
          <w:color w:val="0070C0"/>
          <w:sz w:val="28"/>
          <w:szCs w:val="32"/>
          <w:lang w:val="it-IT" w:eastAsia="th-TH" w:bidi="th-TH"/>
        </w:rPr>
      </w:pPr>
    </w:p>
    <w:p w14:paraId="4F0307CA" w14:textId="6CAE3EE2"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lastRenderedPageBreak/>
        <w:t xml:space="preserve">CALCOLO DELLE STATISTICHE PER IL TEMPO IMPIEGATO NEL LEARNING, DOING E TEMPO TOTALE: </w:t>
      </w:r>
    </w:p>
    <w:p w14:paraId="424EBBE8" w14:textId="6E850376"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LEARNING: </w:t>
      </w:r>
      <w:ins w:id="2695" w:author="Martina Nolletti" w:date="2021-02-10T13:59:00Z">
        <w:r w:rsidR="00F32331">
          <w:rPr>
            <w:rFonts w:ascii="Calibri" w:hAnsi="Calibri" w:cs="Calibri"/>
            <w:b/>
            <w:bCs/>
            <w:iCs/>
            <w:color w:val="0070C0"/>
            <w:sz w:val="28"/>
            <w:szCs w:val="32"/>
            <w:lang w:val="it-IT" w:eastAsia="th-TH" w:bidi="th-TH"/>
          </w:rPr>
          <w:t xml:space="preserve">31 </w:t>
        </w:r>
      </w:ins>
      <w:ins w:id="2696" w:author="Martina Nolletti" w:date="2021-02-07T16:59:00Z">
        <w:r w:rsidR="00C804E6">
          <w:rPr>
            <w:rFonts w:ascii="Calibri" w:hAnsi="Calibri" w:cs="Calibri"/>
            <w:b/>
            <w:bCs/>
            <w:iCs/>
            <w:color w:val="0070C0"/>
            <w:sz w:val="28"/>
            <w:szCs w:val="32"/>
            <w:lang w:val="it-IT" w:eastAsia="th-TH" w:bidi="th-TH"/>
          </w:rPr>
          <w:t>ore</w:t>
        </w:r>
      </w:ins>
      <w:del w:id="2697" w:author="Martina Nolletti" w:date="2021-02-07T16:59:00Z">
        <w:r w:rsidRPr="001735AD" w:rsidDel="00C804E6">
          <w:rPr>
            <w:rFonts w:ascii="Calibri" w:hAnsi="Calibri" w:cs="Calibri"/>
            <w:b/>
            <w:bCs/>
            <w:iCs/>
            <w:color w:val="0070C0"/>
            <w:sz w:val="28"/>
            <w:szCs w:val="32"/>
            <w:lang w:val="it-IT" w:eastAsia="th-TH" w:bidi="th-TH"/>
          </w:rPr>
          <w:delText>24 ore</w:delText>
        </w:r>
      </w:del>
      <w:r w:rsidRPr="001735AD">
        <w:rPr>
          <w:rFonts w:ascii="Calibri" w:hAnsi="Calibri" w:cs="Calibri"/>
          <w:b/>
          <w:bCs/>
          <w:iCs/>
          <w:color w:val="0070C0"/>
          <w:sz w:val="28"/>
          <w:szCs w:val="32"/>
          <w:lang w:val="it-IT" w:eastAsia="th-TH" w:bidi="th-TH"/>
        </w:rPr>
        <w:t>;</w:t>
      </w:r>
    </w:p>
    <w:p w14:paraId="618B7FDB" w14:textId="7599CDDD"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DOING: </w:t>
      </w:r>
      <w:ins w:id="2698" w:author="Martina Nolletti" w:date="2021-02-10T14:01:00Z">
        <w:r w:rsidR="00F32331">
          <w:rPr>
            <w:rFonts w:ascii="Calibri" w:hAnsi="Calibri" w:cs="Calibri"/>
            <w:b/>
            <w:bCs/>
            <w:iCs/>
            <w:color w:val="0070C0"/>
            <w:sz w:val="28"/>
            <w:szCs w:val="32"/>
            <w:lang w:val="it-IT" w:eastAsia="th-TH" w:bidi="th-TH"/>
          </w:rPr>
          <w:t xml:space="preserve">174.5 </w:t>
        </w:r>
      </w:ins>
      <w:del w:id="2699" w:author="Martina Nolletti" w:date="2021-02-07T16:59:00Z">
        <w:r w:rsidRPr="001735AD" w:rsidDel="00C804E6">
          <w:rPr>
            <w:rFonts w:ascii="Calibri" w:hAnsi="Calibri" w:cs="Calibri"/>
            <w:b/>
            <w:bCs/>
            <w:iCs/>
            <w:color w:val="0070C0"/>
            <w:sz w:val="28"/>
            <w:szCs w:val="32"/>
            <w:lang w:val="it-IT" w:eastAsia="th-TH" w:bidi="th-TH"/>
          </w:rPr>
          <w:delText xml:space="preserve">85,5 </w:delText>
        </w:r>
      </w:del>
      <w:r w:rsidRPr="001735AD">
        <w:rPr>
          <w:rFonts w:ascii="Calibri" w:hAnsi="Calibri" w:cs="Calibri"/>
          <w:b/>
          <w:bCs/>
          <w:iCs/>
          <w:color w:val="0070C0"/>
          <w:sz w:val="28"/>
          <w:szCs w:val="32"/>
          <w:lang w:val="it-IT" w:eastAsia="th-TH" w:bidi="th-TH"/>
        </w:rPr>
        <w:t>ore;</w:t>
      </w:r>
    </w:p>
    <w:p w14:paraId="3FB4E6D3" w14:textId="666A5CE8"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TEMPO TOTALE: </w:t>
      </w:r>
      <w:ins w:id="2700" w:author="Martina Nolletti" w:date="2021-02-10T14:01:00Z">
        <w:r w:rsidR="00F32331">
          <w:rPr>
            <w:rFonts w:ascii="Calibri" w:hAnsi="Calibri" w:cs="Calibri"/>
            <w:b/>
            <w:bCs/>
            <w:iCs/>
            <w:color w:val="0070C0"/>
            <w:sz w:val="28"/>
            <w:szCs w:val="32"/>
            <w:lang w:val="it-IT" w:eastAsia="th-TH" w:bidi="th-TH"/>
          </w:rPr>
          <w:t xml:space="preserve">205.5 </w:t>
        </w:r>
      </w:ins>
      <w:del w:id="2701" w:author="Martina Nolletti" w:date="2021-02-07T16:59:00Z">
        <w:r w:rsidRPr="001735AD" w:rsidDel="00C804E6">
          <w:rPr>
            <w:rFonts w:ascii="Calibri" w:hAnsi="Calibri" w:cs="Calibri"/>
            <w:b/>
            <w:bCs/>
            <w:iCs/>
            <w:color w:val="0070C0"/>
            <w:sz w:val="28"/>
            <w:szCs w:val="32"/>
            <w:lang w:val="it-IT" w:eastAsia="th-TH" w:bidi="th-TH"/>
          </w:rPr>
          <w:delText xml:space="preserve">109,5 </w:delText>
        </w:r>
      </w:del>
      <w:r w:rsidRPr="001735AD">
        <w:rPr>
          <w:rFonts w:ascii="Calibri" w:hAnsi="Calibri" w:cs="Calibri"/>
          <w:b/>
          <w:bCs/>
          <w:iCs/>
          <w:color w:val="0070C0"/>
          <w:sz w:val="28"/>
          <w:szCs w:val="32"/>
          <w:lang w:val="it-IT" w:eastAsia="th-TH" w:bidi="th-TH"/>
        </w:rPr>
        <w:t>ore;</w:t>
      </w:r>
    </w:p>
    <w:p w14:paraId="1A080692" w14:textId="0C077688"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NUMERO TOTALE DI ORE TRASCORSE DAL GRUPPO DURANTE LA PREPARAZIONE DEL DELIVERABLE:</w:t>
      </w:r>
      <w:ins w:id="2702" w:author="Martina Nolletti" w:date="2021-02-10T14:02:00Z">
        <w:r w:rsidR="00935238">
          <w:rPr>
            <w:rFonts w:ascii="Calibri" w:hAnsi="Calibri" w:cs="Calibri"/>
            <w:b/>
            <w:bCs/>
            <w:iCs/>
            <w:color w:val="0070C0"/>
            <w:sz w:val="28"/>
            <w:szCs w:val="32"/>
            <w:lang w:val="it-IT" w:eastAsia="th-TH" w:bidi="th-TH"/>
          </w:rPr>
          <w:t xml:space="preserve"> 31</w:t>
        </w:r>
      </w:ins>
      <w:r w:rsidRPr="001735AD">
        <w:rPr>
          <w:rFonts w:ascii="Calibri" w:hAnsi="Calibri" w:cs="Calibri"/>
          <w:b/>
          <w:bCs/>
          <w:iCs/>
          <w:color w:val="0070C0"/>
          <w:sz w:val="28"/>
          <w:szCs w:val="32"/>
          <w:lang w:val="it-IT" w:eastAsia="th-TH" w:bidi="th-TH"/>
        </w:rPr>
        <w:t xml:space="preserve"> </w:t>
      </w:r>
      <w:del w:id="2703" w:author="Martina Nolletti" w:date="2021-02-07T16:59:00Z">
        <w:r w:rsidRPr="001735AD" w:rsidDel="00C804E6">
          <w:rPr>
            <w:rFonts w:ascii="Calibri" w:hAnsi="Calibri" w:cs="Calibri"/>
            <w:b/>
            <w:bCs/>
            <w:iCs/>
            <w:color w:val="0070C0"/>
            <w:sz w:val="28"/>
            <w:szCs w:val="32"/>
            <w:lang w:val="it-IT" w:eastAsia="th-TH" w:bidi="th-TH"/>
          </w:rPr>
          <w:delText xml:space="preserve">24 </w:delText>
        </w:r>
      </w:del>
      <w:r w:rsidRPr="001735AD">
        <w:rPr>
          <w:rFonts w:ascii="Calibri" w:hAnsi="Calibri" w:cs="Calibri"/>
          <w:b/>
          <w:bCs/>
          <w:iCs/>
          <w:color w:val="0070C0"/>
          <w:sz w:val="28"/>
          <w:szCs w:val="32"/>
          <w:lang w:val="it-IT" w:eastAsia="th-TH" w:bidi="th-TH"/>
        </w:rPr>
        <w:t>ore.</w:t>
      </w:r>
    </w:p>
    <w:p w14:paraId="40F0C151" w14:textId="680980F2"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TEMPO DEDICATO DAL GRUPPO PER LA REALIZZAZIONE DEI VARI PUNTI DEL TEMPLATE AI FINI DEL RAGGIUNGIMENTO DEL PROGETTO: </w:t>
      </w:r>
      <w:ins w:id="2704" w:author="Martina Nolletti" w:date="2021-02-10T14:02:00Z">
        <w:r w:rsidR="00935238">
          <w:rPr>
            <w:rFonts w:ascii="Calibri" w:hAnsi="Calibri" w:cs="Calibri"/>
            <w:b/>
            <w:bCs/>
            <w:iCs/>
            <w:color w:val="0070C0"/>
            <w:sz w:val="28"/>
            <w:szCs w:val="32"/>
            <w:lang w:val="it-IT" w:eastAsia="th-TH" w:bidi="th-TH"/>
          </w:rPr>
          <w:t>174.5</w:t>
        </w:r>
      </w:ins>
      <w:del w:id="2705" w:author="Martina Nolletti" w:date="2021-02-07T16:59:00Z">
        <w:r w:rsidRPr="001735AD" w:rsidDel="00C804E6">
          <w:rPr>
            <w:rFonts w:ascii="Calibri" w:hAnsi="Calibri" w:cs="Calibri"/>
            <w:b/>
            <w:bCs/>
            <w:iCs/>
            <w:color w:val="0070C0"/>
            <w:sz w:val="28"/>
            <w:szCs w:val="32"/>
            <w:lang w:val="it-IT" w:eastAsia="th-TH" w:bidi="th-TH"/>
          </w:rPr>
          <w:delText>85,5</w:delText>
        </w:r>
      </w:del>
      <w:r w:rsidRPr="001735AD">
        <w:rPr>
          <w:rFonts w:ascii="Calibri" w:hAnsi="Calibri" w:cs="Calibri"/>
          <w:b/>
          <w:bCs/>
          <w:iCs/>
          <w:color w:val="0070C0"/>
          <w:sz w:val="28"/>
          <w:szCs w:val="32"/>
          <w:lang w:val="it-IT" w:eastAsia="th-TH" w:bidi="th-TH"/>
        </w:rPr>
        <w:t xml:space="preserve"> ore.</w:t>
      </w:r>
    </w:p>
    <w:p w14:paraId="6F3515B1" w14:textId="23578667" w:rsidR="001735AD" w:rsidRPr="001735AD" w:rsidRDefault="001735AD" w:rsidP="001735AD">
      <w:p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TEMPO DEDICATO DAL SINGOLO MEMBRO PER L’APPRENDIMENTO DEI VARI ARGOMENTI AI FINI DI RAGGIUNGERE IL COMPLETAMENTO DEL PROGETTO:</w:t>
      </w:r>
      <w:ins w:id="2706" w:author="Martina Nolletti" w:date="2021-02-07T17:00:00Z">
        <w:r w:rsidR="007B0C52">
          <w:rPr>
            <w:rFonts w:ascii="Calibri" w:hAnsi="Calibri" w:cs="Calibri"/>
            <w:b/>
            <w:bCs/>
            <w:iCs/>
            <w:color w:val="0070C0"/>
            <w:sz w:val="28"/>
            <w:szCs w:val="32"/>
            <w:lang w:val="it-IT" w:eastAsia="th-TH" w:bidi="th-TH"/>
          </w:rPr>
          <w:t xml:space="preserve"> </w:t>
        </w:r>
      </w:ins>
    </w:p>
    <w:p w14:paraId="628E1C43" w14:textId="61169A60"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 xml:space="preserve">Martina </w:t>
      </w:r>
      <w:proofErr w:type="spellStart"/>
      <w:r w:rsidRPr="001735AD">
        <w:rPr>
          <w:rFonts w:ascii="Calibri" w:hAnsi="Calibri" w:cs="Calibri"/>
          <w:b/>
          <w:bCs/>
          <w:iCs/>
          <w:color w:val="0070C0"/>
          <w:sz w:val="28"/>
          <w:szCs w:val="32"/>
          <w:lang w:val="it-IT" w:eastAsia="th-TH" w:bidi="th-TH"/>
        </w:rPr>
        <w:t>Nolletti</w:t>
      </w:r>
      <w:proofErr w:type="spellEnd"/>
      <w:r w:rsidRPr="001735AD">
        <w:rPr>
          <w:rFonts w:ascii="Calibri" w:hAnsi="Calibri" w:cs="Calibri"/>
          <w:b/>
          <w:bCs/>
          <w:iCs/>
          <w:color w:val="0070C0"/>
          <w:sz w:val="28"/>
          <w:szCs w:val="32"/>
          <w:lang w:val="it-IT" w:eastAsia="th-TH" w:bidi="th-TH"/>
        </w:rPr>
        <w:t xml:space="preserve">: </w:t>
      </w:r>
      <w:ins w:id="2707" w:author="Martina Nolletti" w:date="2021-02-10T14:08:00Z">
        <w:r w:rsidR="001B6BF2">
          <w:rPr>
            <w:rFonts w:ascii="Calibri" w:hAnsi="Calibri" w:cs="Calibri"/>
            <w:b/>
            <w:bCs/>
            <w:iCs/>
            <w:color w:val="0070C0"/>
            <w:sz w:val="28"/>
            <w:szCs w:val="32"/>
            <w:lang w:val="it-IT" w:eastAsia="th-TH" w:bidi="th-TH"/>
          </w:rPr>
          <w:t>8</w:t>
        </w:r>
      </w:ins>
      <w:ins w:id="2708" w:author="Martina Nolletti" w:date="2021-02-10T14:09:00Z">
        <w:r w:rsidR="00C76089">
          <w:rPr>
            <w:rFonts w:ascii="Calibri" w:hAnsi="Calibri" w:cs="Calibri"/>
            <w:b/>
            <w:bCs/>
            <w:iCs/>
            <w:color w:val="0070C0"/>
            <w:sz w:val="28"/>
            <w:szCs w:val="32"/>
            <w:lang w:val="it-IT" w:eastAsia="th-TH" w:bidi="th-TH"/>
          </w:rPr>
          <w:t>1</w:t>
        </w:r>
      </w:ins>
      <w:del w:id="2709" w:author="Martina Nolletti" w:date="2021-02-07T16:59:00Z">
        <w:r w:rsidRPr="001735AD" w:rsidDel="00C804E6">
          <w:rPr>
            <w:rFonts w:ascii="Calibri" w:hAnsi="Calibri" w:cs="Calibri"/>
            <w:b/>
            <w:bCs/>
            <w:iCs/>
            <w:color w:val="0070C0"/>
            <w:sz w:val="28"/>
            <w:szCs w:val="32"/>
            <w:lang w:val="it-IT" w:eastAsia="th-TH" w:bidi="th-TH"/>
          </w:rPr>
          <w:delText>83</w:delText>
        </w:r>
      </w:del>
      <w:r w:rsidRPr="001735AD">
        <w:rPr>
          <w:rFonts w:ascii="Calibri" w:hAnsi="Calibri" w:cs="Calibri"/>
          <w:b/>
          <w:bCs/>
          <w:iCs/>
          <w:color w:val="0070C0"/>
          <w:sz w:val="28"/>
          <w:szCs w:val="32"/>
          <w:lang w:val="it-IT" w:eastAsia="th-TH" w:bidi="th-TH"/>
        </w:rPr>
        <w:t xml:space="preserve"> ore.</w:t>
      </w:r>
    </w:p>
    <w:p w14:paraId="00DF2503" w14:textId="11021312"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Enrico Simone Adamelli:</w:t>
      </w:r>
      <w:ins w:id="2710" w:author="Martina Nolletti" w:date="2021-02-10T17:32:00Z">
        <w:r w:rsidR="005D7E9E">
          <w:rPr>
            <w:rFonts w:ascii="Calibri" w:hAnsi="Calibri" w:cs="Calibri"/>
            <w:b/>
            <w:bCs/>
            <w:iCs/>
            <w:color w:val="0070C0"/>
            <w:sz w:val="28"/>
            <w:szCs w:val="32"/>
            <w:lang w:val="it-IT" w:eastAsia="th-TH" w:bidi="th-TH"/>
          </w:rPr>
          <w:t xml:space="preserve"> </w:t>
        </w:r>
      </w:ins>
      <w:ins w:id="2711" w:author="Martina Nolletti" w:date="2021-02-10T19:16:00Z">
        <w:r w:rsidR="00B42152">
          <w:rPr>
            <w:rFonts w:ascii="Calibri" w:hAnsi="Calibri" w:cs="Calibri"/>
            <w:b/>
            <w:bCs/>
            <w:iCs/>
            <w:color w:val="0070C0"/>
            <w:sz w:val="28"/>
            <w:szCs w:val="32"/>
            <w:lang w:val="it-IT" w:eastAsia="th-TH" w:bidi="th-TH"/>
          </w:rPr>
          <w:t>34.75</w:t>
        </w:r>
      </w:ins>
      <w:r w:rsidRPr="001735AD">
        <w:rPr>
          <w:rFonts w:ascii="Calibri" w:hAnsi="Calibri" w:cs="Calibri"/>
          <w:b/>
          <w:bCs/>
          <w:iCs/>
          <w:color w:val="0070C0"/>
          <w:sz w:val="28"/>
          <w:szCs w:val="32"/>
          <w:lang w:val="it-IT" w:eastAsia="th-TH" w:bidi="th-TH"/>
        </w:rPr>
        <w:t xml:space="preserve"> </w:t>
      </w:r>
      <w:del w:id="2712" w:author="Martina Nolletti" w:date="2021-02-07T16:59:00Z">
        <w:r w:rsidRPr="001735AD" w:rsidDel="00C804E6">
          <w:rPr>
            <w:rFonts w:ascii="Calibri" w:hAnsi="Calibri" w:cs="Calibri"/>
            <w:b/>
            <w:bCs/>
            <w:iCs/>
            <w:color w:val="0070C0"/>
            <w:sz w:val="28"/>
            <w:szCs w:val="32"/>
            <w:lang w:val="it-IT" w:eastAsia="th-TH" w:bidi="th-TH"/>
          </w:rPr>
          <w:delText>30</w:delText>
        </w:r>
      </w:del>
      <w:del w:id="2713" w:author="Martina Nolletti" w:date="2021-02-10T14:10:00Z">
        <w:r w:rsidRPr="001735AD" w:rsidDel="0059198A">
          <w:rPr>
            <w:rFonts w:ascii="Calibri" w:hAnsi="Calibri" w:cs="Calibri"/>
            <w:b/>
            <w:bCs/>
            <w:iCs/>
            <w:color w:val="0070C0"/>
            <w:sz w:val="28"/>
            <w:szCs w:val="32"/>
            <w:lang w:val="it-IT" w:eastAsia="th-TH" w:bidi="th-TH"/>
          </w:rPr>
          <w:delText xml:space="preserve"> </w:delText>
        </w:r>
      </w:del>
      <w:r w:rsidRPr="001735AD">
        <w:rPr>
          <w:rFonts w:ascii="Calibri" w:hAnsi="Calibri" w:cs="Calibri"/>
          <w:b/>
          <w:bCs/>
          <w:iCs/>
          <w:color w:val="0070C0"/>
          <w:sz w:val="28"/>
          <w:szCs w:val="32"/>
          <w:lang w:val="it-IT" w:eastAsia="th-TH" w:bidi="th-TH"/>
        </w:rPr>
        <w:t>ore.</w:t>
      </w:r>
    </w:p>
    <w:p w14:paraId="0B9BA26F" w14:textId="2E319018" w:rsidR="001735AD"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Michele Intrevado:</w:t>
      </w:r>
      <w:ins w:id="2714" w:author="Martina Nolletti" w:date="2021-02-10T14:05:00Z">
        <w:r w:rsidR="00935238">
          <w:rPr>
            <w:rFonts w:ascii="Calibri" w:hAnsi="Calibri" w:cs="Calibri"/>
            <w:b/>
            <w:bCs/>
            <w:iCs/>
            <w:color w:val="0070C0"/>
            <w:sz w:val="28"/>
            <w:szCs w:val="32"/>
            <w:lang w:val="it-IT" w:eastAsia="th-TH" w:bidi="th-TH"/>
          </w:rPr>
          <w:t xml:space="preserve"> 39.5</w:t>
        </w:r>
      </w:ins>
      <w:r w:rsidRPr="001735AD">
        <w:rPr>
          <w:rFonts w:ascii="Calibri" w:hAnsi="Calibri" w:cs="Calibri"/>
          <w:b/>
          <w:bCs/>
          <w:iCs/>
          <w:color w:val="0070C0"/>
          <w:sz w:val="28"/>
          <w:szCs w:val="32"/>
          <w:lang w:val="it-IT" w:eastAsia="th-TH" w:bidi="th-TH"/>
        </w:rPr>
        <w:t xml:space="preserve"> </w:t>
      </w:r>
      <w:del w:id="2715" w:author="Martina Nolletti" w:date="2021-02-07T16:59:00Z">
        <w:r w:rsidRPr="001735AD" w:rsidDel="00C804E6">
          <w:rPr>
            <w:rFonts w:ascii="Calibri" w:hAnsi="Calibri" w:cs="Calibri"/>
            <w:b/>
            <w:bCs/>
            <w:iCs/>
            <w:color w:val="0070C0"/>
            <w:sz w:val="28"/>
            <w:szCs w:val="32"/>
            <w:lang w:val="it-IT" w:eastAsia="th-TH" w:bidi="th-TH"/>
          </w:rPr>
          <w:delText xml:space="preserve">31,5 </w:delText>
        </w:r>
      </w:del>
      <w:r w:rsidRPr="001735AD">
        <w:rPr>
          <w:rFonts w:ascii="Calibri" w:hAnsi="Calibri" w:cs="Calibri"/>
          <w:b/>
          <w:bCs/>
          <w:iCs/>
          <w:color w:val="0070C0"/>
          <w:sz w:val="28"/>
          <w:szCs w:val="32"/>
          <w:lang w:val="it-IT" w:eastAsia="th-TH" w:bidi="th-TH"/>
        </w:rPr>
        <w:t>ore.</w:t>
      </w:r>
    </w:p>
    <w:p w14:paraId="5F0A9825" w14:textId="526E4566" w:rsidR="00905517" w:rsidRPr="001735AD" w:rsidRDefault="001735AD" w:rsidP="001735AD">
      <w:pPr>
        <w:numPr>
          <w:ilvl w:val="0"/>
          <w:numId w:val="67"/>
        </w:numPr>
        <w:suppressAutoHyphens/>
        <w:spacing w:before="280" w:after="280"/>
        <w:rPr>
          <w:rFonts w:ascii="Calibri" w:hAnsi="Calibri" w:cs="Calibri"/>
          <w:b/>
          <w:bCs/>
          <w:iCs/>
          <w:color w:val="0070C0"/>
          <w:sz w:val="28"/>
          <w:szCs w:val="32"/>
          <w:lang w:val="it-IT" w:eastAsia="th-TH" w:bidi="th-TH"/>
        </w:rPr>
      </w:pPr>
      <w:r w:rsidRPr="001735AD">
        <w:rPr>
          <w:rFonts w:ascii="Calibri" w:hAnsi="Calibri" w:cs="Calibri"/>
          <w:b/>
          <w:bCs/>
          <w:iCs/>
          <w:color w:val="0070C0"/>
          <w:sz w:val="28"/>
          <w:szCs w:val="32"/>
          <w:lang w:val="it-IT" w:eastAsia="th-TH" w:bidi="th-TH"/>
        </w:rPr>
        <w:t>Marco Chiavaroli:</w:t>
      </w:r>
      <w:del w:id="2716" w:author="Martina Nolletti" w:date="2021-02-07T16:59:00Z">
        <w:r w:rsidRPr="001735AD" w:rsidDel="00C804E6">
          <w:rPr>
            <w:rFonts w:ascii="Calibri" w:hAnsi="Calibri" w:cs="Calibri"/>
            <w:b/>
            <w:bCs/>
            <w:iCs/>
            <w:color w:val="0070C0"/>
            <w:sz w:val="28"/>
            <w:szCs w:val="32"/>
            <w:lang w:val="it-IT" w:eastAsia="th-TH" w:bidi="th-TH"/>
          </w:rPr>
          <w:delText xml:space="preserve"> 32,5</w:delText>
        </w:r>
      </w:del>
      <w:r w:rsidRPr="001735AD">
        <w:rPr>
          <w:rFonts w:ascii="Calibri" w:hAnsi="Calibri" w:cs="Calibri"/>
          <w:b/>
          <w:bCs/>
          <w:iCs/>
          <w:color w:val="0070C0"/>
          <w:sz w:val="28"/>
          <w:szCs w:val="32"/>
          <w:lang w:val="it-IT" w:eastAsia="th-TH" w:bidi="th-TH"/>
        </w:rPr>
        <w:t xml:space="preserve"> </w:t>
      </w:r>
      <w:ins w:id="2717" w:author="Martina Nolletti" w:date="2021-02-10T14:06:00Z">
        <w:r w:rsidR="00D0780E">
          <w:rPr>
            <w:rFonts w:ascii="Calibri" w:hAnsi="Calibri" w:cs="Calibri"/>
            <w:b/>
            <w:bCs/>
            <w:iCs/>
            <w:color w:val="0070C0"/>
            <w:sz w:val="28"/>
            <w:szCs w:val="32"/>
            <w:lang w:val="it-IT" w:eastAsia="th-TH" w:bidi="th-TH"/>
          </w:rPr>
          <w:t xml:space="preserve">52.5 </w:t>
        </w:r>
      </w:ins>
      <w:r w:rsidRPr="001735AD">
        <w:rPr>
          <w:rFonts w:ascii="Calibri" w:hAnsi="Calibri" w:cs="Calibri"/>
          <w:b/>
          <w:bCs/>
          <w:iCs/>
          <w:color w:val="0070C0"/>
          <w:sz w:val="28"/>
          <w:szCs w:val="32"/>
          <w:lang w:val="it-IT" w:eastAsia="th-TH" w:bidi="th-TH"/>
        </w:rPr>
        <w:t>ore</w:t>
      </w:r>
      <w:r>
        <w:rPr>
          <w:rFonts w:ascii="Calibri" w:hAnsi="Calibri" w:cs="Calibri"/>
          <w:b/>
          <w:bCs/>
          <w:iCs/>
          <w:color w:val="0070C0"/>
          <w:sz w:val="28"/>
          <w:szCs w:val="32"/>
          <w:lang w:val="it-IT" w:eastAsia="th-TH" w:bidi="th-TH"/>
        </w:rPr>
        <w:t>.</w:t>
      </w:r>
    </w:p>
    <w:p w14:paraId="347B9A36" w14:textId="77777777" w:rsidR="00905517" w:rsidRPr="00070832" w:rsidRDefault="00905517" w:rsidP="00233136">
      <w:pPr>
        <w:rPr>
          <w:lang w:val="it-IT"/>
        </w:rPr>
      </w:pPr>
    </w:p>
    <w:p w14:paraId="04D7E123" w14:textId="18866E59" w:rsidR="00905517" w:rsidRDefault="00905517" w:rsidP="00233136">
      <w:pPr>
        <w:rPr>
          <w:ins w:id="2718" w:author="Martina Nolletti" w:date="2021-02-07T16:03:00Z"/>
          <w:lang w:val="it-IT"/>
        </w:rPr>
      </w:pPr>
    </w:p>
    <w:p w14:paraId="7843FED5" w14:textId="63941B8D" w:rsidR="00D53C4D" w:rsidRDefault="00D53C4D" w:rsidP="00233136">
      <w:pPr>
        <w:rPr>
          <w:ins w:id="2719" w:author="Martina Nolletti" w:date="2021-02-07T16:03:00Z"/>
          <w:lang w:val="it-IT"/>
        </w:rPr>
      </w:pPr>
    </w:p>
    <w:p w14:paraId="43F1D8E6" w14:textId="0A12ADAD" w:rsidR="00D53C4D" w:rsidRDefault="00D53C4D" w:rsidP="00233136">
      <w:pPr>
        <w:rPr>
          <w:ins w:id="2720" w:author="Martina Nolletti" w:date="2021-02-07T17:24:00Z"/>
          <w:lang w:val="it-IT"/>
        </w:rPr>
      </w:pPr>
    </w:p>
    <w:p w14:paraId="099D84F1" w14:textId="7B01C2C7" w:rsidR="005A21DF" w:rsidRDefault="005A21DF" w:rsidP="00233136">
      <w:pPr>
        <w:rPr>
          <w:ins w:id="2721" w:author="Martina Nolletti" w:date="2021-02-07T17:24:00Z"/>
          <w:lang w:val="it-IT"/>
        </w:rPr>
      </w:pPr>
    </w:p>
    <w:p w14:paraId="0D9A3319" w14:textId="6FA701A6" w:rsidR="005A21DF" w:rsidRDefault="005A21DF" w:rsidP="00233136">
      <w:pPr>
        <w:rPr>
          <w:ins w:id="2722" w:author="Martina Nolletti" w:date="2021-02-07T17:24:00Z"/>
          <w:lang w:val="it-IT"/>
        </w:rPr>
      </w:pPr>
    </w:p>
    <w:p w14:paraId="74F726A7" w14:textId="4892BD7E" w:rsidR="005A21DF" w:rsidRDefault="005A21DF" w:rsidP="00233136">
      <w:pPr>
        <w:rPr>
          <w:ins w:id="2723" w:author="Martina Nolletti" w:date="2021-02-07T17:24:00Z"/>
          <w:lang w:val="it-IT"/>
        </w:rPr>
      </w:pPr>
    </w:p>
    <w:p w14:paraId="407C691C" w14:textId="7FD924F2" w:rsidR="005A21DF" w:rsidRDefault="005A21DF" w:rsidP="00233136">
      <w:pPr>
        <w:rPr>
          <w:ins w:id="2724" w:author="Martina Nolletti" w:date="2021-02-07T17:24:00Z"/>
          <w:lang w:val="it-IT"/>
        </w:rPr>
      </w:pPr>
    </w:p>
    <w:p w14:paraId="486B4695" w14:textId="567FA6E8" w:rsidR="005A21DF" w:rsidRDefault="005A21DF" w:rsidP="00233136">
      <w:pPr>
        <w:rPr>
          <w:ins w:id="2725" w:author="Martina Nolletti" w:date="2021-02-07T17:24:00Z"/>
          <w:lang w:val="it-IT"/>
        </w:rPr>
      </w:pPr>
    </w:p>
    <w:p w14:paraId="7A32F7E1" w14:textId="105C7EA2" w:rsidR="005A21DF" w:rsidRDefault="005A21DF" w:rsidP="00233136">
      <w:pPr>
        <w:rPr>
          <w:ins w:id="2726" w:author="Martina Nolletti" w:date="2021-02-07T17:24:00Z"/>
          <w:lang w:val="it-IT"/>
        </w:rPr>
      </w:pPr>
    </w:p>
    <w:p w14:paraId="4772C51F" w14:textId="19011FEA" w:rsidR="005A21DF" w:rsidRDefault="005A21DF" w:rsidP="00233136">
      <w:pPr>
        <w:rPr>
          <w:ins w:id="2727" w:author="Martina Nolletti" w:date="2021-02-07T17:24:00Z"/>
          <w:lang w:val="it-IT"/>
        </w:rPr>
      </w:pPr>
    </w:p>
    <w:p w14:paraId="5B320BD4" w14:textId="29FCAA38" w:rsidR="005A21DF" w:rsidRDefault="005A21DF" w:rsidP="00233136">
      <w:pPr>
        <w:rPr>
          <w:ins w:id="2728" w:author="Martina Nolletti" w:date="2021-02-07T17:24:00Z"/>
          <w:lang w:val="it-IT"/>
        </w:rPr>
      </w:pPr>
    </w:p>
    <w:p w14:paraId="5D1AF6E4" w14:textId="6E7E6CC8" w:rsidR="005A21DF" w:rsidRDefault="005A21DF" w:rsidP="00233136">
      <w:pPr>
        <w:rPr>
          <w:ins w:id="2729" w:author="Martina Nolletti" w:date="2021-02-07T17:24:00Z"/>
          <w:lang w:val="it-IT"/>
        </w:rPr>
      </w:pPr>
    </w:p>
    <w:p w14:paraId="338BC217" w14:textId="77777777" w:rsidR="005A21DF" w:rsidDel="005A21DF" w:rsidRDefault="005A21DF" w:rsidP="00233136">
      <w:pPr>
        <w:rPr>
          <w:del w:id="2730" w:author="Martina Nolletti" w:date="2021-02-07T17:24:00Z"/>
          <w:lang w:val="it-IT"/>
        </w:rPr>
      </w:pPr>
    </w:p>
    <w:p w14:paraId="34779394" w14:textId="77777777" w:rsidR="00855685" w:rsidRPr="00070832" w:rsidRDefault="00855685" w:rsidP="00233136">
      <w:pPr>
        <w:rPr>
          <w:lang w:val="it-IT"/>
        </w:rPr>
      </w:pPr>
    </w:p>
    <w:p w14:paraId="1C5AD2C5" w14:textId="0B8FDD88" w:rsidR="00DE1224" w:rsidRPr="00F11C3A" w:rsidRDefault="00ED25DB" w:rsidP="00F11C3A">
      <w:pPr>
        <w:pStyle w:val="Titolo"/>
        <w:spacing w:line="276" w:lineRule="auto"/>
        <w:outlineLvl w:val="0"/>
        <w:rPr>
          <w:ins w:id="2731" w:author="Martina Nolletti" w:date="2021-02-09T16:33:00Z"/>
          <w:rFonts w:ascii="Calibri" w:hAnsi="Calibri" w:cs="Calibri"/>
          <w:color w:val="auto"/>
          <w:spacing w:val="0"/>
          <w:kern w:val="0"/>
          <w:sz w:val="24"/>
          <w:szCs w:val="24"/>
          <w:lang w:val="it-IT"/>
          <w:rPrChange w:id="2732" w:author="Marco Chiavaroli" w:date="2021-02-10T19:35:00Z">
            <w:rPr>
              <w:ins w:id="2733" w:author="Martina Nolletti" w:date="2021-02-09T16:33:00Z"/>
              <w:noProof/>
            </w:rPr>
          </w:rPrChange>
        </w:rPr>
        <w:pPrChange w:id="2734" w:author="Marco Chiavaroli" w:date="2021-02-10T19:35:00Z">
          <w:pPr>
            <w:pStyle w:val="Titolo"/>
            <w:spacing w:line="276" w:lineRule="auto"/>
          </w:pPr>
        </w:pPrChange>
      </w:pPr>
      <w:bookmarkStart w:id="2735" w:name="_Toc63878168"/>
      <w:r w:rsidRPr="001A1571">
        <w:rPr>
          <w:noProof/>
        </w:rPr>
        <w:lastRenderedPageBreak/>
        <w:t xml:space="preserve">Appendix. </w:t>
      </w:r>
      <w:r w:rsidR="00DF35F5">
        <w:rPr>
          <w:noProof/>
        </w:rPr>
        <w:t>Prototype</w:t>
      </w:r>
      <w:bookmarkEnd w:id="2735"/>
      <w:del w:id="2736" w:author="Martina Nolletti" w:date="2021-02-09T16:33:00Z">
        <w:r w:rsidR="008A4412" w:rsidRPr="00F11C3A" w:rsidDel="00F27968">
          <w:rPr>
            <w:rFonts w:ascii="Calibri" w:hAnsi="Calibri" w:cs="Calibri"/>
            <w:color w:val="auto"/>
            <w:spacing w:val="0"/>
            <w:kern w:val="0"/>
            <w:sz w:val="24"/>
            <w:szCs w:val="24"/>
            <w:lang w:val="it-IT"/>
            <w:rPrChange w:id="2737" w:author="Marco Chiavaroli" w:date="2021-02-10T19:35:00Z">
              <w:rPr>
                <w:noProof/>
              </w:rPr>
            </w:rPrChange>
          </w:rPr>
          <w:delText xml:space="preserve"> </w:delText>
        </w:r>
        <w:r w:rsidRPr="00F11C3A" w:rsidDel="00F27968">
          <w:rPr>
            <w:rFonts w:ascii="Calibri" w:hAnsi="Calibri" w:cs="Calibri"/>
            <w:color w:val="auto"/>
            <w:spacing w:val="0"/>
            <w:kern w:val="0"/>
            <w:sz w:val="24"/>
            <w:szCs w:val="24"/>
            <w:lang w:val="it-IT"/>
            <w:rPrChange w:id="2738" w:author="Marco Chiavaroli" w:date="2021-02-10T19:35:00Z">
              <w:rPr>
                <w:noProof/>
              </w:rPr>
            </w:rPrChange>
          </w:rPr>
          <w:br/>
        </w:r>
        <w:r w:rsidR="00DF35F5" w:rsidRPr="00F11C3A" w:rsidDel="00F27968">
          <w:rPr>
            <w:rFonts w:ascii="Calibri" w:hAnsi="Calibri" w:cs="Calibri"/>
            <w:color w:val="auto"/>
            <w:spacing w:val="0"/>
            <w:kern w:val="0"/>
            <w:sz w:val="24"/>
            <w:szCs w:val="24"/>
            <w:lang w:val="it-IT"/>
            <w:rPrChange w:id="2739" w:author="Marco Chiavaroli" w:date="2021-02-10T19:35:00Z">
              <w:rPr>
                <w:rFonts w:ascii="Arial" w:hAnsi="Arial" w:cs="Arial"/>
                <w:i/>
                <w:sz w:val="22"/>
                <w:szCs w:val="24"/>
              </w:rPr>
            </w:rPrChange>
          </w:rPr>
          <w:delText xml:space="preserve">&lt;Provide a brief report on your prototype, and </w:delText>
        </w:r>
        <w:r w:rsidR="00711CE0" w:rsidRPr="00F11C3A" w:rsidDel="00F27968">
          <w:rPr>
            <w:rFonts w:ascii="Calibri" w:hAnsi="Calibri" w:cs="Calibri"/>
            <w:color w:val="auto"/>
            <w:spacing w:val="0"/>
            <w:kern w:val="0"/>
            <w:sz w:val="24"/>
            <w:szCs w:val="24"/>
            <w:lang w:val="it-IT"/>
            <w:rPrChange w:id="2740" w:author="Marco Chiavaroli" w:date="2021-02-10T19:35:00Z">
              <w:rPr>
                <w:rFonts w:ascii="Arial" w:hAnsi="Arial" w:cs="Arial"/>
                <w:i/>
                <w:sz w:val="22"/>
                <w:szCs w:val="24"/>
              </w:rPr>
            </w:rPrChange>
          </w:rPr>
          <w:delText>especially</w:delText>
        </w:r>
        <w:r w:rsidR="00DF35F5" w:rsidRPr="00F11C3A" w:rsidDel="00F27968">
          <w:rPr>
            <w:rFonts w:ascii="Calibri" w:hAnsi="Calibri" w:cs="Calibri"/>
            <w:color w:val="auto"/>
            <w:spacing w:val="0"/>
            <w:kern w:val="0"/>
            <w:sz w:val="24"/>
            <w:szCs w:val="24"/>
            <w:lang w:val="it-IT"/>
            <w:rPrChange w:id="2741" w:author="Marco Chiavaroli" w:date="2021-02-10T19:35:00Z">
              <w:rPr>
                <w:rFonts w:ascii="Arial" w:hAnsi="Arial" w:cs="Arial"/>
                <w:i/>
                <w:sz w:val="22"/>
                <w:szCs w:val="24"/>
              </w:rPr>
            </w:rPrChange>
          </w:rPr>
          <w:delText xml:space="preserve"> information on what you have implemented, how the implementation covers the FR and NFR, how the prototypes demonstrates your project correctness with respect to the FR and NFR. You may add some screenshots to describe what required above. Be ready to show your prototype during the oral examination&gt; </w:delText>
        </w:r>
      </w:del>
    </w:p>
    <w:p w14:paraId="2B1942E9" w14:textId="24895B67" w:rsidR="00D430D3" w:rsidRPr="00A06314" w:rsidRDefault="00D430D3" w:rsidP="00F27968">
      <w:pPr>
        <w:rPr>
          <w:ins w:id="2742" w:author="Martina Nolletti" w:date="2021-02-09T17:27:00Z"/>
          <w:rFonts w:ascii="Calibri" w:hAnsi="Calibri" w:cs="Calibri"/>
          <w:lang w:val="it-IT"/>
        </w:rPr>
      </w:pPr>
      <w:ins w:id="2743" w:author="Martina Nolletti" w:date="2021-02-09T17:27:00Z">
        <w:r w:rsidRPr="00A06314">
          <w:rPr>
            <w:rFonts w:ascii="Calibri" w:hAnsi="Calibri" w:cs="Calibri"/>
            <w:lang w:val="it-IT"/>
          </w:rPr>
          <w:t>L’appl</w:t>
        </w:r>
      </w:ins>
      <w:ins w:id="2744" w:author="Martina Nolletti" w:date="2021-02-09T17:28:00Z">
        <w:r w:rsidRPr="00A06314">
          <w:rPr>
            <w:rFonts w:ascii="Calibri" w:hAnsi="Calibri" w:cs="Calibri"/>
            <w:lang w:val="it-IT"/>
          </w:rPr>
          <w:t xml:space="preserve">icazione </w:t>
        </w:r>
        <w:proofErr w:type="spellStart"/>
        <w:r w:rsidRPr="00A06314">
          <w:rPr>
            <w:rFonts w:ascii="Calibri" w:hAnsi="Calibri" w:cs="Calibri"/>
            <w:lang w:val="it-IT"/>
          </w:rPr>
          <w:t>UniVASA</w:t>
        </w:r>
        <w:proofErr w:type="spellEnd"/>
        <w:r w:rsidRPr="00A06314">
          <w:rPr>
            <w:rFonts w:ascii="Calibri" w:hAnsi="Calibri" w:cs="Calibri"/>
            <w:lang w:val="it-IT"/>
          </w:rPr>
          <w:t xml:space="preserve"> permette di gestire le votazioni online per le Università. </w:t>
        </w:r>
        <w:proofErr w:type="gramStart"/>
        <w:r w:rsidRPr="00A06314">
          <w:rPr>
            <w:rFonts w:ascii="Calibri" w:hAnsi="Calibri" w:cs="Calibri"/>
            <w:lang w:val="it-IT"/>
          </w:rPr>
          <w:t>E’</w:t>
        </w:r>
        <w:proofErr w:type="gramEnd"/>
        <w:r w:rsidRPr="00A06314">
          <w:rPr>
            <w:rFonts w:ascii="Calibri" w:hAnsi="Calibri" w:cs="Calibri"/>
            <w:lang w:val="it-IT"/>
          </w:rPr>
          <w:t xml:space="preserve"> stata sviluppata in modo da avere una buona </w:t>
        </w:r>
        <w:proofErr w:type="spellStart"/>
        <w:r w:rsidRPr="00A06314">
          <w:rPr>
            <w:rFonts w:ascii="Calibri" w:hAnsi="Calibri" w:cs="Calibri"/>
            <w:lang w:val="it-IT"/>
          </w:rPr>
          <w:t>experience</w:t>
        </w:r>
        <w:proofErr w:type="spellEnd"/>
        <w:r w:rsidRPr="00A06314">
          <w:rPr>
            <w:rFonts w:ascii="Calibri" w:hAnsi="Calibri" w:cs="Calibri"/>
            <w:lang w:val="it-IT"/>
          </w:rPr>
          <w:t xml:space="preserve"> con l’interfaccia e </w:t>
        </w:r>
      </w:ins>
      <w:ins w:id="2745" w:author="Martina Nolletti" w:date="2021-02-09T17:29:00Z">
        <w:r w:rsidRPr="00A06314">
          <w:rPr>
            <w:rFonts w:ascii="Calibri" w:hAnsi="Calibri" w:cs="Calibri"/>
            <w:lang w:val="it-IT"/>
          </w:rPr>
          <w:t>da essere semplice da utilizzare.</w:t>
        </w:r>
      </w:ins>
    </w:p>
    <w:p w14:paraId="2567B34C" w14:textId="7F6A4656" w:rsidR="00BE7E30" w:rsidRPr="00A06314" w:rsidRDefault="00BE7E30" w:rsidP="00F27968">
      <w:pPr>
        <w:rPr>
          <w:ins w:id="2746" w:author="Martina Nolletti" w:date="2021-02-09T16:51:00Z"/>
          <w:rFonts w:ascii="Calibri" w:hAnsi="Calibri" w:cs="Calibri"/>
          <w:lang w:val="it-IT"/>
        </w:rPr>
      </w:pPr>
      <w:ins w:id="2747" w:author="Martina Nolletti" w:date="2021-02-09T16:51:00Z">
        <w:r w:rsidRPr="00A06314">
          <w:rPr>
            <w:rFonts w:ascii="Calibri" w:hAnsi="Calibri" w:cs="Calibri"/>
            <w:lang w:val="it-IT"/>
          </w:rPr>
          <w:t>In questa sezione</w:t>
        </w:r>
      </w:ins>
      <w:ins w:id="2748" w:author="Martina Nolletti" w:date="2021-02-09T17:17:00Z">
        <w:r w:rsidR="00557B2B" w:rsidRPr="00A06314">
          <w:rPr>
            <w:rFonts w:ascii="Calibri" w:hAnsi="Calibri" w:cs="Calibri"/>
            <w:lang w:val="it-IT"/>
          </w:rPr>
          <w:t xml:space="preserve"> verranno presentati i requisiti funzionali e i requisiti no</w:t>
        </w:r>
      </w:ins>
      <w:ins w:id="2749" w:author="Martina Nolletti" w:date="2021-02-09T17:18:00Z">
        <w:r w:rsidR="00557B2B" w:rsidRPr="00A06314">
          <w:rPr>
            <w:rFonts w:ascii="Calibri" w:hAnsi="Calibri" w:cs="Calibri"/>
            <w:lang w:val="it-IT"/>
          </w:rPr>
          <w:t>n funzionali più importanti del nostro prototipo.</w:t>
        </w:r>
      </w:ins>
    </w:p>
    <w:p w14:paraId="2F337A20" w14:textId="77777777" w:rsidR="00CD5D2B" w:rsidRPr="00A06314" w:rsidRDefault="00CD5D2B" w:rsidP="00F27968">
      <w:pPr>
        <w:rPr>
          <w:ins w:id="2750" w:author="Martina Nolletti" w:date="2021-02-09T16:34:00Z"/>
          <w:lang w:val="it-IT"/>
        </w:rPr>
      </w:pPr>
    </w:p>
    <w:p w14:paraId="36FBBE12" w14:textId="2038551E" w:rsidR="008D06C2" w:rsidRPr="008D06C2" w:rsidRDefault="00BE7E30">
      <w:pPr>
        <w:numPr>
          <w:ilvl w:val="0"/>
          <w:numId w:val="32"/>
        </w:numPr>
        <w:rPr>
          <w:ins w:id="2751" w:author="Martina Nolletti" w:date="2021-02-09T17:29:00Z"/>
          <w:rFonts w:ascii="Calibri" w:hAnsi="Calibri" w:cs="Calibri"/>
          <w:b/>
          <w:bCs/>
          <w:color w:val="00B050"/>
          <w:sz w:val="32"/>
          <w:szCs w:val="32"/>
          <w:lang w:val="it-IT"/>
        </w:rPr>
      </w:pPr>
      <w:ins w:id="2752" w:author="Martina Nolletti" w:date="2021-02-09T16:46:00Z">
        <w:r w:rsidRPr="00D430D3">
          <w:rPr>
            <w:rFonts w:ascii="Calibri" w:hAnsi="Calibri" w:cs="Calibri"/>
            <w:b/>
            <w:bCs/>
            <w:color w:val="00B050"/>
            <w:sz w:val="32"/>
            <w:szCs w:val="32"/>
            <w:lang w:val="it-IT"/>
            <w:rPrChange w:id="2753" w:author="Martina Nolletti" w:date="2021-02-09T17:29:00Z">
              <w:rPr>
                <w:rFonts w:ascii="Calibri" w:hAnsi="Calibri" w:cs="Calibri"/>
                <w:b/>
                <w:bCs/>
                <w:lang w:val="it-IT"/>
              </w:rPr>
            </w:rPrChange>
          </w:rPr>
          <w:t>RF5</w:t>
        </w:r>
      </w:ins>
      <w:ins w:id="2754" w:author="Martina Nolletti" w:date="2021-02-09T17:29:00Z">
        <w:r w:rsidR="00D430D3" w:rsidRPr="00D430D3">
          <w:rPr>
            <w:rFonts w:ascii="Calibri" w:hAnsi="Calibri" w:cs="Calibri"/>
            <w:b/>
            <w:bCs/>
            <w:color w:val="00B050"/>
            <w:sz w:val="32"/>
            <w:szCs w:val="32"/>
            <w:lang w:val="it-IT"/>
            <w:rPrChange w:id="2755" w:author="Martina Nolletti" w:date="2021-02-09T17:29:00Z">
              <w:rPr>
                <w:rFonts w:ascii="Calibri" w:hAnsi="Calibri" w:cs="Calibri"/>
                <w:b/>
                <w:bCs/>
                <w:lang w:val="it-IT"/>
              </w:rPr>
            </w:rPrChange>
          </w:rPr>
          <w:t xml:space="preserve">: </w:t>
        </w:r>
      </w:ins>
      <w:ins w:id="2756" w:author="Martina Nolletti" w:date="2021-02-09T16:46:00Z">
        <w:r w:rsidRPr="00D430D3">
          <w:rPr>
            <w:rFonts w:ascii="Calibri" w:hAnsi="Calibri" w:cs="Calibri"/>
            <w:b/>
            <w:bCs/>
            <w:color w:val="00B050"/>
            <w:sz w:val="32"/>
            <w:szCs w:val="32"/>
            <w:lang w:val="it-IT"/>
            <w:rPrChange w:id="2757" w:author="Martina Nolletti" w:date="2021-02-09T17:29:00Z">
              <w:rPr>
                <w:rFonts w:ascii="Calibri" w:hAnsi="Calibri" w:cs="Calibri"/>
                <w:b/>
                <w:bCs/>
                <w:lang w:val="it-IT"/>
              </w:rPr>
            </w:rPrChange>
          </w:rPr>
          <w:t>Votazione online</w:t>
        </w:r>
      </w:ins>
      <w:ins w:id="2758" w:author="Martina Nolletti" w:date="2021-02-09T17:57:00Z">
        <w:r w:rsidR="008D06C2">
          <w:rPr>
            <w:rFonts w:ascii="Calibri" w:hAnsi="Calibri" w:cs="Calibri"/>
            <w:b/>
            <w:bCs/>
            <w:color w:val="00B050"/>
            <w:sz w:val="32"/>
            <w:szCs w:val="32"/>
            <w:lang w:val="it-IT"/>
          </w:rPr>
          <w:t xml:space="preserve"> e </w:t>
        </w:r>
        <w:r w:rsidR="008D06C2" w:rsidRPr="008D06C2">
          <w:rPr>
            <w:rFonts w:ascii="Calibri" w:hAnsi="Calibri" w:cs="Calibri"/>
            <w:b/>
            <w:bCs/>
            <w:color w:val="00B050"/>
            <w:sz w:val="32"/>
            <w:szCs w:val="32"/>
            <w:lang w:val="it-IT"/>
          </w:rPr>
          <w:t>RNF2: SICUREZZA DEI DATI (UNICITA’, NON MODIFICABILITA’, PRIVACY)</w:t>
        </w:r>
      </w:ins>
    </w:p>
    <w:p w14:paraId="43DA73F0" w14:textId="4BF8B917" w:rsidR="007F44D0" w:rsidRDefault="00F11C3A" w:rsidP="00BE7E30">
      <w:pPr>
        <w:rPr>
          <w:ins w:id="2759" w:author="Martina Nolletti" w:date="2021-02-09T17:48:00Z"/>
          <w:rFonts w:ascii="Calibri" w:hAnsi="Calibri" w:cs="Calibri"/>
          <w:lang w:val="it-IT"/>
        </w:rPr>
      </w:pPr>
      <w:ins w:id="2760" w:author="Martina Nolletti" w:date="2021-02-09T17:30:00Z">
        <w:r>
          <w:rPr>
            <w:rFonts w:ascii="Calibri" w:hAnsi="Calibri" w:cs="Calibri"/>
            <w:lang w:val="it-IT"/>
          </w:rPr>
          <w:pict w14:anchorId="1C1EB6E0">
            <v:shape id="_x0000_i1054" type="#_x0000_t75" style="width:461.8pt;height:434.5pt">
              <v:imagedata r:id="rId48" o:title="gestione_vota_online"/>
            </v:shape>
          </w:pict>
        </w:r>
      </w:ins>
    </w:p>
    <w:p w14:paraId="175E4124" w14:textId="01CA2AD9" w:rsidR="00D430D3" w:rsidRDefault="00D430D3" w:rsidP="00BE7E30">
      <w:pPr>
        <w:rPr>
          <w:ins w:id="2761" w:author="Martina Nolletti" w:date="2021-02-09T17:35:00Z"/>
          <w:rFonts w:ascii="Calibri" w:hAnsi="Calibri" w:cs="Calibri"/>
          <w:lang w:val="it-IT"/>
        </w:rPr>
      </w:pPr>
      <w:ins w:id="2762" w:author="Martina Nolletti" w:date="2021-02-09T17:30:00Z">
        <w:r>
          <w:rPr>
            <w:rFonts w:ascii="Calibri" w:hAnsi="Calibri" w:cs="Calibri"/>
            <w:lang w:val="it-IT"/>
          </w:rPr>
          <w:lastRenderedPageBreak/>
          <w:t xml:space="preserve">Per quanto riguarda la parte </w:t>
        </w:r>
      </w:ins>
      <w:ins w:id="2763" w:author="Martina Nolletti" w:date="2021-02-09T17:31:00Z">
        <w:r>
          <w:rPr>
            <w:rFonts w:ascii="Calibri" w:hAnsi="Calibri" w:cs="Calibri"/>
            <w:lang w:val="it-IT"/>
          </w:rPr>
          <w:t xml:space="preserve">della votazione online è stata creata una vista in </w:t>
        </w:r>
        <w:proofErr w:type="spellStart"/>
        <w:r>
          <w:rPr>
            <w:rFonts w:ascii="Calibri" w:hAnsi="Calibri" w:cs="Calibri"/>
            <w:lang w:val="it-IT"/>
          </w:rPr>
          <w:t>JavaFX</w:t>
        </w:r>
        <w:proofErr w:type="spellEnd"/>
        <w:r>
          <w:rPr>
            <w:rFonts w:ascii="Calibri" w:hAnsi="Calibri" w:cs="Calibri"/>
            <w:lang w:val="it-IT"/>
          </w:rPr>
          <w:t xml:space="preserve"> </w:t>
        </w:r>
      </w:ins>
      <w:ins w:id="2764" w:author="Martina Nolletti" w:date="2021-02-09T17:32:00Z">
        <w:r>
          <w:rPr>
            <w:rFonts w:ascii="Calibri" w:hAnsi="Calibri" w:cs="Calibri"/>
            <w:lang w:val="it-IT"/>
          </w:rPr>
          <w:t xml:space="preserve">per permettere all’utente di esprimere il numero di preferenze </w:t>
        </w:r>
      </w:ins>
      <w:ins w:id="2765" w:author="Martina Nolletti" w:date="2021-02-09T17:33:00Z">
        <w:r w:rsidR="00B56B71">
          <w:rPr>
            <w:rFonts w:ascii="Calibri" w:hAnsi="Calibri" w:cs="Calibri"/>
            <w:lang w:val="it-IT"/>
          </w:rPr>
          <w:t>possibili</w:t>
        </w:r>
      </w:ins>
      <w:ins w:id="2766" w:author="Martina Nolletti" w:date="2021-02-09T17:34:00Z">
        <w:r w:rsidR="00B56B71">
          <w:rPr>
            <w:rFonts w:ascii="Calibri" w:hAnsi="Calibri" w:cs="Calibri"/>
            <w:lang w:val="it-IT"/>
          </w:rPr>
          <w:t xml:space="preserve"> inserite all’interno del regolamento. </w:t>
        </w:r>
        <w:proofErr w:type="gramStart"/>
        <w:r w:rsidR="00B56B71">
          <w:rPr>
            <w:rFonts w:ascii="Calibri" w:hAnsi="Calibri" w:cs="Calibri"/>
            <w:lang w:val="it-IT"/>
          </w:rPr>
          <w:t>Infatti</w:t>
        </w:r>
        <w:proofErr w:type="gramEnd"/>
        <w:r w:rsidR="00B56B71">
          <w:rPr>
            <w:rFonts w:ascii="Calibri" w:hAnsi="Calibri" w:cs="Calibri"/>
            <w:lang w:val="it-IT"/>
          </w:rPr>
          <w:t xml:space="preserve"> l’utente avrà il regolamento che potrà leggere al momento della votazione</w:t>
        </w:r>
      </w:ins>
      <w:ins w:id="2767" w:author="Martina Nolletti" w:date="2021-02-09T17:35:00Z">
        <w:r w:rsidR="00B56B71">
          <w:rPr>
            <w:rFonts w:ascii="Calibri" w:hAnsi="Calibri" w:cs="Calibri"/>
            <w:lang w:val="it-IT"/>
          </w:rPr>
          <w:t xml:space="preserve"> e una serie di </w:t>
        </w:r>
        <w:proofErr w:type="spellStart"/>
        <w:r w:rsidR="00B56B71">
          <w:rPr>
            <w:rFonts w:ascii="Calibri" w:hAnsi="Calibri" w:cs="Calibri"/>
            <w:lang w:val="it-IT"/>
          </w:rPr>
          <w:t>checkbox</w:t>
        </w:r>
        <w:proofErr w:type="spellEnd"/>
        <w:r w:rsidR="00B56B71">
          <w:rPr>
            <w:rFonts w:ascii="Calibri" w:hAnsi="Calibri" w:cs="Calibri"/>
            <w:lang w:val="it-IT"/>
          </w:rPr>
          <w:t xml:space="preserve"> quanti sono i candidati per quel determinato evento.</w:t>
        </w:r>
      </w:ins>
    </w:p>
    <w:p w14:paraId="5876711C" w14:textId="03CD2857" w:rsidR="00B56B71" w:rsidRPr="00D430D3" w:rsidRDefault="00B56B71" w:rsidP="00BE7E30">
      <w:pPr>
        <w:rPr>
          <w:ins w:id="2768" w:author="Martina Nolletti" w:date="2021-02-09T17:30:00Z"/>
          <w:rFonts w:ascii="Calibri" w:hAnsi="Calibri" w:cs="Calibri"/>
          <w:lang w:val="it-IT"/>
          <w:rPrChange w:id="2769" w:author="Martina Nolletti" w:date="2021-02-09T17:30:00Z">
            <w:rPr>
              <w:ins w:id="2770" w:author="Martina Nolletti" w:date="2021-02-09T17:30:00Z"/>
              <w:rFonts w:ascii="Calibri" w:hAnsi="Calibri" w:cs="Calibri"/>
              <w:b/>
              <w:bCs/>
              <w:lang w:val="it-IT"/>
            </w:rPr>
          </w:rPrChange>
        </w:rPr>
      </w:pPr>
      <w:ins w:id="2771" w:author="Martina Nolletti" w:date="2021-02-09T17:35:00Z">
        <w:r>
          <w:rPr>
            <w:rFonts w:ascii="Calibri" w:hAnsi="Calibri" w:cs="Calibri"/>
            <w:lang w:val="it-IT"/>
          </w:rPr>
          <w:t xml:space="preserve">È stata implementata una classe </w:t>
        </w:r>
        <w:proofErr w:type="spellStart"/>
        <w:r>
          <w:rPr>
            <w:rFonts w:ascii="Calibri" w:hAnsi="Calibri" w:cs="Calibri"/>
            <w:lang w:val="it-IT"/>
          </w:rPr>
          <w:t>VotazioneOnlineController</w:t>
        </w:r>
      </w:ins>
      <w:proofErr w:type="spellEnd"/>
      <w:ins w:id="2772" w:author="Martina Nolletti" w:date="2021-02-09T17:36:00Z">
        <w:r>
          <w:rPr>
            <w:rFonts w:ascii="Calibri" w:hAnsi="Calibri" w:cs="Calibri"/>
            <w:lang w:val="it-IT"/>
          </w:rPr>
          <w:t xml:space="preserve"> con all’interno un metodo che inserisce il regolamento dell’evento (creato dall’amministratore)</w:t>
        </w:r>
      </w:ins>
      <w:ins w:id="2773" w:author="Martina Nolletti" w:date="2021-02-09T17:37:00Z">
        <w:r>
          <w:rPr>
            <w:rFonts w:ascii="Calibri" w:hAnsi="Calibri" w:cs="Calibri"/>
            <w:lang w:val="it-IT"/>
          </w:rPr>
          <w:t xml:space="preserve">, </w:t>
        </w:r>
      </w:ins>
      <w:ins w:id="2774" w:author="Martina Nolletti" w:date="2021-02-09T17:36:00Z">
        <w:r>
          <w:rPr>
            <w:rFonts w:ascii="Calibri" w:hAnsi="Calibri" w:cs="Calibri"/>
            <w:lang w:val="it-IT"/>
          </w:rPr>
          <w:t>non modificabile</w:t>
        </w:r>
      </w:ins>
      <w:ins w:id="2775" w:author="Martina Nolletti" w:date="2021-02-09T17:37:00Z">
        <w:r>
          <w:rPr>
            <w:rFonts w:ascii="Calibri" w:hAnsi="Calibri" w:cs="Calibri"/>
            <w:lang w:val="it-IT"/>
          </w:rPr>
          <w:t xml:space="preserve">, </w:t>
        </w:r>
      </w:ins>
      <w:ins w:id="2776" w:author="Martina Nolletti" w:date="2021-02-09T17:36:00Z">
        <w:r>
          <w:rPr>
            <w:rFonts w:ascii="Calibri" w:hAnsi="Calibri" w:cs="Calibri"/>
            <w:lang w:val="it-IT"/>
          </w:rPr>
          <w:t>e tutti i candidati.</w:t>
        </w:r>
      </w:ins>
      <w:ins w:id="2777" w:author="Martina Nolletti" w:date="2021-02-09T17:37:00Z">
        <w:r>
          <w:rPr>
            <w:rFonts w:ascii="Calibri" w:hAnsi="Calibri" w:cs="Calibri"/>
            <w:lang w:val="it-IT"/>
          </w:rPr>
          <w:t xml:space="preserve"> </w:t>
        </w:r>
      </w:ins>
    </w:p>
    <w:p w14:paraId="0EBB94D4" w14:textId="1D94CE1B" w:rsidR="00D430D3" w:rsidRPr="00B56B71" w:rsidRDefault="00B56B71" w:rsidP="00BE7E30">
      <w:pPr>
        <w:rPr>
          <w:ins w:id="2778" w:author="Martina Nolletti" w:date="2021-02-09T17:30:00Z"/>
          <w:rFonts w:ascii="Calibri" w:hAnsi="Calibri" w:cs="Calibri"/>
          <w:lang w:val="it-IT"/>
          <w:rPrChange w:id="2779" w:author="Martina Nolletti" w:date="2021-02-09T17:40:00Z">
            <w:rPr>
              <w:ins w:id="2780" w:author="Martina Nolletti" w:date="2021-02-09T17:30:00Z"/>
              <w:rFonts w:ascii="Calibri" w:hAnsi="Calibri" w:cs="Calibri"/>
              <w:b/>
              <w:bCs/>
              <w:lang w:val="it-IT"/>
            </w:rPr>
          </w:rPrChange>
        </w:rPr>
      </w:pPr>
      <w:proofErr w:type="gramStart"/>
      <w:ins w:id="2781" w:author="Martina Nolletti" w:date="2021-02-09T17:37:00Z">
        <w:r w:rsidRPr="00B56B71">
          <w:rPr>
            <w:rFonts w:ascii="Calibri" w:hAnsi="Calibri" w:cs="Calibri"/>
            <w:lang w:val="it-IT"/>
            <w:rPrChange w:id="2782" w:author="Martina Nolletti" w:date="2021-02-09T17:40:00Z">
              <w:rPr>
                <w:rFonts w:ascii="Calibri" w:hAnsi="Calibri" w:cs="Calibri"/>
                <w:b/>
                <w:bCs/>
                <w:lang w:val="it-IT"/>
              </w:rPr>
            </w:rPrChange>
          </w:rPr>
          <w:t>Inoltre</w:t>
        </w:r>
        <w:proofErr w:type="gramEnd"/>
        <w:r w:rsidRPr="00B56B71">
          <w:rPr>
            <w:rFonts w:ascii="Calibri" w:hAnsi="Calibri" w:cs="Calibri"/>
            <w:lang w:val="it-IT"/>
            <w:rPrChange w:id="2783" w:author="Martina Nolletti" w:date="2021-02-09T17:40:00Z">
              <w:rPr>
                <w:rFonts w:ascii="Calibri" w:hAnsi="Calibri" w:cs="Calibri"/>
                <w:b/>
                <w:bCs/>
                <w:lang w:val="it-IT"/>
              </w:rPr>
            </w:rPrChange>
          </w:rPr>
          <w:t xml:space="preserve"> ci s</w:t>
        </w:r>
      </w:ins>
      <w:ins w:id="2784" w:author="Martina Nolletti" w:date="2021-02-09T17:38:00Z">
        <w:r w:rsidRPr="00B56B71">
          <w:rPr>
            <w:rFonts w:ascii="Calibri" w:hAnsi="Calibri" w:cs="Calibri"/>
            <w:lang w:val="it-IT"/>
            <w:rPrChange w:id="2785" w:author="Martina Nolletti" w:date="2021-02-09T17:40:00Z">
              <w:rPr>
                <w:rFonts w:ascii="Calibri" w:hAnsi="Calibri" w:cs="Calibri"/>
                <w:b/>
                <w:bCs/>
                <w:lang w:val="it-IT"/>
              </w:rPr>
            </w:rPrChange>
          </w:rPr>
          <w:t xml:space="preserve">arà un controllo sul numero di candidati da rendere visibili. </w:t>
        </w:r>
        <w:proofErr w:type="gramStart"/>
        <w:r w:rsidRPr="00B56B71">
          <w:rPr>
            <w:rFonts w:ascii="Calibri" w:hAnsi="Calibri" w:cs="Calibri"/>
            <w:lang w:val="it-IT"/>
            <w:rPrChange w:id="2786" w:author="Martina Nolletti" w:date="2021-02-09T17:40:00Z">
              <w:rPr>
                <w:rFonts w:ascii="Calibri" w:hAnsi="Calibri" w:cs="Calibri"/>
                <w:b/>
                <w:bCs/>
                <w:lang w:val="it-IT"/>
              </w:rPr>
            </w:rPrChange>
          </w:rPr>
          <w:t>Infatti</w:t>
        </w:r>
        <w:proofErr w:type="gramEnd"/>
        <w:r w:rsidRPr="00B56B71">
          <w:rPr>
            <w:rFonts w:ascii="Calibri" w:hAnsi="Calibri" w:cs="Calibri"/>
            <w:lang w:val="it-IT"/>
            <w:rPrChange w:id="2787" w:author="Martina Nolletti" w:date="2021-02-09T17:40:00Z">
              <w:rPr>
                <w:rFonts w:ascii="Calibri" w:hAnsi="Calibri" w:cs="Calibri"/>
                <w:b/>
                <w:bCs/>
                <w:lang w:val="it-IT"/>
              </w:rPr>
            </w:rPrChange>
          </w:rPr>
          <w:t xml:space="preserve"> </w:t>
        </w:r>
      </w:ins>
      <w:ins w:id="2788" w:author="Martina Nolletti" w:date="2021-02-09T17:39:00Z">
        <w:r w:rsidRPr="00B56B71">
          <w:rPr>
            <w:rFonts w:ascii="Calibri" w:hAnsi="Calibri" w:cs="Calibri"/>
            <w:lang w:val="it-IT"/>
            <w:rPrChange w:id="2789" w:author="Martina Nolletti" w:date="2021-02-09T17:40:00Z">
              <w:rPr>
                <w:rFonts w:ascii="Calibri" w:hAnsi="Calibri" w:cs="Calibri"/>
                <w:b/>
                <w:bCs/>
                <w:lang w:val="it-IT"/>
              </w:rPr>
            </w:rPrChange>
          </w:rPr>
          <w:t xml:space="preserve">saranno rese visibili il numero di </w:t>
        </w:r>
        <w:proofErr w:type="spellStart"/>
        <w:r w:rsidRPr="00B56B71">
          <w:rPr>
            <w:rFonts w:ascii="Calibri" w:hAnsi="Calibri" w:cs="Calibri"/>
            <w:lang w:val="it-IT"/>
            <w:rPrChange w:id="2790" w:author="Martina Nolletti" w:date="2021-02-09T17:40:00Z">
              <w:rPr>
                <w:rFonts w:ascii="Calibri" w:hAnsi="Calibri" w:cs="Calibri"/>
                <w:b/>
                <w:bCs/>
                <w:lang w:val="it-IT"/>
              </w:rPr>
            </w:rPrChange>
          </w:rPr>
          <w:t>checkbox</w:t>
        </w:r>
        <w:proofErr w:type="spellEnd"/>
        <w:r w:rsidRPr="00B56B71">
          <w:rPr>
            <w:rFonts w:ascii="Calibri" w:hAnsi="Calibri" w:cs="Calibri"/>
            <w:lang w:val="it-IT"/>
            <w:rPrChange w:id="2791" w:author="Martina Nolletti" w:date="2021-02-09T17:40:00Z">
              <w:rPr>
                <w:rFonts w:ascii="Calibri" w:hAnsi="Calibri" w:cs="Calibri"/>
                <w:b/>
                <w:bCs/>
                <w:lang w:val="it-IT"/>
              </w:rPr>
            </w:rPrChange>
          </w:rPr>
          <w:t xml:space="preserve"> pari al numero di candidati che si sono presen</w:t>
        </w:r>
      </w:ins>
      <w:ins w:id="2792" w:author="Martina Nolletti" w:date="2021-02-09T17:40:00Z">
        <w:r w:rsidRPr="00B56B71">
          <w:rPr>
            <w:rFonts w:ascii="Calibri" w:hAnsi="Calibri" w:cs="Calibri"/>
            <w:lang w:val="it-IT"/>
            <w:rPrChange w:id="2793" w:author="Martina Nolletti" w:date="2021-02-09T17:40:00Z">
              <w:rPr>
                <w:rFonts w:ascii="Calibri" w:hAnsi="Calibri" w:cs="Calibri"/>
                <w:b/>
                <w:bCs/>
                <w:lang w:val="it-IT"/>
              </w:rPr>
            </w:rPrChange>
          </w:rPr>
          <w:t>tati</w:t>
        </w:r>
      </w:ins>
      <w:ins w:id="2794" w:author="Martina Nolletti" w:date="2021-02-09T17:39:00Z">
        <w:r w:rsidRPr="00B56B71">
          <w:rPr>
            <w:rFonts w:ascii="Calibri" w:hAnsi="Calibri" w:cs="Calibri"/>
            <w:lang w:val="it-IT"/>
            <w:rPrChange w:id="2795" w:author="Martina Nolletti" w:date="2021-02-09T17:40:00Z">
              <w:rPr>
                <w:rFonts w:ascii="Calibri" w:hAnsi="Calibri" w:cs="Calibri"/>
                <w:b/>
                <w:bCs/>
                <w:lang w:val="it-IT"/>
              </w:rPr>
            </w:rPrChange>
          </w:rPr>
          <w:t xml:space="preserve"> per l’evento.</w:t>
        </w:r>
      </w:ins>
      <w:ins w:id="2796" w:author="Martina Nolletti" w:date="2021-02-09T17:40:00Z">
        <w:r>
          <w:rPr>
            <w:rFonts w:ascii="Calibri" w:hAnsi="Calibri" w:cs="Calibri"/>
            <w:lang w:val="it-IT"/>
          </w:rPr>
          <w:t xml:space="preserve"> Per il metodo </w:t>
        </w:r>
        <w:proofErr w:type="spellStart"/>
        <w:r>
          <w:rPr>
            <w:rFonts w:ascii="Calibri" w:hAnsi="Calibri" w:cs="Calibri"/>
            <w:lang w:val="it-IT"/>
          </w:rPr>
          <w:t>confermaAction</w:t>
        </w:r>
        <w:proofErr w:type="spellEnd"/>
        <w:r>
          <w:rPr>
            <w:rFonts w:ascii="Calibri" w:hAnsi="Calibri" w:cs="Calibri"/>
            <w:lang w:val="it-IT"/>
          </w:rPr>
          <w:t xml:space="preserve"> è stato inserito un contatore: ogni volta che un utente seleziona una </w:t>
        </w:r>
        <w:proofErr w:type="spellStart"/>
        <w:r>
          <w:rPr>
            <w:rFonts w:ascii="Calibri" w:hAnsi="Calibri" w:cs="Calibri"/>
            <w:lang w:val="it-IT"/>
          </w:rPr>
          <w:t>checkbox</w:t>
        </w:r>
      </w:ins>
      <w:proofErr w:type="spellEnd"/>
      <w:ins w:id="2797" w:author="Martina Nolletti" w:date="2021-02-09T17:42:00Z">
        <w:r>
          <w:rPr>
            <w:rFonts w:ascii="Calibri" w:hAnsi="Calibri" w:cs="Calibri"/>
            <w:lang w:val="it-IT"/>
          </w:rPr>
          <w:t xml:space="preserve">, </w:t>
        </w:r>
      </w:ins>
      <w:ins w:id="2798" w:author="Martina Nolletti" w:date="2021-02-09T17:40:00Z">
        <w:r>
          <w:rPr>
            <w:rFonts w:ascii="Calibri" w:hAnsi="Calibri" w:cs="Calibri"/>
            <w:lang w:val="it-IT"/>
          </w:rPr>
          <w:t>questo contatore verrà incrementato e nel momento in cui supera il num</w:t>
        </w:r>
      </w:ins>
      <w:ins w:id="2799" w:author="Martina Nolletti" w:date="2021-02-09T17:41:00Z">
        <w:r>
          <w:rPr>
            <w:rFonts w:ascii="Calibri" w:hAnsi="Calibri" w:cs="Calibri"/>
            <w:lang w:val="it-IT"/>
          </w:rPr>
          <w:t>ero di preferenze esprimibili (e l’elettore cliccherà sul pulsante “conferma”)</w:t>
        </w:r>
      </w:ins>
      <w:ins w:id="2800" w:author="Martina Nolletti" w:date="2021-02-09T17:42:00Z">
        <w:r>
          <w:rPr>
            <w:rFonts w:ascii="Calibri" w:hAnsi="Calibri" w:cs="Calibri"/>
            <w:lang w:val="it-IT"/>
          </w:rPr>
          <w:t xml:space="preserve"> verrà avvisato attraverso una label di errore che ha selezionato un numero di preferenze maggiori di quelle definite dal regolamento.</w:t>
        </w:r>
      </w:ins>
    </w:p>
    <w:p w14:paraId="4CA9B29A" w14:textId="38F82E4A" w:rsidR="007F44D0" w:rsidRPr="00813D49" w:rsidRDefault="00B56B71" w:rsidP="00BE7E30">
      <w:pPr>
        <w:rPr>
          <w:ins w:id="2801" w:author="Martina Nolletti" w:date="2021-02-09T17:30:00Z"/>
          <w:rFonts w:ascii="Calibri" w:hAnsi="Calibri" w:cs="Calibri"/>
          <w:lang w:val="it-IT"/>
          <w:rPrChange w:id="2802" w:author="Martina Nolletti" w:date="2021-02-09T17:44:00Z">
            <w:rPr>
              <w:ins w:id="2803" w:author="Martina Nolletti" w:date="2021-02-09T17:30:00Z"/>
              <w:rFonts w:ascii="Calibri" w:hAnsi="Calibri" w:cs="Calibri"/>
              <w:b/>
              <w:bCs/>
              <w:lang w:val="it-IT"/>
            </w:rPr>
          </w:rPrChange>
        </w:rPr>
      </w:pPr>
      <w:ins w:id="2804" w:author="Martina Nolletti" w:date="2021-02-09T17:42:00Z">
        <w:r w:rsidRPr="00813D49">
          <w:rPr>
            <w:rFonts w:ascii="Calibri" w:hAnsi="Calibri" w:cs="Calibri"/>
            <w:lang w:val="it-IT"/>
            <w:rPrChange w:id="2805" w:author="Martina Nolletti" w:date="2021-02-09T17:44:00Z">
              <w:rPr>
                <w:rFonts w:ascii="Calibri" w:hAnsi="Calibri" w:cs="Calibri"/>
                <w:b/>
                <w:bCs/>
                <w:lang w:val="it-IT"/>
              </w:rPr>
            </w:rPrChange>
          </w:rPr>
          <w:t>Se inve</w:t>
        </w:r>
      </w:ins>
      <w:ins w:id="2806" w:author="Martina Nolletti" w:date="2021-02-09T17:43:00Z">
        <w:r w:rsidRPr="00813D49">
          <w:rPr>
            <w:rFonts w:ascii="Calibri" w:hAnsi="Calibri" w:cs="Calibri"/>
            <w:lang w:val="it-IT"/>
            <w:rPrChange w:id="2807" w:author="Martina Nolletti" w:date="2021-02-09T17:44:00Z">
              <w:rPr>
                <w:rFonts w:ascii="Calibri" w:hAnsi="Calibri" w:cs="Calibri"/>
                <w:b/>
                <w:bCs/>
                <w:lang w:val="it-IT"/>
              </w:rPr>
            </w:rPrChange>
          </w:rPr>
          <w:t xml:space="preserve">ce il numero di preferenze </w:t>
        </w:r>
        <w:r w:rsidR="00813D49" w:rsidRPr="00813D49">
          <w:rPr>
            <w:rFonts w:ascii="Calibri" w:hAnsi="Calibri" w:cs="Calibri"/>
            <w:lang w:val="it-IT"/>
            <w:rPrChange w:id="2808" w:author="Martina Nolletti" w:date="2021-02-09T17:44:00Z">
              <w:rPr>
                <w:rFonts w:ascii="Calibri" w:hAnsi="Calibri" w:cs="Calibri"/>
                <w:b/>
                <w:bCs/>
                <w:lang w:val="it-IT"/>
              </w:rPr>
            </w:rPrChange>
          </w:rPr>
          <w:t>espresse dall’elettore non supera il numero di preferenz</w:t>
        </w:r>
      </w:ins>
      <w:ins w:id="2809" w:author="Martina Nolletti" w:date="2021-02-09T17:44:00Z">
        <w:r w:rsidR="00813D49" w:rsidRPr="00813D49">
          <w:rPr>
            <w:rFonts w:ascii="Calibri" w:hAnsi="Calibri" w:cs="Calibri"/>
            <w:lang w:val="it-IT"/>
            <w:rPrChange w:id="2810" w:author="Martina Nolletti" w:date="2021-02-09T17:44:00Z">
              <w:rPr>
                <w:rFonts w:ascii="Calibri" w:hAnsi="Calibri" w:cs="Calibri"/>
                <w:b/>
                <w:bCs/>
                <w:lang w:val="it-IT"/>
              </w:rPr>
            </w:rPrChange>
          </w:rPr>
          <w:t xml:space="preserve">e esprimibili allora i voti dell’utente verranno aggiunti all’interno del database nei voti ricevuti per </w:t>
        </w:r>
      </w:ins>
      <w:ins w:id="2811" w:author="Martina Nolletti" w:date="2021-02-09T17:45:00Z">
        <w:r w:rsidR="00813D49">
          <w:rPr>
            <w:rFonts w:ascii="Calibri" w:hAnsi="Calibri" w:cs="Calibri"/>
            <w:lang w:val="it-IT"/>
          </w:rPr>
          <w:t>il/i</w:t>
        </w:r>
      </w:ins>
      <w:ins w:id="2812" w:author="Martina Nolletti" w:date="2021-02-09T17:44:00Z">
        <w:r w:rsidR="00813D49" w:rsidRPr="00813D49">
          <w:rPr>
            <w:rFonts w:ascii="Calibri" w:hAnsi="Calibri" w:cs="Calibri"/>
            <w:lang w:val="it-IT"/>
            <w:rPrChange w:id="2813" w:author="Martina Nolletti" w:date="2021-02-09T17:44:00Z">
              <w:rPr>
                <w:rFonts w:ascii="Calibri" w:hAnsi="Calibri" w:cs="Calibri"/>
                <w:b/>
                <w:bCs/>
                <w:lang w:val="it-IT"/>
              </w:rPr>
            </w:rPrChange>
          </w:rPr>
          <w:t xml:space="preserve"> candidato</w:t>
        </w:r>
      </w:ins>
      <w:ins w:id="2814" w:author="Martina Nolletti" w:date="2021-02-09T17:45:00Z">
        <w:r w:rsidR="00813D49">
          <w:rPr>
            <w:rFonts w:ascii="Calibri" w:hAnsi="Calibri" w:cs="Calibri"/>
            <w:lang w:val="it-IT"/>
          </w:rPr>
          <w:t>/candidati votato/votati</w:t>
        </w:r>
      </w:ins>
      <w:ins w:id="2815" w:author="Martina Nolletti" w:date="2021-02-09T17:44:00Z">
        <w:r w:rsidR="00813D49" w:rsidRPr="00813D49">
          <w:rPr>
            <w:rFonts w:ascii="Calibri" w:hAnsi="Calibri" w:cs="Calibri"/>
            <w:lang w:val="it-IT"/>
            <w:rPrChange w:id="2816" w:author="Martina Nolletti" w:date="2021-02-09T17:44:00Z">
              <w:rPr>
                <w:rFonts w:ascii="Calibri" w:hAnsi="Calibri" w:cs="Calibri"/>
                <w:b/>
                <w:bCs/>
                <w:lang w:val="it-IT"/>
              </w:rPr>
            </w:rPrChange>
          </w:rPr>
          <w:t>.</w:t>
        </w:r>
      </w:ins>
      <w:ins w:id="2817" w:author="Martina Nolletti" w:date="2021-02-09T17:45:00Z">
        <w:r w:rsidR="00FB62DA">
          <w:rPr>
            <w:rFonts w:ascii="Calibri" w:hAnsi="Calibri" w:cs="Calibri"/>
            <w:lang w:val="it-IT"/>
          </w:rPr>
          <w:t xml:space="preserve"> In questo caso </w:t>
        </w:r>
      </w:ins>
      <w:ins w:id="2818" w:author="Martina Nolletti" w:date="2021-02-09T17:46:00Z">
        <w:r w:rsidR="00FB62DA">
          <w:rPr>
            <w:rFonts w:ascii="Calibri" w:hAnsi="Calibri" w:cs="Calibri"/>
            <w:lang w:val="it-IT"/>
          </w:rPr>
          <w:t xml:space="preserve">all’elettore sarà mostrata una finestra di avvenuta votazione! </w:t>
        </w:r>
      </w:ins>
      <w:proofErr w:type="gramStart"/>
      <w:ins w:id="2819" w:author="Martina Nolletti" w:date="2021-02-09T17:58:00Z">
        <w:r w:rsidR="008D06C2">
          <w:rPr>
            <w:rFonts w:ascii="Calibri" w:hAnsi="Calibri" w:cs="Calibri"/>
            <w:lang w:val="it-IT"/>
          </w:rPr>
          <w:t>Inoltre</w:t>
        </w:r>
        <w:proofErr w:type="gramEnd"/>
        <w:r w:rsidR="008D06C2">
          <w:rPr>
            <w:rFonts w:ascii="Calibri" w:hAnsi="Calibri" w:cs="Calibri"/>
            <w:lang w:val="it-IT"/>
          </w:rPr>
          <w:t xml:space="preserve"> è garantita l’unicità e la non modificabilità del voto attraverso il metodo “vot</w:t>
        </w:r>
      </w:ins>
      <w:ins w:id="2820" w:author="Martina Nolletti" w:date="2021-02-09T17:59:00Z">
        <w:r w:rsidR="008D06C2">
          <w:rPr>
            <w:rFonts w:ascii="Calibri" w:hAnsi="Calibri" w:cs="Calibri"/>
            <w:lang w:val="it-IT"/>
          </w:rPr>
          <w:t>a</w:t>
        </w:r>
      </w:ins>
      <w:ins w:id="2821" w:author="Martina Nolletti" w:date="2021-02-09T17:58:00Z">
        <w:r w:rsidR="008D06C2">
          <w:rPr>
            <w:rFonts w:ascii="Calibri" w:hAnsi="Calibri" w:cs="Calibri"/>
            <w:lang w:val="it-IT"/>
          </w:rPr>
          <w:t xml:space="preserve">” in cui appena </w:t>
        </w:r>
      </w:ins>
      <w:ins w:id="2822" w:author="Martina Nolletti" w:date="2021-02-09T17:59:00Z">
        <w:r w:rsidR="008D06C2">
          <w:rPr>
            <w:rFonts w:ascii="Calibri" w:hAnsi="Calibri" w:cs="Calibri"/>
            <w:lang w:val="it-IT"/>
          </w:rPr>
          <w:t>l’elettore esprime la sua preferenza non sarà possibile né modificarla né esprimerne altre.</w:t>
        </w:r>
      </w:ins>
    </w:p>
    <w:p w14:paraId="78744B88" w14:textId="77777777" w:rsidR="00D430D3" w:rsidRDefault="00D430D3" w:rsidP="00BE7E30">
      <w:pPr>
        <w:rPr>
          <w:ins w:id="2823" w:author="Martina Nolletti" w:date="2021-02-09T17:30:00Z"/>
          <w:rFonts w:ascii="Calibri" w:hAnsi="Calibri" w:cs="Calibri"/>
          <w:b/>
          <w:bCs/>
          <w:lang w:val="it-IT"/>
        </w:rPr>
      </w:pPr>
    </w:p>
    <w:p w14:paraId="3A155110" w14:textId="6DDBFB45" w:rsidR="00FB62DA" w:rsidRPr="00FB62DA" w:rsidRDefault="00BE7E30" w:rsidP="00FB62DA">
      <w:pPr>
        <w:numPr>
          <w:ilvl w:val="0"/>
          <w:numId w:val="32"/>
        </w:numPr>
        <w:rPr>
          <w:ins w:id="2824" w:author="Martina Nolletti" w:date="2021-02-09T17:46:00Z"/>
          <w:rFonts w:ascii="Calibri" w:hAnsi="Calibri" w:cs="Calibri"/>
          <w:b/>
          <w:bCs/>
          <w:color w:val="00B050"/>
          <w:sz w:val="32"/>
          <w:szCs w:val="32"/>
          <w:lang w:val="it-IT"/>
          <w:rPrChange w:id="2825" w:author="Martina Nolletti" w:date="2021-02-09T17:47:00Z">
            <w:rPr>
              <w:ins w:id="2826" w:author="Martina Nolletti" w:date="2021-02-09T17:46:00Z"/>
              <w:rFonts w:ascii="Calibri" w:hAnsi="Calibri" w:cs="Calibri"/>
              <w:b/>
              <w:bCs/>
              <w:color w:val="00B050"/>
              <w:lang w:val="it-IT"/>
            </w:rPr>
          </w:rPrChange>
        </w:rPr>
      </w:pPr>
      <w:ins w:id="2827" w:author="Martina Nolletti" w:date="2021-02-09T16:46:00Z">
        <w:r w:rsidRPr="00FB62DA">
          <w:rPr>
            <w:rFonts w:ascii="Calibri" w:hAnsi="Calibri" w:cs="Calibri"/>
            <w:b/>
            <w:bCs/>
            <w:color w:val="00B050"/>
            <w:sz w:val="32"/>
            <w:szCs w:val="32"/>
            <w:lang w:val="it-IT"/>
            <w:rPrChange w:id="2828" w:author="Martina Nolletti" w:date="2021-02-09T17:47:00Z">
              <w:rPr>
                <w:rFonts w:ascii="Calibri" w:hAnsi="Calibri" w:cs="Calibri"/>
                <w:b/>
                <w:bCs/>
                <w:lang w:val="it-IT"/>
              </w:rPr>
            </w:rPrChange>
          </w:rPr>
          <w:t>RF8</w:t>
        </w:r>
      </w:ins>
      <w:ins w:id="2829" w:author="Martina Nolletti" w:date="2021-02-09T17:46:00Z">
        <w:r w:rsidR="00FB62DA" w:rsidRPr="00FB62DA">
          <w:rPr>
            <w:rFonts w:ascii="Calibri" w:hAnsi="Calibri" w:cs="Calibri"/>
            <w:b/>
            <w:bCs/>
            <w:color w:val="00B050"/>
            <w:sz w:val="32"/>
            <w:szCs w:val="32"/>
            <w:lang w:val="it-IT"/>
            <w:rPrChange w:id="2830" w:author="Martina Nolletti" w:date="2021-02-09T17:47:00Z">
              <w:rPr>
                <w:rFonts w:ascii="Calibri" w:hAnsi="Calibri" w:cs="Calibri"/>
                <w:b/>
                <w:bCs/>
                <w:lang w:val="it-IT"/>
              </w:rPr>
            </w:rPrChange>
          </w:rPr>
          <w:t xml:space="preserve">: </w:t>
        </w:r>
      </w:ins>
      <w:ins w:id="2831" w:author="Martina Nolletti" w:date="2021-02-09T16:46:00Z">
        <w:r w:rsidRPr="00FB62DA">
          <w:rPr>
            <w:rFonts w:ascii="Calibri" w:hAnsi="Calibri" w:cs="Calibri"/>
            <w:b/>
            <w:bCs/>
            <w:color w:val="00B050"/>
            <w:sz w:val="32"/>
            <w:szCs w:val="32"/>
            <w:lang w:val="it-IT"/>
            <w:rPrChange w:id="2832" w:author="Martina Nolletti" w:date="2021-02-09T17:47:00Z">
              <w:rPr>
                <w:rFonts w:ascii="Calibri" w:hAnsi="Calibri" w:cs="Calibri"/>
                <w:b/>
                <w:bCs/>
                <w:lang w:val="it-IT"/>
              </w:rPr>
            </w:rPrChange>
          </w:rPr>
          <w:t>Conteggio automatico voti cartacei dati in presenza</w:t>
        </w:r>
      </w:ins>
    </w:p>
    <w:p w14:paraId="2B43678D" w14:textId="1B50A1C4" w:rsidR="00FB62DA" w:rsidRPr="00FB62DA" w:rsidRDefault="00F11C3A" w:rsidP="00FB62DA">
      <w:pPr>
        <w:rPr>
          <w:ins w:id="2833" w:author="Martina Nolletti" w:date="2021-02-09T17:46:00Z"/>
          <w:rFonts w:ascii="Calibri" w:hAnsi="Calibri" w:cs="Calibri"/>
          <w:lang w:val="it-IT"/>
          <w:rPrChange w:id="2834" w:author="Martina Nolletti" w:date="2021-02-09T17:47:00Z">
            <w:rPr>
              <w:ins w:id="2835" w:author="Martina Nolletti" w:date="2021-02-09T17:46:00Z"/>
              <w:rFonts w:ascii="Calibri" w:hAnsi="Calibri" w:cs="Calibri"/>
              <w:b/>
              <w:bCs/>
              <w:color w:val="00B050"/>
              <w:lang w:val="it-IT"/>
            </w:rPr>
          </w:rPrChange>
        </w:rPr>
      </w:pPr>
      <w:ins w:id="2836" w:author="Martina Nolletti" w:date="2021-02-09T17:55:00Z">
        <w:r>
          <w:rPr>
            <w:rFonts w:ascii="Calibri" w:hAnsi="Calibri" w:cs="Calibri"/>
            <w:lang w:val="it-IT"/>
          </w:rPr>
          <w:pict w14:anchorId="0EF02A05">
            <v:shape id="_x0000_i1055" type="#_x0000_t75" style="width:499.05pt;height:158.9pt">
              <v:imagedata r:id="rId49" o:title="inserimento_voti_presenza"/>
            </v:shape>
          </w:pict>
        </w:r>
      </w:ins>
    </w:p>
    <w:p w14:paraId="250C44BE" w14:textId="62B5FB52" w:rsidR="00FB62DA" w:rsidRDefault="00FB62DA" w:rsidP="00FB62DA">
      <w:pPr>
        <w:rPr>
          <w:ins w:id="2837" w:author="Martina Nolletti" w:date="2021-02-09T17:46:00Z"/>
          <w:rFonts w:ascii="Calibri" w:hAnsi="Calibri" w:cs="Calibri"/>
          <w:b/>
          <w:bCs/>
          <w:color w:val="00B050"/>
          <w:lang w:val="it-IT"/>
        </w:rPr>
      </w:pPr>
    </w:p>
    <w:p w14:paraId="7A7771DF" w14:textId="1E0776ED" w:rsidR="00FB62DA" w:rsidRPr="008F2C0C" w:rsidRDefault="008F2C0C" w:rsidP="00FB62DA">
      <w:pPr>
        <w:rPr>
          <w:ins w:id="2838" w:author="Martina Nolletti" w:date="2021-02-09T17:46:00Z"/>
          <w:rFonts w:ascii="Calibri" w:hAnsi="Calibri" w:cs="Calibri"/>
          <w:b/>
          <w:bCs/>
          <w:color w:val="00B050"/>
          <w:sz w:val="28"/>
          <w:szCs w:val="28"/>
          <w:lang w:val="it-IT"/>
          <w:rPrChange w:id="2839" w:author="Martina Nolletti" w:date="2021-02-09T18:15:00Z">
            <w:rPr>
              <w:ins w:id="2840" w:author="Martina Nolletti" w:date="2021-02-09T17:46:00Z"/>
              <w:rFonts w:ascii="Calibri" w:hAnsi="Calibri" w:cs="Calibri"/>
              <w:b/>
              <w:bCs/>
              <w:color w:val="00B050"/>
              <w:lang w:val="it-IT"/>
            </w:rPr>
          </w:rPrChange>
        </w:rPr>
      </w:pPr>
      <w:ins w:id="2841" w:author="Martina Nolletti" w:date="2021-02-09T18:15:00Z">
        <w:r w:rsidRPr="00E73C40">
          <w:rPr>
            <w:rStyle w:val="normaltextrun"/>
            <w:rFonts w:ascii="Calibri" w:hAnsi="Calibri" w:cs="Calibri"/>
            <w:color w:val="000000"/>
            <w:shd w:val="clear" w:color="auto" w:fill="FFFFFF"/>
            <w:lang w:val="it-IT"/>
            <w:rPrChange w:id="2842" w:author="Martina Nolletti" w:date="2021-02-09T18:15:00Z">
              <w:rPr>
                <w:rStyle w:val="normaltextrun"/>
                <w:rFonts w:ascii="Calibri" w:hAnsi="Calibri" w:cs="Calibri"/>
                <w:color w:val="000000"/>
                <w:sz w:val="22"/>
                <w:szCs w:val="22"/>
                <w:shd w:val="clear" w:color="auto" w:fill="FFFFFF"/>
              </w:rPr>
            </w:rPrChange>
          </w:rPr>
          <w:t>Per la realizzazione di questa funzione sono state coinvolte varie viste, create in </w:t>
        </w:r>
        <w:proofErr w:type="spellStart"/>
        <w:r w:rsidR="00E73C40">
          <w:rPr>
            <w:rStyle w:val="normaltextrun"/>
            <w:rFonts w:ascii="Calibri" w:hAnsi="Calibri" w:cs="Calibri"/>
            <w:color w:val="000000"/>
            <w:shd w:val="clear" w:color="auto" w:fill="FFFFFF"/>
            <w:lang w:val="it-IT"/>
          </w:rPr>
          <w:t>J</w:t>
        </w:r>
        <w:r w:rsidRPr="00E73C40">
          <w:rPr>
            <w:rStyle w:val="normaltextrun"/>
            <w:rFonts w:ascii="Calibri" w:hAnsi="Calibri" w:cs="Calibri"/>
            <w:color w:val="000000"/>
            <w:shd w:val="clear" w:color="auto" w:fill="FFFFFF"/>
            <w:lang w:val="it-IT"/>
            <w:rPrChange w:id="2843" w:author="Martina Nolletti" w:date="2021-02-09T18:15:00Z">
              <w:rPr>
                <w:rStyle w:val="normaltextrun"/>
                <w:rFonts w:ascii="Calibri" w:hAnsi="Calibri" w:cs="Calibri"/>
                <w:color w:val="000000"/>
                <w:sz w:val="22"/>
                <w:szCs w:val="22"/>
                <w:shd w:val="clear" w:color="auto" w:fill="FFFFFF"/>
              </w:rPr>
            </w:rPrChange>
          </w:rPr>
          <w:t>ava</w:t>
        </w:r>
        <w:r w:rsidR="00E73C40">
          <w:rPr>
            <w:rStyle w:val="normaltextrun"/>
            <w:rFonts w:ascii="Calibri" w:hAnsi="Calibri" w:cs="Calibri"/>
            <w:color w:val="000000"/>
            <w:shd w:val="clear" w:color="auto" w:fill="FFFFFF"/>
            <w:lang w:val="it-IT"/>
          </w:rPr>
          <w:t>FX</w:t>
        </w:r>
        <w:proofErr w:type="spellEnd"/>
        <w:r w:rsidRPr="00E73C40">
          <w:rPr>
            <w:rStyle w:val="normaltextrun"/>
            <w:rFonts w:ascii="Calibri" w:hAnsi="Calibri" w:cs="Calibri"/>
            <w:color w:val="000000"/>
            <w:shd w:val="clear" w:color="auto" w:fill="FFFFFF"/>
            <w:lang w:val="it-IT"/>
            <w:rPrChange w:id="2844" w:author="Martina Nolletti" w:date="2021-02-09T18:15:00Z">
              <w:rPr>
                <w:rStyle w:val="normaltextrun"/>
                <w:rFonts w:ascii="Calibri" w:hAnsi="Calibri" w:cs="Calibri"/>
                <w:color w:val="000000"/>
                <w:sz w:val="22"/>
                <w:szCs w:val="22"/>
                <w:shd w:val="clear" w:color="auto" w:fill="FFFFFF"/>
              </w:rPr>
            </w:rPrChange>
          </w:rPr>
          <w:t>. Nella prima vista l’operatore è in grado di visualizzare tutti gli eventi in corso e terminati</w:t>
        </w:r>
      </w:ins>
      <w:ins w:id="2845" w:author="Martina Nolletti" w:date="2021-02-09T18:16:00Z">
        <w:r w:rsidR="00E73C40">
          <w:rPr>
            <w:rStyle w:val="normaltextrun"/>
            <w:rFonts w:ascii="Calibri" w:hAnsi="Calibri" w:cs="Calibri"/>
            <w:color w:val="000000"/>
            <w:shd w:val="clear" w:color="auto" w:fill="FFFFFF"/>
            <w:lang w:val="it-IT"/>
          </w:rPr>
          <w:t>. P</w:t>
        </w:r>
      </w:ins>
      <w:ins w:id="2846" w:author="Martina Nolletti" w:date="2021-02-09T18:15:00Z">
        <w:r w:rsidRPr="00E73C40">
          <w:rPr>
            <w:rStyle w:val="normaltextrun"/>
            <w:rFonts w:ascii="Calibri" w:hAnsi="Calibri" w:cs="Calibri"/>
            <w:color w:val="000000"/>
            <w:shd w:val="clear" w:color="auto" w:fill="FFFFFF"/>
            <w:lang w:val="it-IT"/>
            <w:rPrChange w:id="2847" w:author="Martina Nolletti" w:date="2021-02-09T18:15:00Z">
              <w:rPr>
                <w:rStyle w:val="normaltextrun"/>
                <w:rFonts w:ascii="Calibri" w:hAnsi="Calibri" w:cs="Calibri"/>
                <w:color w:val="000000"/>
                <w:sz w:val="22"/>
                <w:szCs w:val="22"/>
                <w:shd w:val="clear" w:color="auto" w:fill="FFFFFF"/>
              </w:rPr>
            </w:rPrChange>
          </w:rPr>
          <w:t xml:space="preserve">er ogni evento che viene visualizzato sono disponibili due bottoni, “apri evento” e “carica spoglio”. Se l’operatore preme sul bottone carica spoglio verrà visualizzata una nuova vista in cui vengono mostrate tutte le informazioni dei candidati relativi all’evento selezionato. Per ogni candidato viene messo a disposizione un bottone “aggiungi voti” che mostrerà una </w:t>
        </w:r>
      </w:ins>
      <w:proofErr w:type="spellStart"/>
      <w:ins w:id="2848" w:author="Martina Nolletti" w:date="2021-02-09T18:16:00Z">
        <w:r w:rsidR="00E73C40">
          <w:rPr>
            <w:rStyle w:val="normaltextrun"/>
            <w:rFonts w:ascii="Calibri" w:hAnsi="Calibri" w:cs="Calibri"/>
            <w:color w:val="000000"/>
            <w:shd w:val="clear" w:color="auto" w:fill="FFFFFF"/>
            <w:lang w:val="it-IT"/>
          </w:rPr>
          <w:t>form</w:t>
        </w:r>
        <w:proofErr w:type="spellEnd"/>
        <w:r w:rsidR="00E73C40">
          <w:rPr>
            <w:rStyle w:val="normaltextrun"/>
            <w:rFonts w:ascii="Calibri" w:hAnsi="Calibri" w:cs="Calibri"/>
            <w:color w:val="000000"/>
            <w:shd w:val="clear" w:color="auto" w:fill="FFFFFF"/>
            <w:lang w:val="it-IT"/>
          </w:rPr>
          <w:t xml:space="preserve"> </w:t>
        </w:r>
      </w:ins>
      <w:ins w:id="2849" w:author="Martina Nolletti" w:date="2021-02-09T18:15:00Z">
        <w:r w:rsidRPr="00E73C40">
          <w:rPr>
            <w:rStyle w:val="normaltextrun"/>
            <w:rFonts w:ascii="Calibri" w:hAnsi="Calibri" w:cs="Calibri"/>
            <w:color w:val="000000"/>
            <w:shd w:val="clear" w:color="auto" w:fill="FFFFFF"/>
            <w:lang w:val="it-IT"/>
            <w:rPrChange w:id="2850" w:author="Martina Nolletti" w:date="2021-02-09T18:15:00Z">
              <w:rPr>
                <w:rStyle w:val="normaltextrun"/>
                <w:rFonts w:ascii="Calibri" w:hAnsi="Calibri" w:cs="Calibri"/>
                <w:color w:val="000000"/>
                <w:sz w:val="22"/>
                <w:szCs w:val="22"/>
                <w:shd w:val="clear" w:color="auto" w:fill="FFFFFF"/>
              </w:rPr>
            </w:rPrChange>
          </w:rPr>
          <w:t xml:space="preserve">in cui l’operatore potrà inserire il numero di voti conteggiati a favore del candidato selezionato. Una volta inserito il numero di voti </w:t>
        </w:r>
        <w:r w:rsidRPr="00E73C40">
          <w:rPr>
            <w:rStyle w:val="normaltextrun"/>
            <w:rFonts w:ascii="Calibri" w:hAnsi="Calibri" w:cs="Calibri"/>
            <w:color w:val="000000"/>
            <w:shd w:val="clear" w:color="auto" w:fill="FFFFFF"/>
            <w:lang w:val="it-IT"/>
            <w:rPrChange w:id="2851" w:author="Martina Nolletti" w:date="2021-02-09T18:15:00Z">
              <w:rPr>
                <w:rStyle w:val="normaltextrun"/>
                <w:rFonts w:ascii="Calibri" w:hAnsi="Calibri" w:cs="Calibri"/>
                <w:color w:val="000000"/>
                <w:sz w:val="22"/>
                <w:szCs w:val="22"/>
                <w:shd w:val="clear" w:color="auto" w:fill="FFFFFF"/>
              </w:rPr>
            </w:rPrChange>
          </w:rPr>
          <w:lastRenderedPageBreak/>
          <w:t>l’operatore potrà premere sul bottone “conferma” in modo da salvare questa informazione sul database tramite la query “</w:t>
        </w:r>
        <w:proofErr w:type="spellStart"/>
        <w:r w:rsidRPr="00E73C40">
          <w:rPr>
            <w:rStyle w:val="normaltextrun"/>
            <w:rFonts w:ascii="Calibri" w:hAnsi="Calibri" w:cs="Calibri"/>
            <w:color w:val="000000"/>
            <w:shd w:val="clear" w:color="auto" w:fill="FFFFFF"/>
            <w:lang w:val="it-IT"/>
            <w:rPrChange w:id="2852" w:author="Martina Nolletti" w:date="2021-02-09T18:15:00Z">
              <w:rPr>
                <w:rStyle w:val="normaltextrun"/>
                <w:rFonts w:ascii="Calibri" w:hAnsi="Calibri" w:cs="Calibri"/>
                <w:color w:val="000000"/>
                <w:sz w:val="22"/>
                <w:szCs w:val="22"/>
                <w:shd w:val="clear" w:color="auto" w:fill="FFFFFF"/>
              </w:rPr>
            </w:rPrChange>
          </w:rPr>
          <w:t>caricaRisultatiInPresenza</w:t>
        </w:r>
        <w:proofErr w:type="spellEnd"/>
        <w:r w:rsidRPr="00E73C40">
          <w:rPr>
            <w:rStyle w:val="normaltextrun"/>
            <w:rFonts w:ascii="Calibri" w:hAnsi="Calibri" w:cs="Calibri"/>
            <w:color w:val="000000"/>
            <w:shd w:val="clear" w:color="auto" w:fill="FFFFFF"/>
            <w:lang w:val="it-IT"/>
            <w:rPrChange w:id="2853" w:author="Martina Nolletti" w:date="2021-02-09T18:15:00Z">
              <w:rPr>
                <w:rStyle w:val="normaltextrun"/>
                <w:rFonts w:ascii="Calibri" w:hAnsi="Calibri" w:cs="Calibri"/>
                <w:color w:val="000000"/>
                <w:sz w:val="22"/>
                <w:szCs w:val="22"/>
                <w:shd w:val="clear" w:color="auto" w:fill="FFFFFF"/>
              </w:rPr>
            </w:rPrChange>
          </w:rPr>
          <w:t>”.</w:t>
        </w:r>
        <w:r w:rsidRPr="00E73C40">
          <w:rPr>
            <w:rStyle w:val="eop"/>
            <w:rFonts w:ascii="Calibri" w:hAnsi="Calibri" w:cs="Calibri"/>
            <w:color w:val="000000"/>
            <w:shd w:val="clear" w:color="auto" w:fill="FFFFFF"/>
            <w:lang w:val="it-IT"/>
            <w:rPrChange w:id="2854" w:author="Martina Nolletti" w:date="2021-02-09T18:15:00Z">
              <w:rPr>
                <w:rStyle w:val="eop"/>
                <w:rFonts w:ascii="Calibri" w:hAnsi="Calibri" w:cs="Calibri"/>
                <w:color w:val="000000"/>
                <w:sz w:val="22"/>
                <w:szCs w:val="22"/>
                <w:shd w:val="clear" w:color="auto" w:fill="FFFFFF"/>
              </w:rPr>
            </w:rPrChange>
          </w:rPr>
          <w:t> </w:t>
        </w:r>
      </w:ins>
    </w:p>
    <w:p w14:paraId="036234F6" w14:textId="77777777" w:rsidR="00FB62DA" w:rsidRPr="00FB62DA" w:rsidRDefault="00FB62DA">
      <w:pPr>
        <w:rPr>
          <w:ins w:id="2855" w:author="Martina Nolletti" w:date="2021-02-09T16:46:00Z"/>
          <w:rFonts w:ascii="Calibri" w:hAnsi="Calibri" w:cs="Calibri"/>
          <w:b/>
          <w:bCs/>
          <w:color w:val="00B050"/>
          <w:lang w:val="it-IT"/>
          <w:rPrChange w:id="2856" w:author="Martina Nolletti" w:date="2021-02-09T17:46:00Z">
            <w:rPr>
              <w:ins w:id="2857" w:author="Martina Nolletti" w:date="2021-02-09T16:46:00Z"/>
              <w:rFonts w:ascii="Calibri" w:hAnsi="Calibri" w:cs="Calibri"/>
              <w:b/>
              <w:bCs/>
              <w:lang w:val="it-IT"/>
            </w:rPr>
          </w:rPrChange>
        </w:rPr>
      </w:pPr>
    </w:p>
    <w:p w14:paraId="72145DA0" w14:textId="655499B3" w:rsidR="00BE7E30" w:rsidRPr="007F44D0" w:rsidRDefault="00BE7E30">
      <w:pPr>
        <w:numPr>
          <w:ilvl w:val="0"/>
          <w:numId w:val="32"/>
        </w:numPr>
        <w:rPr>
          <w:ins w:id="2858" w:author="Martina Nolletti" w:date="2021-02-09T16:46:00Z"/>
          <w:rFonts w:ascii="Calibri" w:hAnsi="Calibri" w:cs="Calibri"/>
          <w:b/>
          <w:bCs/>
          <w:color w:val="00B050"/>
          <w:sz w:val="32"/>
          <w:szCs w:val="32"/>
          <w:lang w:val="it-IT"/>
          <w:rPrChange w:id="2859" w:author="Martina Nolletti" w:date="2021-02-09T17:48:00Z">
            <w:rPr>
              <w:ins w:id="2860" w:author="Martina Nolletti" w:date="2021-02-09T16:46:00Z"/>
              <w:rFonts w:ascii="Calibri" w:hAnsi="Calibri" w:cs="Calibri"/>
              <w:b/>
              <w:bCs/>
              <w:lang w:val="it-IT"/>
            </w:rPr>
          </w:rPrChange>
        </w:rPr>
        <w:pPrChange w:id="2861" w:author="Martina Nolletti" w:date="2021-02-09T17:48:00Z">
          <w:pPr/>
        </w:pPrChange>
      </w:pPr>
      <w:ins w:id="2862" w:author="Martina Nolletti" w:date="2021-02-09T16:46:00Z">
        <w:r w:rsidRPr="007F44D0">
          <w:rPr>
            <w:rFonts w:ascii="Calibri" w:hAnsi="Calibri" w:cs="Calibri"/>
            <w:b/>
            <w:bCs/>
            <w:color w:val="00B050"/>
            <w:sz w:val="32"/>
            <w:szCs w:val="32"/>
            <w:lang w:val="it-IT"/>
            <w:rPrChange w:id="2863" w:author="Martina Nolletti" w:date="2021-02-09T17:48:00Z">
              <w:rPr>
                <w:rFonts w:ascii="Calibri" w:hAnsi="Calibri" w:cs="Calibri"/>
                <w:b/>
                <w:bCs/>
                <w:lang w:val="it-IT"/>
              </w:rPr>
            </w:rPrChange>
          </w:rPr>
          <w:t>RF9</w:t>
        </w:r>
      </w:ins>
      <w:ins w:id="2864" w:author="Martina Nolletti" w:date="2021-02-09T17:48:00Z">
        <w:r w:rsidR="007F44D0" w:rsidRPr="007F44D0">
          <w:rPr>
            <w:rFonts w:ascii="Calibri" w:hAnsi="Calibri" w:cs="Calibri"/>
            <w:b/>
            <w:bCs/>
            <w:color w:val="00B050"/>
            <w:sz w:val="32"/>
            <w:szCs w:val="32"/>
            <w:lang w:val="it-IT"/>
            <w:rPrChange w:id="2865" w:author="Martina Nolletti" w:date="2021-02-09T17:48:00Z">
              <w:rPr>
                <w:rFonts w:ascii="Calibri" w:hAnsi="Calibri" w:cs="Calibri"/>
                <w:b/>
                <w:bCs/>
                <w:lang w:val="it-IT"/>
              </w:rPr>
            </w:rPrChange>
          </w:rPr>
          <w:t xml:space="preserve">: </w:t>
        </w:r>
      </w:ins>
      <w:ins w:id="2866" w:author="Martina Nolletti" w:date="2021-02-09T16:46:00Z">
        <w:r w:rsidRPr="007F44D0">
          <w:rPr>
            <w:rFonts w:ascii="Calibri" w:hAnsi="Calibri" w:cs="Calibri"/>
            <w:b/>
            <w:bCs/>
            <w:color w:val="00B050"/>
            <w:sz w:val="32"/>
            <w:szCs w:val="32"/>
            <w:lang w:val="it-IT"/>
            <w:rPrChange w:id="2867" w:author="Martina Nolletti" w:date="2021-02-09T17:48:00Z">
              <w:rPr>
                <w:rFonts w:ascii="Calibri" w:hAnsi="Calibri" w:cs="Calibri"/>
                <w:b/>
                <w:bCs/>
                <w:lang w:val="it-IT"/>
              </w:rPr>
            </w:rPrChange>
          </w:rPr>
          <w:t>Report votazioni e statistiche orari più affollati</w:t>
        </w:r>
      </w:ins>
    </w:p>
    <w:p w14:paraId="723BC103" w14:textId="604991DC" w:rsidR="00CD5D2B" w:rsidRPr="00A06314" w:rsidRDefault="00F11C3A" w:rsidP="00F27968">
      <w:pPr>
        <w:rPr>
          <w:ins w:id="2868" w:author="Martina Nolletti" w:date="2021-02-09T16:50:00Z"/>
          <w:rFonts w:ascii="Calibri" w:hAnsi="Calibri" w:cs="Calibri"/>
          <w:lang w:val="it-IT"/>
        </w:rPr>
      </w:pPr>
      <w:ins w:id="2869" w:author="Martina Nolletti" w:date="2021-02-09T17:49:00Z">
        <w:r>
          <w:rPr>
            <w:rFonts w:ascii="Calibri" w:hAnsi="Calibri" w:cs="Calibri"/>
            <w:lang w:val="it-IT"/>
          </w:rPr>
          <w:pict w14:anchorId="2B00E57A">
            <v:shape id="_x0000_i1056" type="#_x0000_t75" style="width:479.15pt;height:513.95pt">
              <v:imagedata r:id="rId50" o:title="Immagine 2021-02-09 172734"/>
            </v:shape>
          </w:pict>
        </w:r>
      </w:ins>
    </w:p>
    <w:p w14:paraId="460B2257" w14:textId="77777777" w:rsidR="002B3B06" w:rsidRDefault="002B3B06" w:rsidP="00CB68C1">
      <w:pPr>
        <w:rPr>
          <w:ins w:id="2870" w:author="Martina Nolletti" w:date="2021-02-09T17:49:00Z"/>
          <w:rFonts w:ascii="Calibri" w:hAnsi="Calibri" w:cs="Calibri"/>
          <w:b/>
          <w:bCs/>
          <w:lang w:val="it-IT"/>
        </w:rPr>
      </w:pPr>
    </w:p>
    <w:p w14:paraId="20D47B1C" w14:textId="6F491E4C" w:rsidR="002B3B06" w:rsidRPr="00A06314" w:rsidRDefault="002B3B06" w:rsidP="002B3B06">
      <w:pPr>
        <w:rPr>
          <w:ins w:id="2871" w:author="Martina Nolletti" w:date="2021-02-09T17:49:00Z"/>
          <w:rFonts w:ascii="Calibri" w:hAnsi="Calibri" w:cs="Calibri"/>
        </w:rPr>
      </w:pPr>
      <w:ins w:id="2872" w:author="Martina Nolletti" w:date="2021-02-09T17:49:00Z">
        <w:r w:rsidRPr="00A06314">
          <w:rPr>
            <w:rFonts w:ascii="Calibri" w:hAnsi="Calibri" w:cs="Calibri"/>
          </w:rPr>
          <w:t xml:space="preserve">Per la </w:t>
        </w:r>
        <w:proofErr w:type="spellStart"/>
        <w:r w:rsidRPr="00A06314">
          <w:rPr>
            <w:rFonts w:ascii="Calibri" w:hAnsi="Calibri" w:cs="Calibri"/>
          </w:rPr>
          <w:t>creazione</w:t>
        </w:r>
        <w:proofErr w:type="spellEnd"/>
        <w:r w:rsidRPr="00A06314">
          <w:rPr>
            <w:rFonts w:ascii="Calibri" w:hAnsi="Calibri" w:cs="Calibri"/>
          </w:rPr>
          <w:t xml:space="preserve"> di report e </w:t>
        </w:r>
        <w:proofErr w:type="spellStart"/>
        <w:r w:rsidRPr="00A06314">
          <w:rPr>
            <w:rFonts w:ascii="Calibri" w:hAnsi="Calibri" w:cs="Calibri"/>
          </w:rPr>
          <w:t>statistiche</w:t>
        </w:r>
      </w:ins>
      <w:proofErr w:type="spellEnd"/>
      <w:ins w:id="2873" w:author="Martina Nolletti" w:date="2021-02-09T17:50:00Z">
        <w:r w:rsidRPr="00A06314">
          <w:rPr>
            <w:rFonts w:ascii="Calibri" w:hAnsi="Calibri" w:cs="Calibri"/>
            <w:lang w:val="it-IT" w:eastAsia="it-IT"/>
          </w:rPr>
          <w:t>,</w:t>
        </w:r>
      </w:ins>
      <w:ins w:id="2874" w:author="Martina Nolletti" w:date="2021-02-09T17:49:00Z">
        <w:r w:rsidRPr="00A06314">
          <w:rPr>
            <w:rFonts w:ascii="Calibri" w:hAnsi="Calibri" w:cs="Calibri"/>
          </w:rPr>
          <w:t xml:space="preserve"> </w:t>
        </w:r>
        <w:proofErr w:type="spellStart"/>
        <w:r w:rsidRPr="00A06314">
          <w:rPr>
            <w:rFonts w:ascii="Calibri" w:hAnsi="Calibri" w:cs="Calibri"/>
          </w:rPr>
          <w:t>l'Amministratore</w:t>
        </w:r>
        <w:proofErr w:type="spellEnd"/>
        <w:r w:rsidRPr="00A06314">
          <w:rPr>
            <w:rFonts w:ascii="Calibri" w:hAnsi="Calibri" w:cs="Calibri"/>
          </w:rPr>
          <w:t xml:space="preserve"> </w:t>
        </w:r>
        <w:proofErr w:type="spellStart"/>
        <w:r w:rsidRPr="00A06314">
          <w:rPr>
            <w:rFonts w:ascii="Calibri" w:hAnsi="Calibri" w:cs="Calibri"/>
          </w:rPr>
          <w:t>può</w:t>
        </w:r>
        <w:proofErr w:type="spellEnd"/>
        <w:r w:rsidRPr="00A06314">
          <w:rPr>
            <w:rFonts w:ascii="Calibri" w:hAnsi="Calibri" w:cs="Calibri"/>
          </w:rPr>
          <w:t xml:space="preserve"> </w:t>
        </w:r>
        <w:proofErr w:type="spellStart"/>
        <w:r w:rsidRPr="00A06314">
          <w:rPr>
            <w:rFonts w:ascii="Calibri" w:hAnsi="Calibri" w:cs="Calibri"/>
          </w:rPr>
          <w:t>accedere</w:t>
        </w:r>
        <w:proofErr w:type="spellEnd"/>
        <w:r w:rsidRPr="00A06314">
          <w:rPr>
            <w:rFonts w:ascii="Calibri" w:hAnsi="Calibri" w:cs="Calibri"/>
          </w:rPr>
          <w:t xml:space="preserve"> ad una </w:t>
        </w:r>
        <w:proofErr w:type="spellStart"/>
        <w:r w:rsidRPr="00A06314">
          <w:rPr>
            <w:rFonts w:ascii="Calibri" w:hAnsi="Calibri" w:cs="Calibri"/>
          </w:rPr>
          <w:t>pagina</w:t>
        </w:r>
        <w:proofErr w:type="spellEnd"/>
        <w:r w:rsidRPr="00A06314">
          <w:rPr>
            <w:rFonts w:ascii="Calibri" w:hAnsi="Calibri" w:cs="Calibri"/>
          </w:rPr>
          <w:t xml:space="preserve"> </w:t>
        </w:r>
        <w:proofErr w:type="spellStart"/>
        <w:r w:rsidRPr="00A06314">
          <w:rPr>
            <w:rFonts w:ascii="Calibri" w:hAnsi="Calibri" w:cs="Calibri"/>
          </w:rPr>
          <w:t>dedicata</w:t>
        </w:r>
        <w:proofErr w:type="spellEnd"/>
        <w:r w:rsidRPr="00A06314">
          <w:rPr>
            <w:rFonts w:ascii="Calibri" w:hAnsi="Calibri" w:cs="Calibri"/>
          </w:rPr>
          <w:t xml:space="preserve"> in cui </w:t>
        </w:r>
        <w:proofErr w:type="spellStart"/>
        <w:r w:rsidRPr="00A06314">
          <w:rPr>
            <w:rFonts w:ascii="Calibri" w:hAnsi="Calibri" w:cs="Calibri"/>
          </w:rPr>
          <w:t>gli</w:t>
        </w:r>
        <w:proofErr w:type="spellEnd"/>
        <w:r w:rsidRPr="00A06314">
          <w:rPr>
            <w:rFonts w:ascii="Calibri" w:hAnsi="Calibri" w:cs="Calibri"/>
          </w:rPr>
          <w:t xml:space="preserve"> </w:t>
        </w:r>
        <w:proofErr w:type="spellStart"/>
        <w:r w:rsidRPr="00A06314">
          <w:rPr>
            <w:rFonts w:ascii="Calibri" w:hAnsi="Calibri" w:cs="Calibri"/>
          </w:rPr>
          <w:t>verrà</w:t>
        </w:r>
        <w:proofErr w:type="spellEnd"/>
        <w:r w:rsidRPr="00A06314">
          <w:rPr>
            <w:rFonts w:ascii="Calibri" w:hAnsi="Calibri" w:cs="Calibri"/>
          </w:rPr>
          <w:t xml:space="preserve"> </w:t>
        </w:r>
        <w:proofErr w:type="spellStart"/>
        <w:r w:rsidRPr="00A06314">
          <w:rPr>
            <w:rFonts w:ascii="Calibri" w:hAnsi="Calibri" w:cs="Calibri"/>
          </w:rPr>
          <w:t>mostrata</w:t>
        </w:r>
        <w:proofErr w:type="spellEnd"/>
        <w:r w:rsidRPr="00A06314">
          <w:rPr>
            <w:rFonts w:ascii="Calibri" w:hAnsi="Calibri" w:cs="Calibri"/>
          </w:rPr>
          <w:t xml:space="preserve"> la </w:t>
        </w:r>
        <w:proofErr w:type="spellStart"/>
        <w:r w:rsidRPr="00A06314">
          <w:rPr>
            <w:rFonts w:ascii="Calibri" w:hAnsi="Calibri" w:cs="Calibri"/>
          </w:rPr>
          <w:t>lista</w:t>
        </w:r>
        <w:proofErr w:type="spellEnd"/>
        <w:r w:rsidRPr="00A06314">
          <w:rPr>
            <w:rFonts w:ascii="Calibri" w:hAnsi="Calibri" w:cs="Calibri"/>
          </w:rPr>
          <w:t xml:space="preserve"> di </w:t>
        </w:r>
        <w:proofErr w:type="spellStart"/>
        <w:r w:rsidRPr="00A06314">
          <w:rPr>
            <w:rFonts w:ascii="Calibri" w:hAnsi="Calibri" w:cs="Calibri"/>
          </w:rPr>
          <w:t>eventi</w:t>
        </w:r>
        <w:proofErr w:type="spellEnd"/>
        <w:r w:rsidRPr="00A06314">
          <w:rPr>
            <w:rFonts w:ascii="Calibri" w:hAnsi="Calibri" w:cs="Calibri"/>
          </w:rPr>
          <w:t xml:space="preserve"> </w:t>
        </w:r>
        <w:proofErr w:type="spellStart"/>
        <w:r w:rsidRPr="00A06314">
          <w:rPr>
            <w:rFonts w:ascii="Calibri" w:hAnsi="Calibri" w:cs="Calibri"/>
          </w:rPr>
          <w:t>conclusi</w:t>
        </w:r>
        <w:proofErr w:type="spellEnd"/>
        <w:r w:rsidRPr="00A06314">
          <w:rPr>
            <w:rFonts w:ascii="Calibri" w:hAnsi="Calibri" w:cs="Calibri"/>
          </w:rPr>
          <w:t xml:space="preserve"> sui </w:t>
        </w:r>
        <w:proofErr w:type="spellStart"/>
        <w:r w:rsidRPr="00A06314">
          <w:rPr>
            <w:rFonts w:ascii="Calibri" w:hAnsi="Calibri" w:cs="Calibri"/>
          </w:rPr>
          <w:t>quali</w:t>
        </w:r>
        <w:proofErr w:type="spellEnd"/>
        <w:r w:rsidRPr="00A06314">
          <w:rPr>
            <w:rFonts w:ascii="Calibri" w:hAnsi="Calibri" w:cs="Calibri"/>
          </w:rPr>
          <w:t xml:space="preserve"> </w:t>
        </w:r>
        <w:proofErr w:type="spellStart"/>
        <w:r w:rsidRPr="00A06314">
          <w:rPr>
            <w:rFonts w:ascii="Calibri" w:hAnsi="Calibri" w:cs="Calibri"/>
          </w:rPr>
          <w:t>potrà</w:t>
        </w:r>
        <w:proofErr w:type="spellEnd"/>
        <w:r w:rsidRPr="00A06314">
          <w:rPr>
            <w:rFonts w:ascii="Calibri" w:hAnsi="Calibri" w:cs="Calibri"/>
          </w:rPr>
          <w:t xml:space="preserve"> </w:t>
        </w:r>
        <w:proofErr w:type="spellStart"/>
        <w:r w:rsidRPr="00A06314">
          <w:rPr>
            <w:rFonts w:ascii="Calibri" w:hAnsi="Calibri" w:cs="Calibri"/>
          </w:rPr>
          <w:t>generare</w:t>
        </w:r>
        <w:proofErr w:type="spellEnd"/>
        <w:r w:rsidRPr="00A06314">
          <w:rPr>
            <w:rFonts w:ascii="Calibri" w:hAnsi="Calibri" w:cs="Calibri"/>
          </w:rPr>
          <w:t xml:space="preserve"> in </w:t>
        </w:r>
        <w:proofErr w:type="spellStart"/>
        <w:r w:rsidRPr="00A06314">
          <w:rPr>
            <w:rFonts w:ascii="Calibri" w:hAnsi="Calibri" w:cs="Calibri"/>
          </w:rPr>
          <w:t>maniera</w:t>
        </w:r>
        <w:proofErr w:type="spellEnd"/>
        <w:r w:rsidRPr="00A06314">
          <w:rPr>
            <w:rFonts w:ascii="Calibri" w:hAnsi="Calibri" w:cs="Calibri"/>
          </w:rPr>
          <w:t xml:space="preserve"> </w:t>
        </w:r>
        <w:proofErr w:type="spellStart"/>
        <w:r w:rsidRPr="00A06314">
          <w:rPr>
            <w:rFonts w:ascii="Calibri" w:hAnsi="Calibri" w:cs="Calibri"/>
          </w:rPr>
          <w:t>automatica</w:t>
        </w:r>
        <w:proofErr w:type="spellEnd"/>
        <w:r w:rsidRPr="00A06314">
          <w:rPr>
            <w:rFonts w:ascii="Calibri" w:hAnsi="Calibri" w:cs="Calibri"/>
          </w:rPr>
          <w:t xml:space="preserve"> </w:t>
        </w:r>
        <w:proofErr w:type="spellStart"/>
        <w:r w:rsidRPr="00A06314">
          <w:rPr>
            <w:rFonts w:ascii="Calibri" w:hAnsi="Calibri" w:cs="Calibri"/>
          </w:rPr>
          <w:t>i</w:t>
        </w:r>
        <w:proofErr w:type="spellEnd"/>
        <w:r w:rsidRPr="00A06314">
          <w:rPr>
            <w:rFonts w:ascii="Calibri" w:hAnsi="Calibri" w:cs="Calibri"/>
          </w:rPr>
          <w:t xml:space="preserve"> </w:t>
        </w:r>
        <w:proofErr w:type="spellStart"/>
        <w:r w:rsidRPr="00A06314">
          <w:rPr>
            <w:rFonts w:ascii="Calibri" w:hAnsi="Calibri" w:cs="Calibri"/>
          </w:rPr>
          <w:t>risultati</w:t>
        </w:r>
        <w:proofErr w:type="spellEnd"/>
        <w:r w:rsidRPr="00A06314">
          <w:rPr>
            <w:rFonts w:ascii="Calibri" w:hAnsi="Calibri" w:cs="Calibri"/>
          </w:rPr>
          <w:t xml:space="preserve"> </w:t>
        </w:r>
        <w:proofErr w:type="spellStart"/>
        <w:r w:rsidRPr="00A06314">
          <w:rPr>
            <w:rFonts w:ascii="Calibri" w:hAnsi="Calibri" w:cs="Calibri"/>
          </w:rPr>
          <w:t>dell'Evento</w:t>
        </w:r>
      </w:ins>
      <w:proofErr w:type="spellEnd"/>
      <w:ins w:id="2875" w:author="Martina Nolletti" w:date="2021-02-09T17:50:00Z">
        <w:r w:rsidRPr="00A06314">
          <w:rPr>
            <w:rFonts w:ascii="Calibri" w:hAnsi="Calibri" w:cs="Calibri"/>
            <w:lang w:val="it-IT" w:eastAsia="it-IT"/>
          </w:rPr>
          <w:t>, attraverso il pulsante “</w:t>
        </w:r>
      </w:ins>
      <w:ins w:id="2876" w:author="Martina Nolletti" w:date="2021-02-09T17:51:00Z">
        <w:r w:rsidRPr="00A06314">
          <w:rPr>
            <w:rFonts w:ascii="Calibri" w:hAnsi="Calibri" w:cs="Calibri"/>
            <w:lang w:val="it-IT" w:eastAsia="it-IT"/>
          </w:rPr>
          <w:t>Aggiungi Report</w:t>
        </w:r>
      </w:ins>
      <w:ins w:id="2877" w:author="Martina Nolletti" w:date="2021-02-09T17:50:00Z">
        <w:r w:rsidRPr="00A06314">
          <w:rPr>
            <w:rFonts w:ascii="Calibri" w:hAnsi="Calibri" w:cs="Calibri"/>
            <w:lang w:val="it-IT" w:eastAsia="it-IT"/>
          </w:rPr>
          <w:t>”</w:t>
        </w:r>
      </w:ins>
      <w:ins w:id="2878" w:author="Martina Nolletti" w:date="2021-02-09T17:51:00Z">
        <w:r w:rsidRPr="00A06314">
          <w:rPr>
            <w:rFonts w:ascii="Calibri" w:hAnsi="Calibri" w:cs="Calibri"/>
            <w:lang w:val="it-IT" w:eastAsia="it-IT"/>
          </w:rPr>
          <w:t xml:space="preserve"> </w:t>
        </w:r>
      </w:ins>
      <w:ins w:id="2879" w:author="Martina Nolletti" w:date="2021-02-09T17:49:00Z">
        <w:r w:rsidRPr="00A06314">
          <w:rPr>
            <w:rFonts w:ascii="Calibri" w:hAnsi="Calibri" w:cs="Calibri"/>
          </w:rPr>
          <w:t xml:space="preserve">ed </w:t>
        </w:r>
        <w:proofErr w:type="spellStart"/>
        <w:r w:rsidRPr="00A06314">
          <w:rPr>
            <w:rFonts w:ascii="Calibri" w:hAnsi="Calibri" w:cs="Calibri"/>
          </w:rPr>
          <w:lastRenderedPageBreak/>
          <w:t>inoltre</w:t>
        </w:r>
        <w:proofErr w:type="spellEnd"/>
        <w:r w:rsidRPr="00A06314">
          <w:rPr>
            <w:rFonts w:ascii="Calibri" w:hAnsi="Calibri" w:cs="Calibri"/>
          </w:rPr>
          <w:t xml:space="preserve"> </w:t>
        </w:r>
        <w:proofErr w:type="spellStart"/>
        <w:r w:rsidRPr="00A06314">
          <w:rPr>
            <w:rFonts w:ascii="Calibri" w:hAnsi="Calibri" w:cs="Calibri"/>
          </w:rPr>
          <w:t>potrà</w:t>
        </w:r>
        <w:proofErr w:type="spellEnd"/>
        <w:r w:rsidRPr="00A06314">
          <w:rPr>
            <w:rFonts w:ascii="Calibri" w:hAnsi="Calibri" w:cs="Calibri"/>
          </w:rPr>
          <w:t xml:space="preserve"> </w:t>
        </w:r>
        <w:proofErr w:type="spellStart"/>
        <w:r w:rsidRPr="00A06314">
          <w:rPr>
            <w:rFonts w:ascii="Calibri" w:hAnsi="Calibri" w:cs="Calibri"/>
          </w:rPr>
          <w:t>scrivere</w:t>
        </w:r>
        <w:proofErr w:type="spellEnd"/>
        <w:r w:rsidRPr="00A06314">
          <w:rPr>
            <w:rFonts w:ascii="Calibri" w:hAnsi="Calibri" w:cs="Calibri"/>
          </w:rPr>
          <w:t xml:space="preserve"> </w:t>
        </w:r>
        <w:proofErr w:type="spellStart"/>
        <w:r w:rsidRPr="00A06314">
          <w:rPr>
            <w:rFonts w:ascii="Calibri" w:hAnsi="Calibri" w:cs="Calibri"/>
          </w:rPr>
          <w:t>eventuali</w:t>
        </w:r>
        <w:proofErr w:type="spellEnd"/>
        <w:r w:rsidRPr="00A06314">
          <w:rPr>
            <w:rFonts w:ascii="Calibri" w:hAnsi="Calibri" w:cs="Calibri"/>
          </w:rPr>
          <w:t xml:space="preserve"> </w:t>
        </w:r>
        <w:proofErr w:type="spellStart"/>
        <w:r w:rsidRPr="00A06314">
          <w:rPr>
            <w:rFonts w:ascii="Calibri" w:hAnsi="Calibri" w:cs="Calibri"/>
          </w:rPr>
          <w:t>dati</w:t>
        </w:r>
        <w:proofErr w:type="spellEnd"/>
        <w:r w:rsidRPr="00A06314">
          <w:rPr>
            <w:rFonts w:ascii="Calibri" w:hAnsi="Calibri" w:cs="Calibri"/>
          </w:rPr>
          <w:t xml:space="preserve"> </w:t>
        </w:r>
        <w:proofErr w:type="spellStart"/>
        <w:r w:rsidRPr="00A06314">
          <w:rPr>
            <w:rFonts w:ascii="Calibri" w:hAnsi="Calibri" w:cs="Calibri"/>
          </w:rPr>
          <w:t>statistici</w:t>
        </w:r>
      </w:ins>
      <w:proofErr w:type="spellEnd"/>
      <w:ins w:id="2880" w:author="Martina Nolletti" w:date="2021-02-09T17:51:00Z">
        <w:r w:rsidRPr="00A06314">
          <w:rPr>
            <w:rFonts w:ascii="Calibri" w:hAnsi="Calibri" w:cs="Calibri"/>
            <w:lang w:val="it-IT" w:eastAsia="it-IT"/>
          </w:rPr>
          <w:t xml:space="preserve">, attraverso una </w:t>
        </w:r>
        <w:proofErr w:type="spellStart"/>
        <w:r w:rsidRPr="00A06314">
          <w:rPr>
            <w:rFonts w:ascii="Calibri" w:hAnsi="Calibri" w:cs="Calibri"/>
            <w:lang w:val="it-IT" w:eastAsia="it-IT"/>
          </w:rPr>
          <w:t>form</w:t>
        </w:r>
        <w:proofErr w:type="spellEnd"/>
        <w:r w:rsidRPr="00A06314">
          <w:rPr>
            <w:rFonts w:ascii="Calibri" w:hAnsi="Calibri" w:cs="Calibri"/>
            <w:lang w:val="it-IT" w:eastAsia="it-IT"/>
          </w:rPr>
          <w:t xml:space="preserve"> cliccando sul pulsante “Scrivi Statistiche”</w:t>
        </w:r>
      </w:ins>
      <w:ins w:id="2881" w:author="Martina Nolletti" w:date="2021-02-09T17:49:00Z">
        <w:r w:rsidRPr="00A06314">
          <w:rPr>
            <w:rFonts w:ascii="Calibri" w:hAnsi="Calibri" w:cs="Calibri"/>
          </w:rPr>
          <w:t xml:space="preserve">. </w:t>
        </w:r>
        <w:proofErr w:type="spellStart"/>
        <w:r w:rsidRPr="00A06314">
          <w:rPr>
            <w:rFonts w:ascii="Calibri" w:hAnsi="Calibri" w:cs="Calibri"/>
          </w:rPr>
          <w:t>Questi</w:t>
        </w:r>
        <w:proofErr w:type="spellEnd"/>
        <w:r w:rsidRPr="00A06314">
          <w:rPr>
            <w:rFonts w:ascii="Calibri" w:hAnsi="Calibri" w:cs="Calibri"/>
          </w:rPr>
          <w:t xml:space="preserve"> </w:t>
        </w:r>
        <w:proofErr w:type="spellStart"/>
        <w:r w:rsidRPr="00A06314">
          <w:rPr>
            <w:rFonts w:ascii="Calibri" w:hAnsi="Calibri" w:cs="Calibri"/>
          </w:rPr>
          <w:t>dati</w:t>
        </w:r>
        <w:proofErr w:type="spellEnd"/>
        <w:r w:rsidRPr="00A06314">
          <w:rPr>
            <w:rFonts w:ascii="Calibri" w:hAnsi="Calibri" w:cs="Calibri"/>
          </w:rPr>
          <w:t xml:space="preserve"> </w:t>
        </w:r>
        <w:proofErr w:type="spellStart"/>
        <w:r w:rsidRPr="00A06314">
          <w:rPr>
            <w:rFonts w:ascii="Calibri" w:hAnsi="Calibri" w:cs="Calibri"/>
          </w:rPr>
          <w:t>saranno</w:t>
        </w:r>
        <w:proofErr w:type="spellEnd"/>
        <w:r w:rsidRPr="00A06314">
          <w:rPr>
            <w:rFonts w:ascii="Calibri" w:hAnsi="Calibri" w:cs="Calibri"/>
          </w:rPr>
          <w:t xml:space="preserve"> in </w:t>
        </w:r>
        <w:proofErr w:type="spellStart"/>
        <w:r w:rsidRPr="00A06314">
          <w:rPr>
            <w:rFonts w:ascii="Calibri" w:hAnsi="Calibri" w:cs="Calibri"/>
          </w:rPr>
          <w:t>seguito</w:t>
        </w:r>
        <w:proofErr w:type="spellEnd"/>
        <w:r w:rsidRPr="00A06314">
          <w:rPr>
            <w:rFonts w:ascii="Calibri" w:hAnsi="Calibri" w:cs="Calibri"/>
          </w:rPr>
          <w:t xml:space="preserve"> </w:t>
        </w:r>
        <w:proofErr w:type="spellStart"/>
        <w:r w:rsidRPr="00A06314">
          <w:rPr>
            <w:rFonts w:ascii="Calibri" w:hAnsi="Calibri" w:cs="Calibri"/>
          </w:rPr>
          <w:t>visibil</w:t>
        </w:r>
      </w:ins>
      <w:proofErr w:type="spellEnd"/>
      <w:ins w:id="2882" w:author="Martina Nolletti" w:date="2021-02-09T17:51:00Z">
        <w:r w:rsidRPr="00A06314">
          <w:rPr>
            <w:rFonts w:ascii="Calibri" w:hAnsi="Calibri" w:cs="Calibri"/>
            <w:lang w:val="it-IT" w:eastAsia="it-IT"/>
          </w:rPr>
          <w:t>i</w:t>
        </w:r>
      </w:ins>
      <w:ins w:id="2883" w:author="Martina Nolletti" w:date="2021-02-09T17:49:00Z">
        <w:r w:rsidRPr="00A06314">
          <w:rPr>
            <w:rFonts w:ascii="Calibri" w:hAnsi="Calibri" w:cs="Calibri"/>
          </w:rPr>
          <w:t xml:space="preserve"> ad </w:t>
        </w:r>
        <w:proofErr w:type="spellStart"/>
        <w:r w:rsidRPr="00A06314">
          <w:rPr>
            <w:rFonts w:ascii="Calibri" w:hAnsi="Calibri" w:cs="Calibri"/>
          </w:rPr>
          <w:t>ogni</w:t>
        </w:r>
        <w:proofErr w:type="spellEnd"/>
        <w:r w:rsidRPr="00A06314">
          <w:rPr>
            <w:rFonts w:ascii="Calibri" w:hAnsi="Calibri" w:cs="Calibri"/>
          </w:rPr>
          <w:t xml:space="preserve"> </w:t>
        </w:r>
        <w:proofErr w:type="spellStart"/>
        <w:r w:rsidRPr="00A06314">
          <w:rPr>
            <w:rFonts w:ascii="Calibri" w:hAnsi="Calibri" w:cs="Calibri"/>
          </w:rPr>
          <w:t>Elettore</w:t>
        </w:r>
        <w:proofErr w:type="spellEnd"/>
        <w:r w:rsidRPr="00A06314">
          <w:rPr>
            <w:rFonts w:ascii="Calibri" w:hAnsi="Calibri" w:cs="Calibri"/>
          </w:rPr>
          <w:t xml:space="preserve"> </w:t>
        </w:r>
        <w:proofErr w:type="spellStart"/>
        <w:r w:rsidRPr="00A06314">
          <w:rPr>
            <w:rFonts w:ascii="Calibri" w:hAnsi="Calibri" w:cs="Calibri"/>
          </w:rPr>
          <w:t>che</w:t>
        </w:r>
        <w:proofErr w:type="spellEnd"/>
        <w:r w:rsidRPr="00A06314">
          <w:rPr>
            <w:rFonts w:ascii="Calibri" w:hAnsi="Calibri" w:cs="Calibri"/>
          </w:rPr>
          <w:t xml:space="preserve"> ha </w:t>
        </w:r>
        <w:proofErr w:type="spellStart"/>
        <w:r w:rsidRPr="00A06314">
          <w:rPr>
            <w:rFonts w:ascii="Calibri" w:hAnsi="Calibri" w:cs="Calibri"/>
          </w:rPr>
          <w:t>partecipato</w:t>
        </w:r>
        <w:proofErr w:type="spellEnd"/>
        <w:r w:rsidRPr="00A06314">
          <w:rPr>
            <w:rFonts w:ascii="Calibri" w:hAnsi="Calibri" w:cs="Calibri"/>
          </w:rPr>
          <w:t xml:space="preserve"> </w:t>
        </w:r>
        <w:proofErr w:type="spellStart"/>
        <w:r w:rsidRPr="00A06314">
          <w:rPr>
            <w:rFonts w:ascii="Calibri" w:hAnsi="Calibri" w:cs="Calibri"/>
          </w:rPr>
          <w:t>all'Evento</w:t>
        </w:r>
        <w:proofErr w:type="spellEnd"/>
        <w:r w:rsidRPr="00A06314">
          <w:rPr>
            <w:rFonts w:ascii="Calibri" w:hAnsi="Calibri" w:cs="Calibri"/>
          </w:rPr>
          <w:t>.</w:t>
        </w:r>
      </w:ins>
      <w:ins w:id="2884" w:author="Martina Nolletti" w:date="2021-02-09T17:52:00Z">
        <w:r w:rsidRPr="00A06314">
          <w:rPr>
            <w:rFonts w:ascii="Calibri" w:hAnsi="Calibri" w:cs="Calibri"/>
            <w:lang w:val="it-IT" w:eastAsia="it-IT"/>
          </w:rPr>
          <w:t xml:space="preserve"> </w:t>
        </w:r>
      </w:ins>
    </w:p>
    <w:p w14:paraId="128394CD" w14:textId="7F5219B9" w:rsidR="002B3B06" w:rsidRPr="00A06314" w:rsidRDefault="002B3B06" w:rsidP="002B3B06">
      <w:pPr>
        <w:rPr>
          <w:ins w:id="2885" w:author="Martina Nolletti" w:date="2021-02-09T17:49:00Z"/>
          <w:rFonts w:ascii="Calibri" w:hAnsi="Calibri" w:cs="Calibri"/>
        </w:rPr>
      </w:pPr>
      <w:ins w:id="2886" w:author="Martina Nolletti" w:date="2021-02-09T17:49:00Z">
        <w:r w:rsidRPr="00A06314">
          <w:rPr>
            <w:rFonts w:ascii="Calibri" w:hAnsi="Calibri" w:cs="Calibri"/>
          </w:rPr>
          <w:t xml:space="preserve">Il primo </w:t>
        </w:r>
        <w:proofErr w:type="spellStart"/>
        <w:r w:rsidRPr="00A06314">
          <w:rPr>
            <w:rFonts w:ascii="Calibri" w:hAnsi="Calibri" w:cs="Calibri"/>
          </w:rPr>
          <w:t>metodo</w:t>
        </w:r>
        <w:proofErr w:type="spellEnd"/>
        <w:r w:rsidRPr="00A06314">
          <w:rPr>
            <w:rFonts w:ascii="Calibri" w:hAnsi="Calibri" w:cs="Calibri"/>
          </w:rPr>
          <w:t xml:space="preserve">, </w:t>
        </w:r>
        <w:proofErr w:type="spellStart"/>
        <w:proofErr w:type="gramStart"/>
        <w:r w:rsidRPr="00A06314">
          <w:rPr>
            <w:rFonts w:ascii="Calibri" w:hAnsi="Calibri" w:cs="Calibri"/>
          </w:rPr>
          <w:t>creaReport</w:t>
        </w:r>
        <w:proofErr w:type="spellEnd"/>
        <w:r w:rsidRPr="00A06314">
          <w:rPr>
            <w:rFonts w:ascii="Calibri" w:hAnsi="Calibri" w:cs="Calibri"/>
          </w:rPr>
          <w:t>(</w:t>
        </w:r>
        <w:proofErr w:type="spellStart"/>
        <w:proofErr w:type="gramEnd"/>
        <w:r w:rsidRPr="00A06314">
          <w:rPr>
            <w:rFonts w:ascii="Calibri" w:hAnsi="Calibri" w:cs="Calibri"/>
          </w:rPr>
          <w:t>Evento</w:t>
        </w:r>
        <w:proofErr w:type="spellEnd"/>
        <w:r w:rsidRPr="00A06314">
          <w:rPr>
            <w:rFonts w:ascii="Calibri" w:hAnsi="Calibri" w:cs="Calibri"/>
          </w:rPr>
          <w:t xml:space="preserve"> </w:t>
        </w:r>
        <w:proofErr w:type="spellStart"/>
        <w:r w:rsidRPr="00A06314">
          <w:rPr>
            <w:rFonts w:ascii="Calibri" w:hAnsi="Calibri" w:cs="Calibri"/>
          </w:rPr>
          <w:t>evento</w:t>
        </w:r>
        <w:proofErr w:type="spellEnd"/>
        <w:r w:rsidRPr="00A06314">
          <w:rPr>
            <w:rFonts w:ascii="Calibri" w:hAnsi="Calibri" w:cs="Calibri"/>
          </w:rPr>
          <w:t xml:space="preserve">), fa </w:t>
        </w:r>
        <w:proofErr w:type="spellStart"/>
        <w:r w:rsidRPr="00A06314">
          <w:rPr>
            <w:rFonts w:ascii="Calibri" w:hAnsi="Calibri" w:cs="Calibri"/>
          </w:rPr>
          <w:t>uso</w:t>
        </w:r>
        <w:proofErr w:type="spellEnd"/>
        <w:r w:rsidRPr="00A06314">
          <w:rPr>
            <w:rFonts w:ascii="Calibri" w:hAnsi="Calibri" w:cs="Calibri"/>
          </w:rPr>
          <w:t xml:space="preserve"> di una </w:t>
        </w:r>
        <w:proofErr w:type="spellStart"/>
        <w:r w:rsidRPr="00A06314">
          <w:rPr>
            <w:rFonts w:ascii="Calibri" w:hAnsi="Calibri" w:cs="Calibri"/>
          </w:rPr>
          <w:t>stringa</w:t>
        </w:r>
        <w:proofErr w:type="spellEnd"/>
        <w:r w:rsidRPr="00A06314">
          <w:rPr>
            <w:rFonts w:ascii="Calibri" w:hAnsi="Calibri" w:cs="Calibri"/>
          </w:rPr>
          <w:t xml:space="preserve"> per </w:t>
        </w:r>
        <w:proofErr w:type="spellStart"/>
        <w:r w:rsidRPr="00A06314">
          <w:rPr>
            <w:rFonts w:ascii="Calibri" w:hAnsi="Calibri" w:cs="Calibri"/>
          </w:rPr>
          <w:t>creare</w:t>
        </w:r>
        <w:proofErr w:type="spellEnd"/>
        <w:r w:rsidRPr="00A06314">
          <w:rPr>
            <w:rFonts w:ascii="Calibri" w:hAnsi="Calibri" w:cs="Calibri"/>
          </w:rPr>
          <w:t xml:space="preserve"> la </w:t>
        </w:r>
        <w:proofErr w:type="spellStart"/>
        <w:r w:rsidRPr="00A06314">
          <w:rPr>
            <w:rFonts w:ascii="Calibri" w:hAnsi="Calibri" w:cs="Calibri"/>
          </w:rPr>
          <w:t>lista</w:t>
        </w:r>
        <w:proofErr w:type="spellEnd"/>
        <w:r w:rsidRPr="00A06314">
          <w:rPr>
            <w:rFonts w:ascii="Calibri" w:hAnsi="Calibri" w:cs="Calibri"/>
          </w:rPr>
          <w:t xml:space="preserve"> </w:t>
        </w:r>
        <w:proofErr w:type="spellStart"/>
        <w:r w:rsidRPr="00A06314">
          <w:rPr>
            <w:rFonts w:ascii="Calibri" w:hAnsi="Calibri" w:cs="Calibri"/>
          </w:rPr>
          <w:t>dei</w:t>
        </w:r>
        <w:proofErr w:type="spellEnd"/>
        <w:r w:rsidRPr="00A06314">
          <w:rPr>
            <w:rFonts w:ascii="Calibri" w:hAnsi="Calibri" w:cs="Calibri"/>
          </w:rPr>
          <w:t xml:space="preserve"> </w:t>
        </w:r>
        <w:proofErr w:type="spellStart"/>
        <w:r w:rsidRPr="00A06314">
          <w:rPr>
            <w:rFonts w:ascii="Calibri" w:hAnsi="Calibri" w:cs="Calibri"/>
          </w:rPr>
          <w:t>candidati</w:t>
        </w:r>
        <w:proofErr w:type="spellEnd"/>
        <w:r w:rsidRPr="00A06314">
          <w:rPr>
            <w:rFonts w:ascii="Calibri" w:hAnsi="Calibri" w:cs="Calibri"/>
          </w:rPr>
          <w:t xml:space="preserve"> con </w:t>
        </w:r>
        <w:proofErr w:type="spellStart"/>
        <w:r w:rsidRPr="00A06314">
          <w:rPr>
            <w:rFonts w:ascii="Calibri" w:hAnsi="Calibri" w:cs="Calibri"/>
          </w:rPr>
          <w:t>i</w:t>
        </w:r>
        <w:proofErr w:type="spellEnd"/>
        <w:r w:rsidRPr="00A06314">
          <w:rPr>
            <w:rFonts w:ascii="Calibri" w:hAnsi="Calibri" w:cs="Calibri"/>
          </w:rPr>
          <w:t xml:space="preserve"> </w:t>
        </w:r>
        <w:proofErr w:type="spellStart"/>
        <w:r w:rsidRPr="00A06314">
          <w:rPr>
            <w:rFonts w:ascii="Calibri" w:hAnsi="Calibri" w:cs="Calibri"/>
          </w:rPr>
          <w:t>relativi</w:t>
        </w:r>
        <w:proofErr w:type="spellEnd"/>
        <w:r w:rsidRPr="00A06314">
          <w:rPr>
            <w:rFonts w:ascii="Calibri" w:hAnsi="Calibri" w:cs="Calibri"/>
          </w:rPr>
          <w:t xml:space="preserve"> </w:t>
        </w:r>
        <w:proofErr w:type="spellStart"/>
        <w:r w:rsidRPr="00A06314">
          <w:rPr>
            <w:rFonts w:ascii="Calibri" w:hAnsi="Calibri" w:cs="Calibri"/>
          </w:rPr>
          <w:t>voti</w:t>
        </w:r>
        <w:proofErr w:type="spellEnd"/>
        <w:r w:rsidRPr="00A06314">
          <w:rPr>
            <w:rFonts w:ascii="Calibri" w:hAnsi="Calibri" w:cs="Calibri"/>
          </w:rPr>
          <w:t xml:space="preserve"> </w:t>
        </w:r>
        <w:proofErr w:type="spellStart"/>
        <w:r w:rsidRPr="00A06314">
          <w:rPr>
            <w:rFonts w:ascii="Calibri" w:hAnsi="Calibri" w:cs="Calibri"/>
          </w:rPr>
          <w:t>ricevuti</w:t>
        </w:r>
      </w:ins>
      <w:proofErr w:type="spellEnd"/>
      <w:ins w:id="2887" w:author="Martina Nolletti" w:date="2021-02-09T17:53:00Z">
        <w:r w:rsidR="006C55CF" w:rsidRPr="00A06314">
          <w:rPr>
            <w:rFonts w:ascii="Calibri" w:hAnsi="Calibri" w:cs="Calibri"/>
            <w:lang w:val="it-IT" w:eastAsia="it-IT"/>
          </w:rPr>
          <w:t>.</w:t>
        </w:r>
      </w:ins>
    </w:p>
    <w:p w14:paraId="0649A4FF" w14:textId="62971A32" w:rsidR="002B3B06" w:rsidRPr="00A06314" w:rsidRDefault="002B3B06" w:rsidP="002B3B06">
      <w:pPr>
        <w:rPr>
          <w:ins w:id="2888" w:author="Martina Nolletti" w:date="2021-02-09T17:49:00Z"/>
          <w:rFonts w:ascii="Calibri" w:hAnsi="Calibri" w:cs="Calibri"/>
        </w:rPr>
      </w:pPr>
      <w:ins w:id="2889" w:author="Martina Nolletti" w:date="2021-02-09T17:49:00Z">
        <w:r w:rsidRPr="00A06314">
          <w:rPr>
            <w:rFonts w:ascii="Calibri" w:hAnsi="Calibri" w:cs="Calibri"/>
          </w:rPr>
          <w:t xml:space="preserve">La </w:t>
        </w:r>
        <w:proofErr w:type="spellStart"/>
        <w:r w:rsidRPr="00A06314">
          <w:rPr>
            <w:rFonts w:ascii="Calibri" w:hAnsi="Calibri" w:cs="Calibri"/>
          </w:rPr>
          <w:t>stringa</w:t>
        </w:r>
        <w:proofErr w:type="spellEnd"/>
        <w:r w:rsidRPr="00A06314">
          <w:rPr>
            <w:rFonts w:ascii="Calibri" w:hAnsi="Calibri" w:cs="Calibri"/>
          </w:rPr>
          <w:t xml:space="preserve"> </w:t>
        </w:r>
        <w:proofErr w:type="spellStart"/>
        <w:r w:rsidRPr="00A06314">
          <w:rPr>
            <w:rFonts w:ascii="Calibri" w:hAnsi="Calibri" w:cs="Calibri"/>
          </w:rPr>
          <w:t>viene</w:t>
        </w:r>
        <w:proofErr w:type="spellEnd"/>
        <w:r w:rsidRPr="00A06314">
          <w:rPr>
            <w:rFonts w:ascii="Calibri" w:hAnsi="Calibri" w:cs="Calibri"/>
          </w:rPr>
          <w:t xml:space="preserve"> </w:t>
        </w:r>
        <w:proofErr w:type="spellStart"/>
        <w:r w:rsidRPr="00A06314">
          <w:rPr>
            <w:rFonts w:ascii="Calibri" w:hAnsi="Calibri" w:cs="Calibri"/>
          </w:rPr>
          <w:t>inviata</w:t>
        </w:r>
        <w:proofErr w:type="spellEnd"/>
        <w:r w:rsidRPr="00A06314">
          <w:rPr>
            <w:rFonts w:ascii="Calibri" w:hAnsi="Calibri" w:cs="Calibri"/>
          </w:rPr>
          <w:t xml:space="preserve"> al secondo </w:t>
        </w:r>
        <w:proofErr w:type="spellStart"/>
        <w:r w:rsidRPr="00A06314">
          <w:rPr>
            <w:rFonts w:ascii="Calibri" w:hAnsi="Calibri" w:cs="Calibri"/>
          </w:rPr>
          <w:t>metodo</w:t>
        </w:r>
        <w:proofErr w:type="spellEnd"/>
        <w:r w:rsidRPr="00A06314">
          <w:rPr>
            <w:rFonts w:ascii="Calibri" w:hAnsi="Calibri" w:cs="Calibri"/>
          </w:rPr>
          <w:t xml:space="preserve">, </w:t>
        </w:r>
        <w:proofErr w:type="spellStart"/>
        <w:proofErr w:type="gramStart"/>
        <w:r w:rsidRPr="00A06314">
          <w:rPr>
            <w:rFonts w:ascii="Calibri" w:hAnsi="Calibri" w:cs="Calibri"/>
          </w:rPr>
          <w:t>aggiungiReport</w:t>
        </w:r>
        <w:proofErr w:type="spellEnd"/>
        <w:r w:rsidRPr="00A06314">
          <w:rPr>
            <w:rFonts w:ascii="Calibri" w:hAnsi="Calibri" w:cs="Calibri"/>
          </w:rPr>
          <w:t>(</w:t>
        </w:r>
        <w:proofErr w:type="gramEnd"/>
        <w:r w:rsidRPr="00A06314">
          <w:rPr>
            <w:rFonts w:ascii="Calibri" w:hAnsi="Calibri" w:cs="Calibri"/>
          </w:rPr>
          <w:t xml:space="preserve">String buffer, </w:t>
        </w:r>
        <w:proofErr w:type="spellStart"/>
        <w:r w:rsidRPr="00A06314">
          <w:rPr>
            <w:rFonts w:ascii="Calibri" w:hAnsi="Calibri" w:cs="Calibri"/>
          </w:rPr>
          <w:t>Evento</w:t>
        </w:r>
        <w:proofErr w:type="spellEnd"/>
        <w:r w:rsidRPr="00A06314">
          <w:rPr>
            <w:rFonts w:ascii="Calibri" w:hAnsi="Calibri" w:cs="Calibri"/>
          </w:rPr>
          <w:t xml:space="preserve"> </w:t>
        </w:r>
        <w:proofErr w:type="spellStart"/>
        <w:r w:rsidRPr="00A06314">
          <w:rPr>
            <w:rFonts w:ascii="Calibri" w:hAnsi="Calibri" w:cs="Calibri"/>
          </w:rPr>
          <w:t>evento</w:t>
        </w:r>
        <w:proofErr w:type="spellEnd"/>
        <w:r w:rsidRPr="00A06314">
          <w:rPr>
            <w:rFonts w:ascii="Calibri" w:hAnsi="Calibri" w:cs="Calibri"/>
          </w:rPr>
          <w:t xml:space="preserve">), </w:t>
        </w:r>
        <w:proofErr w:type="spellStart"/>
        <w:r w:rsidRPr="00A06314">
          <w:rPr>
            <w:rFonts w:ascii="Calibri" w:hAnsi="Calibri" w:cs="Calibri"/>
          </w:rPr>
          <w:t>che</w:t>
        </w:r>
        <w:proofErr w:type="spellEnd"/>
        <w:r w:rsidRPr="00A06314">
          <w:rPr>
            <w:rFonts w:ascii="Calibri" w:hAnsi="Calibri" w:cs="Calibri"/>
          </w:rPr>
          <w:t xml:space="preserve"> </w:t>
        </w:r>
        <w:proofErr w:type="spellStart"/>
        <w:r w:rsidRPr="00A06314">
          <w:rPr>
            <w:rFonts w:ascii="Calibri" w:hAnsi="Calibri" w:cs="Calibri"/>
          </w:rPr>
          <w:t>salverà</w:t>
        </w:r>
        <w:proofErr w:type="spellEnd"/>
        <w:r w:rsidRPr="00A06314">
          <w:rPr>
            <w:rFonts w:ascii="Calibri" w:hAnsi="Calibri" w:cs="Calibri"/>
          </w:rPr>
          <w:t xml:space="preserve"> il report </w:t>
        </w:r>
      </w:ins>
      <w:ins w:id="2890" w:author="Martina Nolletti" w:date="2021-02-09T17:53:00Z">
        <w:r w:rsidR="006C55CF" w:rsidRPr="00A06314">
          <w:rPr>
            <w:rFonts w:ascii="Calibri" w:hAnsi="Calibri" w:cs="Calibri"/>
            <w:lang w:val="it-IT" w:eastAsia="it-IT"/>
          </w:rPr>
          <w:t>all’interno del</w:t>
        </w:r>
      </w:ins>
      <w:ins w:id="2891" w:author="Martina Nolletti" w:date="2021-02-09T17:49:00Z">
        <w:r w:rsidRPr="00A06314">
          <w:rPr>
            <w:rFonts w:ascii="Calibri" w:hAnsi="Calibri" w:cs="Calibri"/>
          </w:rPr>
          <w:t xml:space="preserve"> Database</w:t>
        </w:r>
      </w:ins>
      <w:ins w:id="2892" w:author="Martina Nolletti" w:date="2021-02-09T17:53:00Z">
        <w:r w:rsidR="006C55CF" w:rsidRPr="00A06314">
          <w:rPr>
            <w:rFonts w:ascii="Calibri" w:hAnsi="Calibri" w:cs="Calibri"/>
            <w:lang w:val="it-IT" w:eastAsia="it-IT"/>
          </w:rPr>
          <w:t>.</w:t>
        </w:r>
      </w:ins>
    </w:p>
    <w:p w14:paraId="100E1482" w14:textId="77777777" w:rsidR="00FD5EB5" w:rsidRPr="00A06314" w:rsidRDefault="00FD5EB5">
      <w:pPr>
        <w:rPr>
          <w:ins w:id="2893" w:author="Martina Nolletti" w:date="2021-02-09T16:50:00Z"/>
          <w:rFonts w:ascii="Calibri" w:hAnsi="Calibri" w:cs="Calibri"/>
          <w:b/>
          <w:bCs/>
          <w:color w:val="00B050"/>
          <w:sz w:val="32"/>
          <w:szCs w:val="32"/>
        </w:rPr>
      </w:pPr>
    </w:p>
    <w:p w14:paraId="7BA02BA7" w14:textId="77777777" w:rsidR="00BE7E30" w:rsidRPr="00FD5EB5" w:rsidRDefault="00BE7E30">
      <w:pPr>
        <w:numPr>
          <w:ilvl w:val="0"/>
          <w:numId w:val="32"/>
        </w:numPr>
        <w:rPr>
          <w:ins w:id="2894" w:author="Martina Nolletti" w:date="2021-02-09T16:50:00Z"/>
          <w:rFonts w:ascii="Calibri" w:hAnsi="Calibri" w:cs="Calibri"/>
          <w:b/>
          <w:bCs/>
          <w:color w:val="00B050"/>
          <w:sz w:val="32"/>
          <w:szCs w:val="32"/>
          <w:lang w:val="it-IT"/>
          <w:rPrChange w:id="2895" w:author="Martina Nolletti" w:date="2021-02-09T17:55:00Z">
            <w:rPr>
              <w:ins w:id="2896" w:author="Martina Nolletti" w:date="2021-02-09T16:50:00Z"/>
              <w:rFonts w:ascii="Calibri" w:hAnsi="Calibri" w:cs="Calibri"/>
              <w:b/>
              <w:bCs/>
              <w:lang w:val="it-IT"/>
            </w:rPr>
          </w:rPrChange>
        </w:rPr>
        <w:pPrChange w:id="2897" w:author="Martina Nolletti" w:date="2021-02-09T17:55:00Z">
          <w:pPr>
            <w:numPr>
              <w:numId w:val="38"/>
            </w:numPr>
            <w:ind w:left="720" w:hanging="360"/>
          </w:pPr>
        </w:pPrChange>
      </w:pPr>
      <w:ins w:id="2898" w:author="Martina Nolletti" w:date="2021-02-09T16:50:00Z">
        <w:r w:rsidRPr="00FD5EB5">
          <w:rPr>
            <w:rFonts w:ascii="Calibri" w:hAnsi="Calibri" w:cs="Calibri"/>
            <w:b/>
            <w:bCs/>
            <w:color w:val="00B050"/>
            <w:sz w:val="32"/>
            <w:szCs w:val="32"/>
            <w:lang w:val="it-IT"/>
            <w:rPrChange w:id="2899" w:author="Martina Nolletti" w:date="2021-02-09T17:55:00Z">
              <w:rPr>
                <w:rFonts w:ascii="Calibri" w:hAnsi="Calibri" w:cs="Calibri"/>
                <w:b/>
                <w:bCs/>
                <w:lang w:val="it-IT"/>
              </w:rPr>
            </w:rPrChange>
          </w:rPr>
          <w:t>RNF9: PREVENZIONE SOVRACCARICO DATABASE</w:t>
        </w:r>
      </w:ins>
    </w:p>
    <w:p w14:paraId="10B49AB7" w14:textId="0290D542" w:rsidR="00BE7E30" w:rsidRPr="00A06314" w:rsidRDefault="00F11C3A" w:rsidP="00F27968">
      <w:pPr>
        <w:rPr>
          <w:ins w:id="2900" w:author="Martina Nolletti" w:date="2021-02-09T18:05:00Z"/>
          <w:rFonts w:ascii="Calibri" w:hAnsi="Calibri" w:cs="Calibri"/>
          <w:lang w:val="it-IT"/>
        </w:rPr>
      </w:pPr>
      <w:ins w:id="2901" w:author="Martina Nolletti" w:date="2021-02-09T18:07:00Z">
        <w:r>
          <w:rPr>
            <w:rFonts w:ascii="Calibri" w:hAnsi="Calibri" w:cs="Calibri"/>
            <w:lang w:val="it-IT"/>
          </w:rPr>
          <w:pict w14:anchorId="710993C2">
            <v:shape id="_x0000_i1057" type="#_x0000_t75" style="width:510.2pt;height:88.15pt" o:bordertopcolor="this" o:borderleftcolor="this" o:borderbottomcolor="this" o:borderrightcolor="this">
              <v:imagedata r:id="rId51" o:title="puliziaDB"/>
              <w10:bordertop type="single" width="4"/>
              <w10:borderleft type="single" width="4"/>
              <w10:borderbottom type="single" width="4"/>
              <w10:borderright type="single" width="4"/>
            </v:shape>
          </w:pict>
        </w:r>
      </w:ins>
    </w:p>
    <w:p w14:paraId="13AA99C9" w14:textId="12DA7908" w:rsidR="00BA64A8" w:rsidRPr="00A06314" w:rsidRDefault="00BA64A8" w:rsidP="00F27968">
      <w:pPr>
        <w:rPr>
          <w:ins w:id="2902" w:author="Martina Nolletti" w:date="2021-02-09T18:05:00Z"/>
          <w:rFonts w:ascii="Calibri" w:hAnsi="Calibri" w:cs="Calibri"/>
          <w:lang w:val="it-IT"/>
        </w:rPr>
      </w:pPr>
    </w:p>
    <w:p w14:paraId="7D06E519" w14:textId="77777777" w:rsidR="00BA64A8" w:rsidRDefault="00BA64A8" w:rsidP="00BA64A8">
      <w:pPr>
        <w:rPr>
          <w:ins w:id="2903" w:author="Martina Nolletti" w:date="2021-02-09T18:05:00Z"/>
          <w:rFonts w:ascii="Segoe UI" w:hAnsi="Segoe UI" w:cs="Segoe UI"/>
          <w:sz w:val="21"/>
          <w:szCs w:val="21"/>
          <w:lang w:val="it-IT" w:eastAsia="it-IT"/>
        </w:rPr>
      </w:pPr>
      <w:ins w:id="2904" w:author="Martina Nolletti" w:date="2021-02-09T18:05:00Z">
        <w:r w:rsidRPr="00BA64A8">
          <w:rPr>
            <w:rFonts w:ascii="Segoe UI" w:hAnsi="Segoe UI" w:cs="Segoe UI"/>
            <w:sz w:val="21"/>
            <w:szCs w:val="21"/>
            <w:lang w:val="it-IT"/>
            <w:rPrChange w:id="2905" w:author="Martina Nolletti" w:date="2021-02-09T18:05:00Z">
              <w:rPr>
                <w:rFonts w:ascii="Segoe UI" w:hAnsi="Segoe UI" w:cs="Segoe UI"/>
                <w:sz w:val="21"/>
                <w:szCs w:val="21"/>
              </w:rPr>
            </w:rPrChange>
          </w:rPr>
          <w:t>La prevenzione al sovraccarico del Database è garantita grazie alla creazione di una procedura utilizzata in maniera automatica dal Database ogni anno.</w:t>
        </w:r>
      </w:ins>
    </w:p>
    <w:p w14:paraId="7A5A31AF" w14:textId="3611B20D" w:rsidR="00BA64A8" w:rsidRDefault="00BA64A8" w:rsidP="00F27968">
      <w:pPr>
        <w:rPr>
          <w:ins w:id="2906" w:author="Martina Nolletti" w:date="2021-02-09T18:08:00Z"/>
          <w:rFonts w:ascii="Segoe UI" w:hAnsi="Segoe UI" w:cs="Segoe UI"/>
          <w:sz w:val="21"/>
          <w:szCs w:val="21"/>
          <w:lang w:val="it-IT"/>
        </w:rPr>
      </w:pPr>
      <w:ins w:id="2907" w:author="Martina Nolletti" w:date="2021-02-09T18:05:00Z">
        <w:r w:rsidRPr="00BA64A8">
          <w:rPr>
            <w:rFonts w:ascii="Segoe UI" w:hAnsi="Segoe UI" w:cs="Segoe UI"/>
            <w:sz w:val="21"/>
            <w:szCs w:val="21"/>
            <w:lang w:val="it-IT"/>
            <w:rPrChange w:id="2908" w:author="Martina Nolletti" w:date="2021-02-09T18:05:00Z">
              <w:rPr>
                <w:rFonts w:ascii="Segoe UI" w:hAnsi="Segoe UI" w:cs="Segoe UI"/>
                <w:sz w:val="21"/>
                <w:szCs w:val="21"/>
              </w:rPr>
            </w:rPrChange>
          </w:rPr>
          <w:t xml:space="preserve">Ogni </w:t>
        </w:r>
        <w:proofErr w:type="gramStart"/>
        <w:r w:rsidRPr="00BA64A8">
          <w:rPr>
            <w:rFonts w:ascii="Segoe UI" w:hAnsi="Segoe UI" w:cs="Segoe UI"/>
            <w:sz w:val="21"/>
            <w:szCs w:val="21"/>
            <w:lang w:val="it-IT"/>
            <w:rPrChange w:id="2909" w:author="Martina Nolletti" w:date="2021-02-09T18:05:00Z">
              <w:rPr>
                <w:rFonts w:ascii="Segoe UI" w:hAnsi="Segoe UI" w:cs="Segoe UI"/>
                <w:sz w:val="21"/>
                <w:szCs w:val="21"/>
              </w:rPr>
            </w:rPrChange>
          </w:rPr>
          <w:t>anno infatti</w:t>
        </w:r>
        <w:proofErr w:type="gramEnd"/>
        <w:r w:rsidRPr="00BA64A8">
          <w:rPr>
            <w:rFonts w:ascii="Segoe UI" w:hAnsi="Segoe UI" w:cs="Segoe UI"/>
            <w:sz w:val="21"/>
            <w:szCs w:val="21"/>
            <w:lang w:val="it-IT"/>
            <w:rPrChange w:id="2910" w:author="Martina Nolletti" w:date="2021-02-09T18:05:00Z">
              <w:rPr>
                <w:rFonts w:ascii="Segoe UI" w:hAnsi="Segoe UI" w:cs="Segoe UI"/>
                <w:sz w:val="21"/>
                <w:szCs w:val="21"/>
              </w:rPr>
            </w:rPrChange>
          </w:rPr>
          <w:t>, l'evento all'interno del Database dal nome "</w:t>
        </w:r>
        <w:proofErr w:type="spellStart"/>
        <w:r w:rsidRPr="00BA64A8">
          <w:rPr>
            <w:rFonts w:ascii="Segoe UI" w:hAnsi="Segoe UI" w:cs="Segoe UI"/>
            <w:sz w:val="21"/>
            <w:szCs w:val="21"/>
            <w:lang w:val="it-IT"/>
            <w:rPrChange w:id="2911" w:author="Martina Nolletti" w:date="2021-02-09T18:05:00Z">
              <w:rPr>
                <w:rFonts w:ascii="Segoe UI" w:hAnsi="Segoe UI" w:cs="Segoe UI"/>
                <w:sz w:val="21"/>
                <w:szCs w:val="21"/>
              </w:rPr>
            </w:rPrChange>
          </w:rPr>
          <w:t>puliziadb</w:t>
        </w:r>
        <w:proofErr w:type="spellEnd"/>
        <w:r w:rsidRPr="00BA64A8">
          <w:rPr>
            <w:rFonts w:ascii="Segoe UI" w:hAnsi="Segoe UI" w:cs="Segoe UI"/>
            <w:sz w:val="21"/>
            <w:szCs w:val="21"/>
            <w:lang w:val="it-IT"/>
            <w:rPrChange w:id="2912" w:author="Martina Nolletti" w:date="2021-02-09T18:05:00Z">
              <w:rPr>
                <w:rFonts w:ascii="Segoe UI" w:hAnsi="Segoe UI" w:cs="Segoe UI"/>
                <w:sz w:val="21"/>
                <w:szCs w:val="21"/>
              </w:rPr>
            </w:rPrChange>
          </w:rPr>
          <w:t xml:space="preserve">" farà uso della procedura "pulizia" che si occuperà di cancellare ogni Evento </w:t>
        </w:r>
      </w:ins>
      <w:ins w:id="2913" w:author="Martina Nolletti" w:date="2021-02-09T18:08:00Z">
        <w:r>
          <w:rPr>
            <w:rFonts w:ascii="Segoe UI" w:hAnsi="Segoe UI" w:cs="Segoe UI"/>
            <w:sz w:val="21"/>
            <w:szCs w:val="21"/>
            <w:lang w:val="it-IT"/>
          </w:rPr>
          <w:t>datato</w:t>
        </w:r>
      </w:ins>
      <w:ins w:id="2914" w:author="Martina Nolletti" w:date="2021-02-09T18:05:00Z">
        <w:r w:rsidRPr="00BA64A8">
          <w:rPr>
            <w:rFonts w:ascii="Segoe UI" w:hAnsi="Segoe UI" w:cs="Segoe UI"/>
            <w:sz w:val="21"/>
            <w:szCs w:val="21"/>
            <w:lang w:val="it-IT"/>
            <w:rPrChange w:id="2915" w:author="Martina Nolletti" w:date="2021-02-09T18:05:00Z">
              <w:rPr>
                <w:rFonts w:ascii="Segoe UI" w:hAnsi="Segoe UI" w:cs="Segoe UI"/>
                <w:sz w:val="21"/>
                <w:szCs w:val="21"/>
              </w:rPr>
            </w:rPrChange>
          </w:rPr>
          <w:t xml:space="preserve"> almeno 5 anni e tutti i dati correlati ad esso (turnazioni degli operatori, candidati, prenotazioni degli elettori).</w:t>
        </w:r>
      </w:ins>
    </w:p>
    <w:p w14:paraId="5FE85C69" w14:textId="3769AF1C" w:rsidR="008F2C0C" w:rsidRDefault="008F2C0C" w:rsidP="00F27968">
      <w:pPr>
        <w:rPr>
          <w:ins w:id="2916" w:author="Martina Nolletti" w:date="2021-02-09T18:18:00Z"/>
          <w:rFonts w:ascii="Segoe UI" w:hAnsi="Segoe UI" w:cs="Segoe UI"/>
          <w:sz w:val="21"/>
          <w:szCs w:val="21"/>
          <w:lang w:val="it-IT"/>
        </w:rPr>
      </w:pPr>
      <w:ins w:id="2917" w:author="Martina Nolletti" w:date="2021-02-09T18:08:00Z">
        <w:r>
          <w:rPr>
            <w:rFonts w:ascii="Segoe UI" w:hAnsi="Segoe UI" w:cs="Segoe UI"/>
            <w:sz w:val="21"/>
            <w:szCs w:val="21"/>
            <w:lang w:val="it-IT"/>
          </w:rPr>
          <w:t xml:space="preserve">Una procedura aggiuntiva inserita </w:t>
        </w:r>
      </w:ins>
      <w:ins w:id="2918" w:author="Martina Nolletti" w:date="2021-02-09T18:09:00Z">
        <w:r>
          <w:rPr>
            <w:rFonts w:ascii="Segoe UI" w:hAnsi="Segoe UI" w:cs="Segoe UI"/>
            <w:sz w:val="21"/>
            <w:szCs w:val="21"/>
            <w:lang w:val="it-IT"/>
          </w:rPr>
          <w:t>all’interno del database</w:t>
        </w:r>
      </w:ins>
      <w:ins w:id="2919" w:author="Martina Nolletti" w:date="2021-02-09T18:11:00Z">
        <w:r>
          <w:rPr>
            <w:rFonts w:ascii="Segoe UI" w:hAnsi="Segoe UI" w:cs="Segoe UI"/>
            <w:sz w:val="21"/>
            <w:szCs w:val="21"/>
            <w:lang w:val="it-IT"/>
          </w:rPr>
          <w:t>, utilizzata dall’e</w:t>
        </w:r>
      </w:ins>
      <w:ins w:id="2920" w:author="Martina Nolletti" w:date="2021-02-09T18:12:00Z">
        <w:r>
          <w:rPr>
            <w:rFonts w:ascii="Segoe UI" w:hAnsi="Segoe UI" w:cs="Segoe UI"/>
            <w:sz w:val="21"/>
            <w:szCs w:val="21"/>
            <w:lang w:val="it-IT"/>
          </w:rPr>
          <w:t>vento “</w:t>
        </w:r>
        <w:proofErr w:type="spellStart"/>
        <w:r>
          <w:rPr>
            <w:rFonts w:ascii="Segoe UI" w:hAnsi="Segoe UI" w:cs="Segoe UI"/>
            <w:sz w:val="21"/>
            <w:szCs w:val="21"/>
            <w:lang w:val="it-IT"/>
          </w:rPr>
          <w:t>aggiornaStatoEvento</w:t>
        </w:r>
        <w:proofErr w:type="spellEnd"/>
        <w:r>
          <w:rPr>
            <w:rFonts w:ascii="Segoe UI" w:hAnsi="Segoe UI" w:cs="Segoe UI"/>
            <w:sz w:val="21"/>
            <w:szCs w:val="21"/>
            <w:lang w:val="it-IT"/>
          </w:rPr>
          <w:t>”,</w:t>
        </w:r>
      </w:ins>
      <w:ins w:id="2921" w:author="Martina Nolletti" w:date="2021-02-09T18:09:00Z">
        <w:r>
          <w:rPr>
            <w:rFonts w:ascii="Segoe UI" w:hAnsi="Segoe UI" w:cs="Segoe UI"/>
            <w:sz w:val="21"/>
            <w:szCs w:val="21"/>
            <w:lang w:val="it-IT"/>
          </w:rPr>
          <w:t xml:space="preserve"> </w:t>
        </w:r>
      </w:ins>
      <w:ins w:id="2922" w:author="Martina Nolletti" w:date="2021-02-09T18:08:00Z">
        <w:r>
          <w:rPr>
            <w:rFonts w:ascii="Segoe UI" w:hAnsi="Segoe UI" w:cs="Segoe UI"/>
            <w:sz w:val="21"/>
            <w:szCs w:val="21"/>
            <w:lang w:val="it-IT"/>
          </w:rPr>
          <w:t>è stata</w:t>
        </w:r>
      </w:ins>
      <w:ins w:id="2923" w:author="Martina Nolletti" w:date="2021-02-09T18:09:00Z">
        <w:r>
          <w:rPr>
            <w:rFonts w:ascii="Segoe UI" w:hAnsi="Segoe UI" w:cs="Segoe UI"/>
            <w:sz w:val="21"/>
            <w:szCs w:val="21"/>
            <w:lang w:val="it-IT"/>
          </w:rPr>
          <w:t xml:space="preserve"> “</w:t>
        </w:r>
        <w:proofErr w:type="spellStart"/>
        <w:r>
          <w:rPr>
            <w:rFonts w:ascii="Segoe UI" w:hAnsi="Segoe UI" w:cs="Segoe UI"/>
            <w:sz w:val="21"/>
            <w:szCs w:val="21"/>
            <w:lang w:val="it-IT"/>
          </w:rPr>
          <w:t>aggiornaStato</w:t>
        </w:r>
        <w:proofErr w:type="spellEnd"/>
        <w:r>
          <w:rPr>
            <w:rFonts w:ascii="Segoe UI" w:hAnsi="Segoe UI" w:cs="Segoe UI"/>
            <w:sz w:val="21"/>
            <w:szCs w:val="21"/>
            <w:lang w:val="it-IT"/>
          </w:rPr>
          <w:t xml:space="preserve">” la quale aggiorna lo stato dell’evento </w:t>
        </w:r>
        <w:proofErr w:type="gramStart"/>
        <w:r>
          <w:rPr>
            <w:rFonts w:ascii="Segoe UI" w:hAnsi="Segoe UI" w:cs="Segoe UI"/>
            <w:sz w:val="21"/>
            <w:szCs w:val="21"/>
            <w:lang w:val="it-IT"/>
          </w:rPr>
          <w:t>da in</w:t>
        </w:r>
        <w:proofErr w:type="gramEnd"/>
        <w:r>
          <w:rPr>
            <w:rFonts w:ascii="Segoe UI" w:hAnsi="Segoe UI" w:cs="Segoe UI"/>
            <w:sz w:val="21"/>
            <w:szCs w:val="21"/>
            <w:lang w:val="it-IT"/>
          </w:rPr>
          <w:t xml:space="preserve"> programma-in corso-terminato ogni trenta secondi </w:t>
        </w:r>
      </w:ins>
      <w:ins w:id="2924" w:author="Martina Nolletti" w:date="2021-02-09T18:12:00Z">
        <w:r>
          <w:rPr>
            <w:rFonts w:ascii="Segoe UI" w:hAnsi="Segoe UI" w:cs="Segoe UI"/>
            <w:sz w:val="21"/>
            <w:szCs w:val="21"/>
            <w:lang w:val="it-IT"/>
          </w:rPr>
          <w:t>effettuando il controllo sulla data di inizio e la data di fine dell’evento:</w:t>
        </w:r>
      </w:ins>
    </w:p>
    <w:p w14:paraId="6C6F9964" w14:textId="77777777" w:rsidR="0087309C" w:rsidRDefault="0087309C" w:rsidP="00F27968">
      <w:pPr>
        <w:rPr>
          <w:ins w:id="2925" w:author="Martina Nolletti" w:date="2021-02-09T18:12:00Z"/>
          <w:rFonts w:ascii="Segoe UI" w:hAnsi="Segoe UI" w:cs="Segoe UI"/>
          <w:sz w:val="21"/>
          <w:szCs w:val="21"/>
          <w:lang w:val="it-IT"/>
        </w:rPr>
      </w:pPr>
    </w:p>
    <w:p w14:paraId="6A0BD423" w14:textId="7E0CF883" w:rsidR="008F2C0C" w:rsidRPr="00BA64A8" w:rsidRDefault="00F11C3A">
      <w:pPr>
        <w:rPr>
          <w:rFonts w:ascii="Segoe UI" w:hAnsi="Segoe UI" w:cs="Segoe UI"/>
          <w:sz w:val="21"/>
          <w:szCs w:val="21"/>
          <w:lang w:val="it-IT"/>
          <w:rPrChange w:id="2926" w:author="Martina Nolletti" w:date="2021-02-09T18:05:00Z">
            <w:rPr/>
          </w:rPrChange>
        </w:rPr>
        <w:pPrChange w:id="2927" w:author="Martina Nolletti" w:date="2021-02-09T16:33:00Z">
          <w:pPr>
            <w:pStyle w:val="Titolo"/>
            <w:spacing w:line="276" w:lineRule="auto"/>
          </w:pPr>
        </w:pPrChange>
      </w:pPr>
      <w:ins w:id="2928" w:author="Martina Nolletti" w:date="2021-02-09T18:13:00Z">
        <w:r>
          <w:rPr>
            <w:rFonts w:ascii="Segoe UI" w:hAnsi="Segoe UI" w:cs="Segoe UI"/>
            <w:sz w:val="21"/>
            <w:szCs w:val="21"/>
            <w:lang w:val="it-IT"/>
          </w:rPr>
          <w:pict w14:anchorId="4E9BBC85">
            <v:shape id="_x0000_i1058" type="#_x0000_t75" style="width:510.2pt;height:74.5pt" o:bordertopcolor="this" o:borderleftcolor="this" o:borderbottomcolor="this" o:borderrightcolor="this">
              <v:imagedata r:id="rId52" o:title="aggiornaStato"/>
              <w10:bordertop type="single" width="4"/>
              <w10:borderleft type="single" width="4"/>
              <w10:borderbottom type="single" width="4"/>
              <w10:borderright type="single" width="4"/>
            </v:shape>
          </w:pict>
        </w:r>
      </w:ins>
    </w:p>
    <w:sectPr w:rsidR="008F2C0C" w:rsidRPr="00BA64A8" w:rsidSect="00DB7968">
      <w:headerReference w:type="default" r:id="rId53"/>
      <w:footerReference w:type="default" r:id="rId54"/>
      <w:headerReference w:type="first" r:id="rId5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40988" w14:textId="77777777" w:rsidR="00084396" w:rsidRDefault="00084396" w:rsidP="00803511">
      <w:r>
        <w:separator/>
      </w:r>
    </w:p>
  </w:endnote>
  <w:endnote w:type="continuationSeparator" w:id="0">
    <w:p w14:paraId="59256A64" w14:textId="77777777" w:rsidR="00084396" w:rsidRDefault="00084396"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BE7E30" w14:paraId="23C93CF7" w14:textId="77777777" w:rsidTr="001735AD">
      <w:tc>
        <w:tcPr>
          <w:tcW w:w="918" w:type="dxa"/>
          <w:tcBorders>
            <w:top w:val="single" w:sz="18" w:space="0" w:color="808080"/>
          </w:tcBorders>
        </w:tcPr>
        <w:p w14:paraId="51D2D585" w14:textId="77777777" w:rsidR="00BE7E30" w:rsidRPr="001735AD" w:rsidRDefault="00BE7E30">
          <w:pPr>
            <w:pStyle w:val="Pidipagina"/>
            <w:jc w:val="right"/>
            <w:rPr>
              <w:b/>
              <w:color w:val="4472C4"/>
              <w:sz w:val="32"/>
              <w:szCs w:val="32"/>
            </w:rPr>
          </w:pPr>
          <w:r>
            <w:fldChar w:fldCharType="begin"/>
          </w:r>
          <w:r>
            <w:instrText xml:space="preserve"> PAGE   \* MERGEFORMAT </w:instrText>
          </w:r>
          <w:r>
            <w:fldChar w:fldCharType="separate"/>
          </w:r>
          <w:r w:rsidRPr="001735AD">
            <w:rPr>
              <w:b/>
              <w:noProof/>
              <w:color w:val="4472C4"/>
              <w:sz w:val="32"/>
              <w:szCs w:val="32"/>
            </w:rPr>
            <w:t>12</w:t>
          </w:r>
          <w:r>
            <w:fldChar w:fldCharType="end"/>
          </w:r>
        </w:p>
      </w:tc>
      <w:tc>
        <w:tcPr>
          <w:tcW w:w="7938" w:type="dxa"/>
          <w:tcBorders>
            <w:top w:val="single" w:sz="18" w:space="0" w:color="808080"/>
          </w:tcBorders>
        </w:tcPr>
        <w:p w14:paraId="205624A9" w14:textId="77777777" w:rsidR="00BE7E30" w:rsidRDefault="00BE7E30" w:rsidP="00BD00FA">
          <w:pPr>
            <w:pStyle w:val="Testonotaapidipagina"/>
          </w:pPr>
        </w:p>
      </w:tc>
    </w:tr>
  </w:tbl>
  <w:p w14:paraId="7A3493D6" w14:textId="77777777" w:rsidR="00BE7E30" w:rsidRDefault="00BE7E3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0DBC5" w14:textId="77777777" w:rsidR="00084396" w:rsidRDefault="00084396" w:rsidP="00803511">
      <w:r>
        <w:separator/>
      </w:r>
    </w:p>
  </w:footnote>
  <w:footnote w:type="continuationSeparator" w:id="0">
    <w:p w14:paraId="11CD3FBE" w14:textId="77777777" w:rsidR="00084396" w:rsidRDefault="00084396"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BE7E30" w14:paraId="4D2F9E62" w14:textId="77777777" w:rsidTr="001735AD">
      <w:trPr>
        <w:trHeight w:val="288"/>
      </w:trPr>
      <w:tc>
        <w:tcPr>
          <w:tcW w:w="6778" w:type="dxa"/>
          <w:tcBorders>
            <w:bottom w:val="single" w:sz="18" w:space="0" w:color="808080"/>
          </w:tcBorders>
        </w:tcPr>
        <w:p w14:paraId="470D44CF" w14:textId="77777777" w:rsidR="00BE7E30" w:rsidRPr="001735AD" w:rsidRDefault="00BE7E30" w:rsidP="00D139F5">
          <w:pPr>
            <w:pStyle w:val="Intestazione"/>
            <w:jc w:val="right"/>
            <w:rPr>
              <w:rFonts w:ascii="Calibri Light" w:hAnsi="Calibri Light"/>
              <w:sz w:val="36"/>
              <w:szCs w:val="36"/>
            </w:rPr>
          </w:pPr>
          <w:r w:rsidRPr="001735AD">
            <w:rPr>
              <w:rFonts w:ascii="Calibri Light" w:hAnsi="Calibri Light"/>
              <w:sz w:val="36"/>
              <w:szCs w:val="36"/>
              <w:lang w:val="it-IT"/>
            </w:rPr>
            <w:t xml:space="preserve">SE </w:t>
          </w:r>
          <w:proofErr w:type="spellStart"/>
          <w:r w:rsidRPr="001735AD">
            <w:rPr>
              <w:rFonts w:ascii="Calibri Light" w:hAnsi="Calibri Light"/>
              <w:sz w:val="36"/>
              <w:szCs w:val="36"/>
              <w:lang w:val="it-IT"/>
            </w:rPr>
            <w:t>course</w:t>
          </w:r>
          <w:proofErr w:type="spellEnd"/>
          <w:r w:rsidRPr="001735AD">
            <w:rPr>
              <w:rFonts w:ascii="Calibri Light" w:hAnsi="Calibri Light"/>
              <w:sz w:val="36"/>
              <w:szCs w:val="36"/>
              <w:lang w:val="it-IT"/>
            </w:rPr>
            <w:t xml:space="preserve"> – Deliverables</w:t>
          </w:r>
        </w:p>
      </w:tc>
      <w:tc>
        <w:tcPr>
          <w:tcW w:w="2092" w:type="dxa"/>
          <w:tcBorders>
            <w:bottom w:val="single" w:sz="18" w:space="0" w:color="808080"/>
          </w:tcBorders>
        </w:tcPr>
        <w:p w14:paraId="63158F84" w14:textId="77777777" w:rsidR="00BE7E30" w:rsidRPr="001735AD" w:rsidRDefault="00BE7E30" w:rsidP="00297101">
          <w:pPr>
            <w:pStyle w:val="Intestazione"/>
            <w:rPr>
              <w:rFonts w:ascii="Calibri Light" w:hAnsi="Calibri Light"/>
              <w:b/>
              <w:bCs/>
              <w:color w:val="4472C4"/>
              <w:sz w:val="36"/>
              <w:szCs w:val="36"/>
            </w:rPr>
          </w:pPr>
          <w:r w:rsidRPr="001735AD">
            <w:rPr>
              <w:rFonts w:ascii="Calibri Light" w:hAnsi="Calibri Light"/>
              <w:b/>
              <w:bCs/>
              <w:sz w:val="36"/>
              <w:szCs w:val="36"/>
            </w:rPr>
            <w:t>2020-2021</w:t>
          </w:r>
        </w:p>
      </w:tc>
    </w:tr>
  </w:tbl>
  <w:p w14:paraId="36DBF0DD" w14:textId="77777777" w:rsidR="00BE7E30" w:rsidRDefault="00BE7E30">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BE7E30" w14:paraId="3E9883E3" w14:textId="77777777" w:rsidTr="003C0719">
      <w:trPr>
        <w:trHeight w:val="288"/>
      </w:trPr>
      <w:tc>
        <w:tcPr>
          <w:tcW w:w="6778" w:type="dxa"/>
          <w:tcBorders>
            <w:bottom w:val="single" w:sz="18" w:space="0" w:color="808080"/>
          </w:tcBorders>
        </w:tcPr>
        <w:p w14:paraId="1C888638" w14:textId="77777777" w:rsidR="00BE7E30" w:rsidRPr="00DB7968" w:rsidRDefault="00BE7E30"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14:paraId="3C91C0A6" w14:textId="77777777" w:rsidR="00BE7E30" w:rsidRPr="00DB7968" w:rsidRDefault="00BE7E30" w:rsidP="00BD56BD">
          <w:pPr>
            <w:pStyle w:val="Intestazione"/>
            <w:rPr>
              <w:rFonts w:ascii="Cambria" w:hAnsi="Cambria"/>
              <w:b/>
              <w:bCs/>
              <w:color w:val="4F81BD"/>
              <w:sz w:val="36"/>
              <w:szCs w:val="36"/>
            </w:rPr>
          </w:pPr>
          <w:r w:rsidRPr="00DB7968">
            <w:rPr>
              <w:rFonts w:ascii="Cambria" w:hAnsi="Cambria"/>
              <w:b/>
              <w:bCs/>
              <w:sz w:val="36"/>
              <w:szCs w:val="36"/>
            </w:rPr>
            <w:t>20</w:t>
          </w:r>
          <w:r>
            <w:rPr>
              <w:rFonts w:ascii="Cambria" w:hAnsi="Cambria"/>
              <w:b/>
              <w:bCs/>
              <w:sz w:val="36"/>
              <w:szCs w:val="36"/>
            </w:rPr>
            <w:t>20-2021</w:t>
          </w:r>
        </w:p>
      </w:tc>
    </w:tr>
  </w:tbl>
  <w:p w14:paraId="7C085E4C" w14:textId="77777777" w:rsidR="00BE7E30" w:rsidRDefault="00BE7E30" w:rsidP="00DB7968">
    <w:pPr>
      <w:pStyle w:val="Intestazione"/>
    </w:pPr>
  </w:p>
  <w:p w14:paraId="68168AB5" w14:textId="77777777" w:rsidR="00BE7E30" w:rsidRPr="00DB7968" w:rsidRDefault="00BE7E30"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8265E5"/>
    <w:multiLevelType w:val="hybridMultilevel"/>
    <w:tmpl w:val="5824DD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45A27F7"/>
    <w:multiLevelType w:val="hybridMultilevel"/>
    <w:tmpl w:val="2D6284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A516868"/>
    <w:multiLevelType w:val="hybridMultilevel"/>
    <w:tmpl w:val="46E2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BC70163"/>
    <w:multiLevelType w:val="hybridMultilevel"/>
    <w:tmpl w:val="7744F288"/>
    <w:lvl w:ilvl="0" w:tplc="EB0CF386">
      <w:start w:val="1"/>
      <w:numFmt w:val="bullet"/>
      <w:lvlText w:val=""/>
      <w:lvlJc w:val="left"/>
      <w:pPr>
        <w:ind w:left="720" w:hanging="360"/>
      </w:pPr>
      <w:rPr>
        <w:rFonts w:ascii="Symbol" w:hAnsi="Symbol" w:hint="default"/>
        <w:sz w:val="28"/>
        <w:szCs w:val="2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C154523"/>
    <w:multiLevelType w:val="hybridMultilevel"/>
    <w:tmpl w:val="9A089FBE"/>
    <w:lvl w:ilvl="0" w:tplc="E28809EA">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1C2523"/>
    <w:multiLevelType w:val="hybridMultilevel"/>
    <w:tmpl w:val="EAD8F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04436AF"/>
    <w:multiLevelType w:val="multilevel"/>
    <w:tmpl w:val="47947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1D2BDC"/>
    <w:multiLevelType w:val="hybridMultilevel"/>
    <w:tmpl w:val="BB8090A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253253E"/>
    <w:multiLevelType w:val="hybridMultilevel"/>
    <w:tmpl w:val="B66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6945936"/>
    <w:multiLevelType w:val="hybridMultilevel"/>
    <w:tmpl w:val="B3FA32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17EE37CB"/>
    <w:multiLevelType w:val="hybridMultilevel"/>
    <w:tmpl w:val="BE9C0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9" w15:restartNumberingAfterBreak="0">
    <w:nsid w:val="1E567A1E"/>
    <w:multiLevelType w:val="hybridMultilevel"/>
    <w:tmpl w:val="210E9C78"/>
    <w:lvl w:ilvl="0" w:tplc="44EA2838">
      <w:start w:val="1"/>
      <w:numFmt w:val="bullet"/>
      <w:lvlText w:val=""/>
      <w:lvlJc w:val="left"/>
      <w:pPr>
        <w:ind w:left="720" w:hanging="360"/>
      </w:pPr>
      <w:rPr>
        <w:rFonts w:ascii="Symbol" w:hAnsi="Symbol" w:hint="default"/>
        <w:lang w:val="it-I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E7F3412"/>
    <w:multiLevelType w:val="hybridMultilevel"/>
    <w:tmpl w:val="4C0491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F4B381A"/>
    <w:multiLevelType w:val="hybridMultilevel"/>
    <w:tmpl w:val="394EEC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18B7EC3"/>
    <w:multiLevelType w:val="hybridMultilevel"/>
    <w:tmpl w:val="1C9283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87E1F93"/>
    <w:multiLevelType w:val="hybridMultilevel"/>
    <w:tmpl w:val="ECA8A4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D9036A3"/>
    <w:multiLevelType w:val="hybridMultilevel"/>
    <w:tmpl w:val="375081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FD3603D"/>
    <w:multiLevelType w:val="hybridMultilevel"/>
    <w:tmpl w:val="BECE861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01B3D86"/>
    <w:multiLevelType w:val="hybridMultilevel"/>
    <w:tmpl w:val="99780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4AE2270"/>
    <w:multiLevelType w:val="hybridMultilevel"/>
    <w:tmpl w:val="3B56A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7351CEE"/>
    <w:multiLevelType w:val="hybridMultilevel"/>
    <w:tmpl w:val="122806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73F361C"/>
    <w:multiLevelType w:val="hybridMultilevel"/>
    <w:tmpl w:val="300A7130"/>
    <w:lvl w:ilvl="0" w:tplc="71AA231E">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96F15B0"/>
    <w:multiLevelType w:val="hybridMultilevel"/>
    <w:tmpl w:val="C8E8FE9A"/>
    <w:lvl w:ilvl="0" w:tplc="71AA231E">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9" w15:restartNumberingAfterBreak="0">
    <w:nsid w:val="3A5E6325"/>
    <w:multiLevelType w:val="hybridMultilevel"/>
    <w:tmpl w:val="9D06791A"/>
    <w:lvl w:ilvl="0" w:tplc="44EA2838">
      <w:start w:val="1"/>
      <w:numFmt w:val="bullet"/>
      <w:lvlText w:val=""/>
      <w:lvlJc w:val="left"/>
      <w:pPr>
        <w:ind w:left="720" w:hanging="360"/>
      </w:pPr>
      <w:rPr>
        <w:rFonts w:ascii="Symbol" w:hAnsi="Symbol" w:hint="default"/>
        <w:lang w:val="it-I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ADF37A0"/>
    <w:multiLevelType w:val="hybridMultilevel"/>
    <w:tmpl w:val="AF1C38D4"/>
    <w:lvl w:ilvl="0" w:tplc="94B2F50C">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D3D7E78"/>
    <w:multiLevelType w:val="hybridMultilevel"/>
    <w:tmpl w:val="90FEC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3" w15:restartNumberingAfterBreak="0">
    <w:nsid w:val="402058AE"/>
    <w:multiLevelType w:val="hybridMultilevel"/>
    <w:tmpl w:val="7466CDC8"/>
    <w:lvl w:ilvl="0" w:tplc="FEC67E5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4" w15:restartNumberingAfterBreak="0">
    <w:nsid w:val="40CE69E9"/>
    <w:multiLevelType w:val="hybridMultilevel"/>
    <w:tmpl w:val="9BBE4A92"/>
    <w:lvl w:ilvl="0" w:tplc="589AA01C">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45" w15:restartNumberingAfterBreak="0">
    <w:nsid w:val="415E6625"/>
    <w:multiLevelType w:val="hybridMultilevel"/>
    <w:tmpl w:val="724E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2DE7CAA"/>
    <w:multiLevelType w:val="hybridMultilevel"/>
    <w:tmpl w:val="C57E3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6271253"/>
    <w:multiLevelType w:val="hybridMultilevel"/>
    <w:tmpl w:val="80ACC4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6B43222"/>
    <w:multiLevelType w:val="hybridMultilevel"/>
    <w:tmpl w:val="E0468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86B6FAC"/>
    <w:multiLevelType w:val="hybridMultilevel"/>
    <w:tmpl w:val="33CC9C22"/>
    <w:lvl w:ilvl="0" w:tplc="74622DC4">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2" w15:restartNumberingAfterBreak="0">
    <w:nsid w:val="500878CF"/>
    <w:multiLevelType w:val="hybridMultilevel"/>
    <w:tmpl w:val="F648ED0E"/>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54" w15:restartNumberingAfterBreak="0">
    <w:nsid w:val="53F22F6F"/>
    <w:multiLevelType w:val="hybridMultilevel"/>
    <w:tmpl w:val="20F25CEA"/>
    <w:lvl w:ilvl="0" w:tplc="04100001">
      <w:start w:val="1"/>
      <w:numFmt w:val="bullet"/>
      <w:lvlText w:val=""/>
      <w:lvlJc w:val="left"/>
      <w:pPr>
        <w:ind w:left="720" w:hanging="360"/>
      </w:pPr>
      <w:rPr>
        <w:rFonts w:ascii="Symbol" w:hAnsi="Symbol"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57521AD"/>
    <w:multiLevelType w:val="hybridMultilevel"/>
    <w:tmpl w:val="5AA874EE"/>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7" w15:restartNumberingAfterBreak="0">
    <w:nsid w:val="570D54EF"/>
    <w:multiLevelType w:val="hybridMultilevel"/>
    <w:tmpl w:val="9CAE527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58" w15:restartNumberingAfterBreak="0">
    <w:nsid w:val="595B484C"/>
    <w:multiLevelType w:val="hybridMultilevel"/>
    <w:tmpl w:val="846CA206"/>
    <w:lvl w:ilvl="0" w:tplc="3522CBF0">
      <w:start w:val="1"/>
      <w:numFmt w:val="bullet"/>
      <w:lvlText w:val=""/>
      <w:lvlJc w:val="left"/>
      <w:pPr>
        <w:ind w:left="720" w:hanging="360"/>
      </w:pPr>
      <w:rPr>
        <w:rFonts w:ascii="Wingdings" w:hAnsi="Wingdings"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B37183D"/>
    <w:multiLevelType w:val="hybridMultilevel"/>
    <w:tmpl w:val="5DB07C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B715708"/>
    <w:multiLevelType w:val="hybridMultilevel"/>
    <w:tmpl w:val="1E7011CC"/>
    <w:lvl w:ilvl="0" w:tplc="04100001">
      <w:start w:val="1"/>
      <w:numFmt w:val="bullet"/>
      <w:lvlText w:val=""/>
      <w:lvlJc w:val="left"/>
      <w:pPr>
        <w:ind w:left="780" w:hanging="360"/>
      </w:pPr>
      <w:rPr>
        <w:rFonts w:ascii="Symbol" w:hAnsi="Symbol" w:hint="default"/>
      </w:rPr>
    </w:lvl>
    <w:lvl w:ilvl="1" w:tplc="04100003">
      <w:start w:val="1"/>
      <w:numFmt w:val="bullet"/>
      <w:lvlText w:val="o"/>
      <w:lvlJc w:val="left"/>
      <w:pPr>
        <w:ind w:left="1500" w:hanging="360"/>
      </w:pPr>
      <w:rPr>
        <w:rFonts w:ascii="Courier New" w:hAnsi="Courier New" w:hint="default"/>
      </w:rPr>
    </w:lvl>
    <w:lvl w:ilvl="2" w:tplc="04100005">
      <w:start w:val="1"/>
      <w:numFmt w:val="bullet"/>
      <w:lvlText w:val=""/>
      <w:lvlJc w:val="left"/>
      <w:pPr>
        <w:ind w:left="2220" w:hanging="360"/>
      </w:pPr>
      <w:rPr>
        <w:rFonts w:ascii="Wingdings" w:hAnsi="Wingdings" w:hint="default"/>
      </w:rPr>
    </w:lvl>
    <w:lvl w:ilvl="3" w:tplc="04100001">
      <w:start w:val="1"/>
      <w:numFmt w:val="bullet"/>
      <w:lvlText w:val=""/>
      <w:lvlJc w:val="left"/>
      <w:pPr>
        <w:ind w:left="2940" w:hanging="360"/>
      </w:pPr>
      <w:rPr>
        <w:rFonts w:ascii="Symbol" w:hAnsi="Symbol" w:hint="default"/>
      </w:rPr>
    </w:lvl>
    <w:lvl w:ilvl="4" w:tplc="04100003">
      <w:start w:val="1"/>
      <w:numFmt w:val="bullet"/>
      <w:lvlText w:val="o"/>
      <w:lvlJc w:val="left"/>
      <w:pPr>
        <w:ind w:left="3660" w:hanging="360"/>
      </w:pPr>
      <w:rPr>
        <w:rFonts w:ascii="Courier New" w:hAnsi="Courier New" w:hint="default"/>
      </w:rPr>
    </w:lvl>
    <w:lvl w:ilvl="5" w:tplc="04100005">
      <w:start w:val="1"/>
      <w:numFmt w:val="bullet"/>
      <w:lvlText w:val=""/>
      <w:lvlJc w:val="left"/>
      <w:pPr>
        <w:ind w:left="4380" w:hanging="360"/>
      </w:pPr>
      <w:rPr>
        <w:rFonts w:ascii="Wingdings" w:hAnsi="Wingdings" w:hint="default"/>
      </w:rPr>
    </w:lvl>
    <w:lvl w:ilvl="6" w:tplc="04100001">
      <w:start w:val="1"/>
      <w:numFmt w:val="bullet"/>
      <w:lvlText w:val=""/>
      <w:lvlJc w:val="left"/>
      <w:pPr>
        <w:ind w:left="5100" w:hanging="360"/>
      </w:pPr>
      <w:rPr>
        <w:rFonts w:ascii="Symbol" w:hAnsi="Symbol" w:hint="default"/>
      </w:rPr>
    </w:lvl>
    <w:lvl w:ilvl="7" w:tplc="04100003">
      <w:start w:val="1"/>
      <w:numFmt w:val="bullet"/>
      <w:lvlText w:val="o"/>
      <w:lvlJc w:val="left"/>
      <w:pPr>
        <w:ind w:left="5820" w:hanging="360"/>
      </w:pPr>
      <w:rPr>
        <w:rFonts w:ascii="Courier New" w:hAnsi="Courier New" w:hint="default"/>
      </w:rPr>
    </w:lvl>
    <w:lvl w:ilvl="8" w:tplc="04100005">
      <w:start w:val="1"/>
      <w:numFmt w:val="bullet"/>
      <w:lvlText w:val=""/>
      <w:lvlJc w:val="left"/>
      <w:pPr>
        <w:ind w:left="6540" w:hanging="360"/>
      </w:pPr>
      <w:rPr>
        <w:rFonts w:ascii="Wingdings" w:hAnsi="Wingdings" w:hint="default"/>
      </w:rPr>
    </w:lvl>
  </w:abstractNum>
  <w:abstractNum w:abstractNumId="61" w15:restartNumberingAfterBreak="0">
    <w:nsid w:val="5C405963"/>
    <w:multiLevelType w:val="hybridMultilevel"/>
    <w:tmpl w:val="C3EA70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D931A85"/>
    <w:multiLevelType w:val="hybridMultilevel"/>
    <w:tmpl w:val="5246B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DA95E70"/>
    <w:multiLevelType w:val="hybridMultilevel"/>
    <w:tmpl w:val="96863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DB659A4"/>
    <w:multiLevelType w:val="hybridMultilevel"/>
    <w:tmpl w:val="5E82F97A"/>
    <w:lvl w:ilvl="0" w:tplc="71AA231E">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FDB1103"/>
    <w:multiLevelType w:val="hybridMultilevel"/>
    <w:tmpl w:val="453ECAB6"/>
    <w:lvl w:ilvl="0" w:tplc="63C88674">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66" w15:restartNumberingAfterBreak="0">
    <w:nsid w:val="61A54E87"/>
    <w:multiLevelType w:val="hybridMultilevel"/>
    <w:tmpl w:val="B6F8EFD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2AA5F28"/>
    <w:multiLevelType w:val="hybridMultilevel"/>
    <w:tmpl w:val="CE30A4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7F73435"/>
    <w:multiLevelType w:val="hybridMultilevel"/>
    <w:tmpl w:val="457C2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72"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92B55E5"/>
    <w:multiLevelType w:val="hybridMultilevel"/>
    <w:tmpl w:val="66D67FBC"/>
    <w:lvl w:ilvl="0" w:tplc="0410000D">
      <w:start w:val="1"/>
      <w:numFmt w:val="bullet"/>
      <w:lvlText w:val=""/>
      <w:lvlJc w:val="left"/>
      <w:pPr>
        <w:ind w:left="945" w:hanging="360"/>
      </w:pPr>
      <w:rPr>
        <w:rFonts w:ascii="Wingdings" w:hAnsi="Wingdings" w:hint="default"/>
      </w:rPr>
    </w:lvl>
    <w:lvl w:ilvl="1" w:tplc="04100003" w:tentative="1">
      <w:start w:val="1"/>
      <w:numFmt w:val="bullet"/>
      <w:lvlText w:val="o"/>
      <w:lvlJc w:val="left"/>
      <w:pPr>
        <w:ind w:left="1665" w:hanging="360"/>
      </w:pPr>
      <w:rPr>
        <w:rFonts w:ascii="Courier New" w:hAnsi="Courier New" w:hint="default"/>
      </w:rPr>
    </w:lvl>
    <w:lvl w:ilvl="2" w:tplc="04100005" w:tentative="1">
      <w:start w:val="1"/>
      <w:numFmt w:val="bullet"/>
      <w:lvlText w:val=""/>
      <w:lvlJc w:val="left"/>
      <w:pPr>
        <w:ind w:left="2385" w:hanging="360"/>
      </w:pPr>
      <w:rPr>
        <w:rFonts w:ascii="Wingdings" w:hAnsi="Wingdings" w:hint="default"/>
      </w:rPr>
    </w:lvl>
    <w:lvl w:ilvl="3" w:tplc="04100001" w:tentative="1">
      <w:start w:val="1"/>
      <w:numFmt w:val="bullet"/>
      <w:lvlText w:val=""/>
      <w:lvlJc w:val="left"/>
      <w:pPr>
        <w:ind w:left="3105" w:hanging="360"/>
      </w:pPr>
      <w:rPr>
        <w:rFonts w:ascii="Symbol" w:hAnsi="Symbol" w:hint="default"/>
      </w:rPr>
    </w:lvl>
    <w:lvl w:ilvl="4" w:tplc="04100003" w:tentative="1">
      <w:start w:val="1"/>
      <w:numFmt w:val="bullet"/>
      <w:lvlText w:val="o"/>
      <w:lvlJc w:val="left"/>
      <w:pPr>
        <w:ind w:left="3825" w:hanging="360"/>
      </w:pPr>
      <w:rPr>
        <w:rFonts w:ascii="Courier New" w:hAnsi="Courier New" w:hint="default"/>
      </w:rPr>
    </w:lvl>
    <w:lvl w:ilvl="5" w:tplc="04100005" w:tentative="1">
      <w:start w:val="1"/>
      <w:numFmt w:val="bullet"/>
      <w:lvlText w:val=""/>
      <w:lvlJc w:val="left"/>
      <w:pPr>
        <w:ind w:left="4545" w:hanging="360"/>
      </w:pPr>
      <w:rPr>
        <w:rFonts w:ascii="Wingdings" w:hAnsi="Wingdings" w:hint="default"/>
      </w:rPr>
    </w:lvl>
    <w:lvl w:ilvl="6" w:tplc="04100001" w:tentative="1">
      <w:start w:val="1"/>
      <w:numFmt w:val="bullet"/>
      <w:lvlText w:val=""/>
      <w:lvlJc w:val="left"/>
      <w:pPr>
        <w:ind w:left="5265" w:hanging="360"/>
      </w:pPr>
      <w:rPr>
        <w:rFonts w:ascii="Symbol" w:hAnsi="Symbol" w:hint="default"/>
      </w:rPr>
    </w:lvl>
    <w:lvl w:ilvl="7" w:tplc="04100003" w:tentative="1">
      <w:start w:val="1"/>
      <w:numFmt w:val="bullet"/>
      <w:lvlText w:val="o"/>
      <w:lvlJc w:val="left"/>
      <w:pPr>
        <w:ind w:left="5985" w:hanging="360"/>
      </w:pPr>
      <w:rPr>
        <w:rFonts w:ascii="Courier New" w:hAnsi="Courier New" w:hint="default"/>
      </w:rPr>
    </w:lvl>
    <w:lvl w:ilvl="8" w:tplc="04100005" w:tentative="1">
      <w:start w:val="1"/>
      <w:numFmt w:val="bullet"/>
      <w:lvlText w:val=""/>
      <w:lvlJc w:val="left"/>
      <w:pPr>
        <w:ind w:left="6705" w:hanging="360"/>
      </w:pPr>
      <w:rPr>
        <w:rFonts w:ascii="Wingdings" w:hAnsi="Wingdings" w:hint="default"/>
      </w:rPr>
    </w:lvl>
  </w:abstractNum>
  <w:abstractNum w:abstractNumId="74" w15:restartNumberingAfterBreak="0">
    <w:nsid w:val="69B46DCF"/>
    <w:multiLevelType w:val="hybridMultilevel"/>
    <w:tmpl w:val="95740532"/>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75" w15:restartNumberingAfterBreak="0">
    <w:nsid w:val="6AD1228F"/>
    <w:multiLevelType w:val="multilevel"/>
    <w:tmpl w:val="E2547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77" w15:restartNumberingAfterBreak="0">
    <w:nsid w:val="6C791A94"/>
    <w:multiLevelType w:val="hybridMultilevel"/>
    <w:tmpl w:val="BDA622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8" w15:restartNumberingAfterBreak="0">
    <w:nsid w:val="6CE54E5D"/>
    <w:multiLevelType w:val="hybridMultilevel"/>
    <w:tmpl w:val="F4D089F2"/>
    <w:lvl w:ilvl="0" w:tplc="3B3CE9CA">
      <w:start w:val="1"/>
      <w:numFmt w:val="bullet"/>
      <w:lvlText w:val=""/>
      <w:lvlJc w:val="left"/>
      <w:pPr>
        <w:ind w:left="720" w:hanging="360"/>
      </w:pPr>
      <w:rPr>
        <w:rFonts w:ascii="Wingdings" w:hAnsi="Wingdings" w:hint="default"/>
        <w:color w:val="C00000"/>
        <w:sz w:val="40"/>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79" w15:restartNumberingAfterBreak="0">
    <w:nsid w:val="6EC125C3"/>
    <w:multiLevelType w:val="hybridMultilevel"/>
    <w:tmpl w:val="DCAA0D5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80" w15:restartNumberingAfterBreak="0">
    <w:nsid w:val="6F1723C1"/>
    <w:multiLevelType w:val="hybridMultilevel"/>
    <w:tmpl w:val="D87A3B1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FBF3463"/>
    <w:multiLevelType w:val="hybridMultilevel"/>
    <w:tmpl w:val="627EF186"/>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hint="default"/>
      </w:rPr>
    </w:lvl>
    <w:lvl w:ilvl="2" w:tplc="04100005">
      <w:start w:val="1"/>
      <w:numFmt w:val="bullet"/>
      <w:lvlText w:val=""/>
      <w:lvlJc w:val="left"/>
      <w:pPr>
        <w:ind w:left="2520" w:hanging="360"/>
      </w:pPr>
      <w:rPr>
        <w:rFonts w:ascii="Wingdings" w:hAnsi="Wingdings" w:hint="default"/>
      </w:rPr>
    </w:lvl>
    <w:lvl w:ilvl="3" w:tplc="04100001">
      <w:start w:val="1"/>
      <w:numFmt w:val="bullet"/>
      <w:lvlText w:val=""/>
      <w:lvlJc w:val="left"/>
      <w:pPr>
        <w:ind w:left="3240" w:hanging="360"/>
      </w:pPr>
      <w:rPr>
        <w:rFonts w:ascii="Symbol" w:hAnsi="Symbol" w:hint="default"/>
      </w:rPr>
    </w:lvl>
    <w:lvl w:ilvl="4" w:tplc="04100003">
      <w:start w:val="1"/>
      <w:numFmt w:val="bullet"/>
      <w:lvlText w:val="o"/>
      <w:lvlJc w:val="left"/>
      <w:pPr>
        <w:ind w:left="3960" w:hanging="360"/>
      </w:pPr>
      <w:rPr>
        <w:rFonts w:ascii="Courier New" w:hAnsi="Courier New" w:hint="default"/>
      </w:rPr>
    </w:lvl>
    <w:lvl w:ilvl="5" w:tplc="04100005">
      <w:start w:val="1"/>
      <w:numFmt w:val="bullet"/>
      <w:lvlText w:val=""/>
      <w:lvlJc w:val="left"/>
      <w:pPr>
        <w:ind w:left="4680" w:hanging="360"/>
      </w:pPr>
      <w:rPr>
        <w:rFonts w:ascii="Wingdings" w:hAnsi="Wingdings" w:hint="default"/>
      </w:rPr>
    </w:lvl>
    <w:lvl w:ilvl="6" w:tplc="04100001">
      <w:start w:val="1"/>
      <w:numFmt w:val="bullet"/>
      <w:lvlText w:val=""/>
      <w:lvlJc w:val="left"/>
      <w:pPr>
        <w:ind w:left="5400" w:hanging="360"/>
      </w:pPr>
      <w:rPr>
        <w:rFonts w:ascii="Symbol" w:hAnsi="Symbol" w:hint="default"/>
      </w:rPr>
    </w:lvl>
    <w:lvl w:ilvl="7" w:tplc="04100003">
      <w:start w:val="1"/>
      <w:numFmt w:val="bullet"/>
      <w:lvlText w:val="o"/>
      <w:lvlJc w:val="left"/>
      <w:pPr>
        <w:ind w:left="6120" w:hanging="360"/>
      </w:pPr>
      <w:rPr>
        <w:rFonts w:ascii="Courier New" w:hAnsi="Courier New" w:hint="default"/>
      </w:rPr>
    </w:lvl>
    <w:lvl w:ilvl="8" w:tplc="04100005">
      <w:start w:val="1"/>
      <w:numFmt w:val="bullet"/>
      <w:lvlText w:val=""/>
      <w:lvlJc w:val="left"/>
      <w:pPr>
        <w:ind w:left="6840" w:hanging="360"/>
      </w:pPr>
      <w:rPr>
        <w:rFonts w:ascii="Wingdings" w:hAnsi="Wingdings" w:hint="default"/>
      </w:rPr>
    </w:lvl>
  </w:abstractNum>
  <w:abstractNum w:abstractNumId="83"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84"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D95176"/>
    <w:multiLevelType w:val="hybridMultilevel"/>
    <w:tmpl w:val="B95EFB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87" w15:restartNumberingAfterBreak="0">
    <w:nsid w:val="74B50F26"/>
    <w:multiLevelType w:val="hybridMultilevel"/>
    <w:tmpl w:val="8E468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hint="default"/>
      </w:rPr>
    </w:lvl>
    <w:lvl w:ilvl="8" w:tplc="04100005">
      <w:start w:val="1"/>
      <w:numFmt w:val="bullet"/>
      <w:lvlText w:val=""/>
      <w:lvlJc w:val="left"/>
      <w:pPr>
        <w:ind w:left="6480" w:hanging="360"/>
      </w:pPr>
      <w:rPr>
        <w:rFonts w:ascii="Wingdings" w:hAnsi="Wingdings" w:hint="default"/>
      </w:rPr>
    </w:lvl>
  </w:abstractNum>
  <w:abstractNum w:abstractNumId="88" w15:restartNumberingAfterBreak="0">
    <w:nsid w:val="74E41A31"/>
    <w:multiLevelType w:val="hybridMultilevel"/>
    <w:tmpl w:val="DEFA9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76BC4905"/>
    <w:multiLevelType w:val="hybridMultilevel"/>
    <w:tmpl w:val="2E50295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0" w15:restartNumberingAfterBreak="0">
    <w:nsid w:val="799465A2"/>
    <w:multiLevelType w:val="hybridMultilevel"/>
    <w:tmpl w:val="ECE23FC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CC434A5"/>
    <w:multiLevelType w:val="hybridMultilevel"/>
    <w:tmpl w:val="99C497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F5E7BA9"/>
    <w:multiLevelType w:val="hybridMultilevel"/>
    <w:tmpl w:val="C1D247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11"/>
  </w:num>
  <w:num w:numId="4">
    <w:abstractNumId w:val="31"/>
  </w:num>
  <w:num w:numId="5">
    <w:abstractNumId w:val="72"/>
  </w:num>
  <w:num w:numId="6">
    <w:abstractNumId w:val="91"/>
  </w:num>
  <w:num w:numId="7">
    <w:abstractNumId w:val="23"/>
  </w:num>
  <w:num w:numId="8">
    <w:abstractNumId w:val="68"/>
  </w:num>
  <w:num w:numId="9">
    <w:abstractNumId w:val="6"/>
  </w:num>
  <w:num w:numId="10">
    <w:abstractNumId w:val="25"/>
  </w:num>
  <w:num w:numId="11">
    <w:abstractNumId w:val="84"/>
  </w:num>
  <w:num w:numId="12">
    <w:abstractNumId w:val="76"/>
  </w:num>
  <w:num w:numId="13">
    <w:abstractNumId w:val="42"/>
  </w:num>
  <w:num w:numId="14">
    <w:abstractNumId w:val="86"/>
  </w:num>
  <w:num w:numId="15">
    <w:abstractNumId w:val="83"/>
  </w:num>
  <w:num w:numId="16">
    <w:abstractNumId w:val="71"/>
  </w:num>
  <w:num w:numId="17">
    <w:abstractNumId w:val="51"/>
  </w:num>
  <w:num w:numId="18">
    <w:abstractNumId w:val="18"/>
  </w:num>
  <w:num w:numId="19">
    <w:abstractNumId w:val="53"/>
  </w:num>
  <w:num w:numId="20">
    <w:abstractNumId w:val="49"/>
  </w:num>
  <w:num w:numId="21">
    <w:abstractNumId w:val="1"/>
  </w:num>
  <w:num w:numId="22">
    <w:abstractNumId w:val="7"/>
  </w:num>
  <w:num w:numId="23">
    <w:abstractNumId w:val="28"/>
  </w:num>
  <w:num w:numId="24">
    <w:abstractNumId w:val="34"/>
  </w:num>
  <w:num w:numId="25">
    <w:abstractNumId w:val="0"/>
  </w:num>
  <w:num w:numId="26">
    <w:abstractNumId w:val="81"/>
  </w:num>
  <w:num w:numId="27">
    <w:abstractNumId w:val="29"/>
  </w:num>
  <w:num w:numId="28">
    <w:abstractNumId w:val="21"/>
  </w:num>
  <w:num w:numId="29">
    <w:abstractNumId w:val="69"/>
  </w:num>
  <w:num w:numId="30">
    <w:abstractNumId w:val="3"/>
  </w:num>
  <w:num w:numId="31">
    <w:abstractNumId w:val="55"/>
  </w:num>
  <w:num w:numId="32">
    <w:abstractNumId w:val="64"/>
  </w:num>
  <w:num w:numId="33">
    <w:abstractNumId w:val="9"/>
  </w:num>
  <w:num w:numId="34">
    <w:abstractNumId w:val="22"/>
  </w:num>
  <w:num w:numId="35">
    <w:abstractNumId w:val="77"/>
  </w:num>
  <w:num w:numId="36">
    <w:abstractNumId w:val="78"/>
  </w:num>
  <w:num w:numId="37">
    <w:abstractNumId w:val="60"/>
  </w:num>
  <w:num w:numId="38">
    <w:abstractNumId w:val="2"/>
  </w:num>
  <w:num w:numId="39">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num>
  <w:num w:numId="41">
    <w:abstractNumId w:val="57"/>
  </w:num>
  <w:num w:numId="42">
    <w:abstractNumId w:val="79"/>
  </w:num>
  <w:num w:numId="43">
    <w:abstractNumId w:val="65"/>
  </w:num>
  <w:num w:numId="44">
    <w:abstractNumId w:val="87"/>
  </w:num>
  <w:num w:numId="45">
    <w:abstractNumId w:val="16"/>
  </w:num>
  <w:num w:numId="46">
    <w:abstractNumId w:val="43"/>
  </w:num>
  <w:num w:numId="47">
    <w:abstractNumId w:val="44"/>
  </w:num>
  <w:num w:numId="48">
    <w:abstractNumId w:val="75"/>
  </w:num>
  <w:num w:numId="49">
    <w:abstractNumId w:val="13"/>
  </w:num>
  <w:num w:numId="50">
    <w:abstractNumId w:val="36"/>
  </w:num>
  <w:num w:numId="51">
    <w:abstractNumId w:val="88"/>
  </w:num>
  <w:num w:numId="5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7"/>
  </w:num>
  <w:num w:numId="54">
    <w:abstractNumId w:val="61"/>
  </w:num>
  <w:num w:numId="55">
    <w:abstractNumId w:val="32"/>
  </w:num>
  <w:num w:numId="56">
    <w:abstractNumId w:val="56"/>
  </w:num>
  <w:num w:numId="57">
    <w:abstractNumId w:val="10"/>
  </w:num>
  <w:num w:numId="58">
    <w:abstractNumId w:val="30"/>
  </w:num>
  <w:num w:numId="59">
    <w:abstractNumId w:val="73"/>
  </w:num>
  <w:num w:numId="60">
    <w:abstractNumId w:val="93"/>
  </w:num>
  <w:num w:numId="61">
    <w:abstractNumId w:val="12"/>
  </w:num>
  <w:num w:numId="62">
    <w:abstractNumId w:val="33"/>
  </w:num>
  <w:num w:numId="63">
    <w:abstractNumId w:val="47"/>
  </w:num>
  <w:num w:numId="64">
    <w:abstractNumId w:val="17"/>
  </w:num>
  <w:num w:numId="65">
    <w:abstractNumId w:val="15"/>
  </w:num>
  <w:num w:numId="66">
    <w:abstractNumId w:val="35"/>
  </w:num>
  <w:num w:numId="67">
    <w:abstractNumId w:val="54"/>
  </w:num>
  <w:num w:numId="68">
    <w:abstractNumId w:val="50"/>
  </w:num>
  <w:num w:numId="69">
    <w:abstractNumId w:val="89"/>
  </w:num>
  <w:num w:numId="70">
    <w:abstractNumId w:val="90"/>
  </w:num>
  <w:num w:numId="71">
    <w:abstractNumId w:val="66"/>
  </w:num>
  <w:num w:numId="72">
    <w:abstractNumId w:val="59"/>
  </w:num>
  <w:num w:numId="73">
    <w:abstractNumId w:val="24"/>
  </w:num>
  <w:num w:numId="74">
    <w:abstractNumId w:val="85"/>
  </w:num>
  <w:num w:numId="75">
    <w:abstractNumId w:val="52"/>
  </w:num>
  <w:num w:numId="76">
    <w:abstractNumId w:val="14"/>
  </w:num>
  <w:num w:numId="77">
    <w:abstractNumId w:val="58"/>
  </w:num>
  <w:num w:numId="78">
    <w:abstractNumId w:val="92"/>
  </w:num>
  <w:num w:numId="79">
    <w:abstractNumId w:val="40"/>
  </w:num>
  <w:num w:numId="80">
    <w:abstractNumId w:val="62"/>
  </w:num>
  <w:num w:numId="81">
    <w:abstractNumId w:val="41"/>
  </w:num>
  <w:num w:numId="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
  </w:num>
  <w:num w:numId="84">
    <w:abstractNumId w:val="46"/>
  </w:num>
  <w:num w:numId="85">
    <w:abstractNumId w:val="48"/>
  </w:num>
  <w:num w:numId="86">
    <w:abstractNumId w:val="70"/>
  </w:num>
  <w:num w:numId="87">
    <w:abstractNumId w:val="63"/>
  </w:num>
  <w:num w:numId="88">
    <w:abstractNumId w:val="8"/>
  </w:num>
  <w:num w:numId="89">
    <w:abstractNumId w:val="27"/>
  </w:num>
  <w:num w:numId="90">
    <w:abstractNumId w:val="80"/>
  </w:num>
  <w:num w:numId="91">
    <w:abstractNumId w:val="20"/>
  </w:num>
  <w:num w:numId="92">
    <w:abstractNumId w:val="45"/>
  </w:num>
  <w:num w:numId="93">
    <w:abstractNumId w:val="19"/>
  </w:num>
  <w:num w:numId="94">
    <w:abstractNumId w:val="39"/>
  </w:num>
  <w:num w:numId="95">
    <w:abstractNumId w:val="38"/>
  </w:num>
  <w:num w:numId="96">
    <w:abstractNumId w:val="37"/>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tina Nolletti">
    <w15:presenceInfo w15:providerId="AD" w15:userId="S::martina.nolletti@student.univaq.it::8ba5a865-3fae-4e4f-9865-cec78806b924"/>
  </w15:person>
  <w15:person w15:author="Marco Chiavaroli">
    <w15:presenceInfo w15:providerId="None" w15:userId="Marco Chiavaro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0NQDRBsamloYGSjpKwanFxZn5eSAFRrUAIfxyfCwAAAA="/>
  </w:docVars>
  <w:rsids>
    <w:rsidRoot w:val="00471B01"/>
    <w:rsid w:val="00013AAA"/>
    <w:rsid w:val="000157E0"/>
    <w:rsid w:val="00015ABF"/>
    <w:rsid w:val="00015DF9"/>
    <w:rsid w:val="00021F97"/>
    <w:rsid w:val="0002750D"/>
    <w:rsid w:val="00030FD8"/>
    <w:rsid w:val="000317E5"/>
    <w:rsid w:val="00032D72"/>
    <w:rsid w:val="0003605D"/>
    <w:rsid w:val="000427C8"/>
    <w:rsid w:val="00050B77"/>
    <w:rsid w:val="00052019"/>
    <w:rsid w:val="00053A45"/>
    <w:rsid w:val="000570D4"/>
    <w:rsid w:val="000633A5"/>
    <w:rsid w:val="00070832"/>
    <w:rsid w:val="00072E56"/>
    <w:rsid w:val="000779BA"/>
    <w:rsid w:val="000802D7"/>
    <w:rsid w:val="00082B1B"/>
    <w:rsid w:val="00083AF4"/>
    <w:rsid w:val="00084396"/>
    <w:rsid w:val="000857D2"/>
    <w:rsid w:val="00086238"/>
    <w:rsid w:val="00087448"/>
    <w:rsid w:val="00093B2D"/>
    <w:rsid w:val="0009471B"/>
    <w:rsid w:val="00095779"/>
    <w:rsid w:val="000A01C4"/>
    <w:rsid w:val="000A38A5"/>
    <w:rsid w:val="000A3D19"/>
    <w:rsid w:val="000A7BD8"/>
    <w:rsid w:val="000B48A1"/>
    <w:rsid w:val="000C2290"/>
    <w:rsid w:val="000D0196"/>
    <w:rsid w:val="000D07B1"/>
    <w:rsid w:val="000D4A12"/>
    <w:rsid w:val="000D53D9"/>
    <w:rsid w:val="000D58C7"/>
    <w:rsid w:val="000F2A8E"/>
    <w:rsid w:val="000F2E26"/>
    <w:rsid w:val="000F5066"/>
    <w:rsid w:val="001003DC"/>
    <w:rsid w:val="0010765A"/>
    <w:rsid w:val="00112A68"/>
    <w:rsid w:val="00113028"/>
    <w:rsid w:val="00114F69"/>
    <w:rsid w:val="00120FF4"/>
    <w:rsid w:val="00124D97"/>
    <w:rsid w:val="001253CB"/>
    <w:rsid w:val="00126CAA"/>
    <w:rsid w:val="0013007A"/>
    <w:rsid w:val="00132364"/>
    <w:rsid w:val="00133817"/>
    <w:rsid w:val="00140416"/>
    <w:rsid w:val="0014122F"/>
    <w:rsid w:val="00155C91"/>
    <w:rsid w:val="001676F9"/>
    <w:rsid w:val="00171CEE"/>
    <w:rsid w:val="001735AD"/>
    <w:rsid w:val="001823F7"/>
    <w:rsid w:val="00182448"/>
    <w:rsid w:val="00193B67"/>
    <w:rsid w:val="001942B0"/>
    <w:rsid w:val="00195514"/>
    <w:rsid w:val="001A1571"/>
    <w:rsid w:val="001A704B"/>
    <w:rsid w:val="001A7C56"/>
    <w:rsid w:val="001B1DDA"/>
    <w:rsid w:val="001B2D00"/>
    <w:rsid w:val="001B3ACF"/>
    <w:rsid w:val="001B6BF2"/>
    <w:rsid w:val="001C2D6E"/>
    <w:rsid w:val="001D1231"/>
    <w:rsid w:val="001E3951"/>
    <w:rsid w:val="001E6306"/>
    <w:rsid w:val="001E78FD"/>
    <w:rsid w:val="001F201C"/>
    <w:rsid w:val="001F2509"/>
    <w:rsid w:val="001F2591"/>
    <w:rsid w:val="001F5A22"/>
    <w:rsid w:val="001F5AF2"/>
    <w:rsid w:val="002005E3"/>
    <w:rsid w:val="00201F38"/>
    <w:rsid w:val="00201F57"/>
    <w:rsid w:val="00202305"/>
    <w:rsid w:val="00203A77"/>
    <w:rsid w:val="0021158B"/>
    <w:rsid w:val="00211C2E"/>
    <w:rsid w:val="002128ED"/>
    <w:rsid w:val="0021310C"/>
    <w:rsid w:val="0021395D"/>
    <w:rsid w:val="00226993"/>
    <w:rsid w:val="00233136"/>
    <w:rsid w:val="0023372E"/>
    <w:rsid w:val="002368BB"/>
    <w:rsid w:val="00236F5A"/>
    <w:rsid w:val="002400B0"/>
    <w:rsid w:val="0024036B"/>
    <w:rsid w:val="002403E1"/>
    <w:rsid w:val="00240A4A"/>
    <w:rsid w:val="0024158F"/>
    <w:rsid w:val="002435B4"/>
    <w:rsid w:val="00245A62"/>
    <w:rsid w:val="00245E33"/>
    <w:rsid w:val="00257BF7"/>
    <w:rsid w:val="00261CCF"/>
    <w:rsid w:val="00263553"/>
    <w:rsid w:val="00263EFB"/>
    <w:rsid w:val="00270277"/>
    <w:rsid w:val="00281025"/>
    <w:rsid w:val="002843C6"/>
    <w:rsid w:val="002926CA"/>
    <w:rsid w:val="00297101"/>
    <w:rsid w:val="002A2EDE"/>
    <w:rsid w:val="002A4B38"/>
    <w:rsid w:val="002A6D9A"/>
    <w:rsid w:val="002B3B06"/>
    <w:rsid w:val="002B7110"/>
    <w:rsid w:val="002C2176"/>
    <w:rsid w:val="002C5B9E"/>
    <w:rsid w:val="002E0E24"/>
    <w:rsid w:val="002E1449"/>
    <w:rsid w:val="002E2D5A"/>
    <w:rsid w:val="002E42A0"/>
    <w:rsid w:val="002F4FB7"/>
    <w:rsid w:val="002F5804"/>
    <w:rsid w:val="003046D0"/>
    <w:rsid w:val="003130A9"/>
    <w:rsid w:val="003236E6"/>
    <w:rsid w:val="00325EDB"/>
    <w:rsid w:val="003313F9"/>
    <w:rsid w:val="003318C1"/>
    <w:rsid w:val="00342CA3"/>
    <w:rsid w:val="00347AC7"/>
    <w:rsid w:val="003511B0"/>
    <w:rsid w:val="0036015C"/>
    <w:rsid w:val="003612FA"/>
    <w:rsid w:val="00374CA7"/>
    <w:rsid w:val="00377116"/>
    <w:rsid w:val="00377348"/>
    <w:rsid w:val="00380584"/>
    <w:rsid w:val="003917E9"/>
    <w:rsid w:val="003A3265"/>
    <w:rsid w:val="003B030A"/>
    <w:rsid w:val="003B2703"/>
    <w:rsid w:val="003C0719"/>
    <w:rsid w:val="003C0EA2"/>
    <w:rsid w:val="003C1370"/>
    <w:rsid w:val="003C14DE"/>
    <w:rsid w:val="003C2C95"/>
    <w:rsid w:val="003C4378"/>
    <w:rsid w:val="003D2B79"/>
    <w:rsid w:val="003D5136"/>
    <w:rsid w:val="003D59E6"/>
    <w:rsid w:val="003E2491"/>
    <w:rsid w:val="003E36F0"/>
    <w:rsid w:val="003E5775"/>
    <w:rsid w:val="003F14C9"/>
    <w:rsid w:val="003F2F98"/>
    <w:rsid w:val="00407EAD"/>
    <w:rsid w:val="00411430"/>
    <w:rsid w:val="00412357"/>
    <w:rsid w:val="00414173"/>
    <w:rsid w:val="00417B15"/>
    <w:rsid w:val="00440C38"/>
    <w:rsid w:val="00442324"/>
    <w:rsid w:val="00442B4F"/>
    <w:rsid w:val="00443ACF"/>
    <w:rsid w:val="00443D46"/>
    <w:rsid w:val="004442AA"/>
    <w:rsid w:val="0044753C"/>
    <w:rsid w:val="004508DC"/>
    <w:rsid w:val="00450F77"/>
    <w:rsid w:val="00454A7F"/>
    <w:rsid w:val="00455A15"/>
    <w:rsid w:val="004573E9"/>
    <w:rsid w:val="00471B01"/>
    <w:rsid w:val="0047226A"/>
    <w:rsid w:val="004738E4"/>
    <w:rsid w:val="004774EA"/>
    <w:rsid w:val="004820EA"/>
    <w:rsid w:val="004A222D"/>
    <w:rsid w:val="004A2F4C"/>
    <w:rsid w:val="004B1FCD"/>
    <w:rsid w:val="004B5F92"/>
    <w:rsid w:val="004B60E4"/>
    <w:rsid w:val="004C05A2"/>
    <w:rsid w:val="004D4989"/>
    <w:rsid w:val="004E1991"/>
    <w:rsid w:val="004F3123"/>
    <w:rsid w:val="004F5A59"/>
    <w:rsid w:val="004F7E6E"/>
    <w:rsid w:val="00507638"/>
    <w:rsid w:val="00507684"/>
    <w:rsid w:val="00510377"/>
    <w:rsid w:val="00513A1E"/>
    <w:rsid w:val="00520FFC"/>
    <w:rsid w:val="00526AAC"/>
    <w:rsid w:val="00530F94"/>
    <w:rsid w:val="00532021"/>
    <w:rsid w:val="0053730C"/>
    <w:rsid w:val="00537AD9"/>
    <w:rsid w:val="00537B3B"/>
    <w:rsid w:val="005437BB"/>
    <w:rsid w:val="0054522B"/>
    <w:rsid w:val="00545F6A"/>
    <w:rsid w:val="00546F9B"/>
    <w:rsid w:val="00555F20"/>
    <w:rsid w:val="00557B2B"/>
    <w:rsid w:val="0056005A"/>
    <w:rsid w:val="00560C6F"/>
    <w:rsid w:val="005751AD"/>
    <w:rsid w:val="00575736"/>
    <w:rsid w:val="00582DA9"/>
    <w:rsid w:val="005836C3"/>
    <w:rsid w:val="0059198A"/>
    <w:rsid w:val="005A21DF"/>
    <w:rsid w:val="005B07D7"/>
    <w:rsid w:val="005B12E3"/>
    <w:rsid w:val="005B5E1A"/>
    <w:rsid w:val="005B7118"/>
    <w:rsid w:val="005B79C5"/>
    <w:rsid w:val="005C5C02"/>
    <w:rsid w:val="005C66D9"/>
    <w:rsid w:val="005D310D"/>
    <w:rsid w:val="005D369E"/>
    <w:rsid w:val="005D436D"/>
    <w:rsid w:val="005D6056"/>
    <w:rsid w:val="005D68C5"/>
    <w:rsid w:val="005D6D61"/>
    <w:rsid w:val="005D7E9E"/>
    <w:rsid w:val="005E0F52"/>
    <w:rsid w:val="005E1837"/>
    <w:rsid w:val="005E2B21"/>
    <w:rsid w:val="005E32E9"/>
    <w:rsid w:val="005F4783"/>
    <w:rsid w:val="005F4CCD"/>
    <w:rsid w:val="006033E1"/>
    <w:rsid w:val="006034E4"/>
    <w:rsid w:val="0060594C"/>
    <w:rsid w:val="0061051B"/>
    <w:rsid w:val="00612460"/>
    <w:rsid w:val="006135E9"/>
    <w:rsid w:val="00616794"/>
    <w:rsid w:val="00620B4A"/>
    <w:rsid w:val="00624FA7"/>
    <w:rsid w:val="00627C63"/>
    <w:rsid w:val="00631522"/>
    <w:rsid w:val="00651BC7"/>
    <w:rsid w:val="00653BD2"/>
    <w:rsid w:val="00661830"/>
    <w:rsid w:val="006640A7"/>
    <w:rsid w:val="006750E4"/>
    <w:rsid w:val="006751E6"/>
    <w:rsid w:val="00675622"/>
    <w:rsid w:val="0068189B"/>
    <w:rsid w:val="00682B03"/>
    <w:rsid w:val="00683AD4"/>
    <w:rsid w:val="00685728"/>
    <w:rsid w:val="0069716B"/>
    <w:rsid w:val="006B6056"/>
    <w:rsid w:val="006C4B64"/>
    <w:rsid w:val="006C55CF"/>
    <w:rsid w:val="006D2B66"/>
    <w:rsid w:val="006D49EB"/>
    <w:rsid w:val="006F08D4"/>
    <w:rsid w:val="006F76A4"/>
    <w:rsid w:val="006F7F5A"/>
    <w:rsid w:val="00700C34"/>
    <w:rsid w:val="00701F23"/>
    <w:rsid w:val="00703801"/>
    <w:rsid w:val="00710FA2"/>
    <w:rsid w:val="00711CE0"/>
    <w:rsid w:val="0072071D"/>
    <w:rsid w:val="00722924"/>
    <w:rsid w:val="0073281F"/>
    <w:rsid w:val="007330AB"/>
    <w:rsid w:val="00740321"/>
    <w:rsid w:val="0074080C"/>
    <w:rsid w:val="00740EB5"/>
    <w:rsid w:val="00741B5E"/>
    <w:rsid w:val="00742F70"/>
    <w:rsid w:val="0074412F"/>
    <w:rsid w:val="00745317"/>
    <w:rsid w:val="0075451D"/>
    <w:rsid w:val="0075497C"/>
    <w:rsid w:val="0075678E"/>
    <w:rsid w:val="00757812"/>
    <w:rsid w:val="007603E0"/>
    <w:rsid w:val="00766632"/>
    <w:rsid w:val="007700B8"/>
    <w:rsid w:val="007709B6"/>
    <w:rsid w:val="00774E7F"/>
    <w:rsid w:val="007762B7"/>
    <w:rsid w:val="0078145C"/>
    <w:rsid w:val="0078456E"/>
    <w:rsid w:val="007869FF"/>
    <w:rsid w:val="0079005A"/>
    <w:rsid w:val="00797C20"/>
    <w:rsid w:val="007A0990"/>
    <w:rsid w:val="007A58BD"/>
    <w:rsid w:val="007A5EF1"/>
    <w:rsid w:val="007A7561"/>
    <w:rsid w:val="007B0C52"/>
    <w:rsid w:val="007B2EF5"/>
    <w:rsid w:val="007B6453"/>
    <w:rsid w:val="007C0F79"/>
    <w:rsid w:val="007C396B"/>
    <w:rsid w:val="007D2F25"/>
    <w:rsid w:val="007D5861"/>
    <w:rsid w:val="007E18A0"/>
    <w:rsid w:val="007E5F4B"/>
    <w:rsid w:val="007E7F01"/>
    <w:rsid w:val="007F44D0"/>
    <w:rsid w:val="007F529D"/>
    <w:rsid w:val="007F6BE9"/>
    <w:rsid w:val="00800086"/>
    <w:rsid w:val="00802FCF"/>
    <w:rsid w:val="00803511"/>
    <w:rsid w:val="008035A9"/>
    <w:rsid w:val="00810290"/>
    <w:rsid w:val="008114D7"/>
    <w:rsid w:val="00812BAE"/>
    <w:rsid w:val="00813D49"/>
    <w:rsid w:val="00815146"/>
    <w:rsid w:val="00816B57"/>
    <w:rsid w:val="00820656"/>
    <w:rsid w:val="008360CF"/>
    <w:rsid w:val="00837E2C"/>
    <w:rsid w:val="008465A5"/>
    <w:rsid w:val="008519AB"/>
    <w:rsid w:val="008522B6"/>
    <w:rsid w:val="00852B59"/>
    <w:rsid w:val="008544DC"/>
    <w:rsid w:val="00855685"/>
    <w:rsid w:val="00860F2B"/>
    <w:rsid w:val="00863A8D"/>
    <w:rsid w:val="0087309C"/>
    <w:rsid w:val="00881C53"/>
    <w:rsid w:val="008920E6"/>
    <w:rsid w:val="008A0C9D"/>
    <w:rsid w:val="008A1BC8"/>
    <w:rsid w:val="008A4412"/>
    <w:rsid w:val="008A4B4E"/>
    <w:rsid w:val="008A4DE7"/>
    <w:rsid w:val="008A5B8A"/>
    <w:rsid w:val="008B1DE1"/>
    <w:rsid w:val="008B4FA7"/>
    <w:rsid w:val="008C2141"/>
    <w:rsid w:val="008C7530"/>
    <w:rsid w:val="008D06C2"/>
    <w:rsid w:val="008D19AF"/>
    <w:rsid w:val="008D4CDE"/>
    <w:rsid w:val="008D66EC"/>
    <w:rsid w:val="008E06DD"/>
    <w:rsid w:val="008E1078"/>
    <w:rsid w:val="008E1E31"/>
    <w:rsid w:val="008E582C"/>
    <w:rsid w:val="008E7E8C"/>
    <w:rsid w:val="008F2862"/>
    <w:rsid w:val="008F2C0C"/>
    <w:rsid w:val="008F7B36"/>
    <w:rsid w:val="0090262F"/>
    <w:rsid w:val="00904376"/>
    <w:rsid w:val="00905517"/>
    <w:rsid w:val="00905811"/>
    <w:rsid w:val="009070AE"/>
    <w:rsid w:val="00912662"/>
    <w:rsid w:val="009131BF"/>
    <w:rsid w:val="0091609C"/>
    <w:rsid w:val="00917858"/>
    <w:rsid w:val="00921B27"/>
    <w:rsid w:val="00930DC1"/>
    <w:rsid w:val="00933381"/>
    <w:rsid w:val="00934699"/>
    <w:rsid w:val="00935238"/>
    <w:rsid w:val="009416B2"/>
    <w:rsid w:val="0094511E"/>
    <w:rsid w:val="00946403"/>
    <w:rsid w:val="0096349E"/>
    <w:rsid w:val="009727A9"/>
    <w:rsid w:val="00983087"/>
    <w:rsid w:val="009835BD"/>
    <w:rsid w:val="009A71EE"/>
    <w:rsid w:val="009B2E2A"/>
    <w:rsid w:val="009B526A"/>
    <w:rsid w:val="009D4FB4"/>
    <w:rsid w:val="009D660D"/>
    <w:rsid w:val="009E16BA"/>
    <w:rsid w:val="009E30BD"/>
    <w:rsid w:val="009E5EA0"/>
    <w:rsid w:val="009F02B2"/>
    <w:rsid w:val="009F5C7C"/>
    <w:rsid w:val="00A00C52"/>
    <w:rsid w:val="00A06314"/>
    <w:rsid w:val="00A23414"/>
    <w:rsid w:val="00A26200"/>
    <w:rsid w:val="00A2698A"/>
    <w:rsid w:val="00A345A8"/>
    <w:rsid w:val="00A36BED"/>
    <w:rsid w:val="00A3786F"/>
    <w:rsid w:val="00A414D2"/>
    <w:rsid w:val="00A42739"/>
    <w:rsid w:val="00A42FDF"/>
    <w:rsid w:val="00A44521"/>
    <w:rsid w:val="00A61395"/>
    <w:rsid w:val="00A649AD"/>
    <w:rsid w:val="00A67260"/>
    <w:rsid w:val="00A75271"/>
    <w:rsid w:val="00A8177A"/>
    <w:rsid w:val="00A86DA0"/>
    <w:rsid w:val="00A8790E"/>
    <w:rsid w:val="00A935BE"/>
    <w:rsid w:val="00A938BA"/>
    <w:rsid w:val="00A9496B"/>
    <w:rsid w:val="00AA730E"/>
    <w:rsid w:val="00AA7972"/>
    <w:rsid w:val="00AB11E2"/>
    <w:rsid w:val="00AC6DF4"/>
    <w:rsid w:val="00AD4350"/>
    <w:rsid w:val="00AD554A"/>
    <w:rsid w:val="00AD55B4"/>
    <w:rsid w:val="00AE371D"/>
    <w:rsid w:val="00AF5F77"/>
    <w:rsid w:val="00AF772A"/>
    <w:rsid w:val="00B0126A"/>
    <w:rsid w:val="00B03715"/>
    <w:rsid w:val="00B15731"/>
    <w:rsid w:val="00B17D1D"/>
    <w:rsid w:val="00B22181"/>
    <w:rsid w:val="00B227BD"/>
    <w:rsid w:val="00B26115"/>
    <w:rsid w:val="00B3285F"/>
    <w:rsid w:val="00B35C17"/>
    <w:rsid w:val="00B36E33"/>
    <w:rsid w:val="00B42152"/>
    <w:rsid w:val="00B533FF"/>
    <w:rsid w:val="00B55693"/>
    <w:rsid w:val="00B56B71"/>
    <w:rsid w:val="00B57B92"/>
    <w:rsid w:val="00B628F4"/>
    <w:rsid w:val="00B634B6"/>
    <w:rsid w:val="00B70751"/>
    <w:rsid w:val="00B73A94"/>
    <w:rsid w:val="00B867BD"/>
    <w:rsid w:val="00B97C18"/>
    <w:rsid w:val="00BA11A1"/>
    <w:rsid w:val="00BA1E23"/>
    <w:rsid w:val="00BA2912"/>
    <w:rsid w:val="00BA64A8"/>
    <w:rsid w:val="00BB2EAE"/>
    <w:rsid w:val="00BB52C8"/>
    <w:rsid w:val="00BC0350"/>
    <w:rsid w:val="00BC1CAB"/>
    <w:rsid w:val="00BC1DAC"/>
    <w:rsid w:val="00BC6B90"/>
    <w:rsid w:val="00BC710A"/>
    <w:rsid w:val="00BD00FA"/>
    <w:rsid w:val="00BD4C2A"/>
    <w:rsid w:val="00BD56BD"/>
    <w:rsid w:val="00BD5870"/>
    <w:rsid w:val="00BD6C0A"/>
    <w:rsid w:val="00BE0319"/>
    <w:rsid w:val="00BE37A5"/>
    <w:rsid w:val="00BE60C3"/>
    <w:rsid w:val="00BE636F"/>
    <w:rsid w:val="00BE7E30"/>
    <w:rsid w:val="00BF428D"/>
    <w:rsid w:val="00BF5ECE"/>
    <w:rsid w:val="00BF620D"/>
    <w:rsid w:val="00BF6374"/>
    <w:rsid w:val="00C01B6E"/>
    <w:rsid w:val="00C02C14"/>
    <w:rsid w:val="00C03D4F"/>
    <w:rsid w:val="00C11197"/>
    <w:rsid w:val="00C1496A"/>
    <w:rsid w:val="00C2329D"/>
    <w:rsid w:val="00C275FD"/>
    <w:rsid w:val="00C32E70"/>
    <w:rsid w:val="00C36F27"/>
    <w:rsid w:val="00C37553"/>
    <w:rsid w:val="00C37CA0"/>
    <w:rsid w:val="00C442B2"/>
    <w:rsid w:val="00C462D4"/>
    <w:rsid w:val="00C548A2"/>
    <w:rsid w:val="00C60FE6"/>
    <w:rsid w:val="00C6362E"/>
    <w:rsid w:val="00C757E2"/>
    <w:rsid w:val="00C76089"/>
    <w:rsid w:val="00C804E6"/>
    <w:rsid w:val="00C8179D"/>
    <w:rsid w:val="00C8265D"/>
    <w:rsid w:val="00C928CF"/>
    <w:rsid w:val="00C94D35"/>
    <w:rsid w:val="00C9597F"/>
    <w:rsid w:val="00C975CD"/>
    <w:rsid w:val="00CA33AE"/>
    <w:rsid w:val="00CB04BA"/>
    <w:rsid w:val="00CB68C1"/>
    <w:rsid w:val="00CB7D22"/>
    <w:rsid w:val="00CC2077"/>
    <w:rsid w:val="00CD0BED"/>
    <w:rsid w:val="00CD4AFB"/>
    <w:rsid w:val="00CD5D2B"/>
    <w:rsid w:val="00CE05D1"/>
    <w:rsid w:val="00CF3DB8"/>
    <w:rsid w:val="00D027CF"/>
    <w:rsid w:val="00D02987"/>
    <w:rsid w:val="00D0780E"/>
    <w:rsid w:val="00D13247"/>
    <w:rsid w:val="00D13962"/>
    <w:rsid w:val="00D139F5"/>
    <w:rsid w:val="00D13B1E"/>
    <w:rsid w:val="00D14AB4"/>
    <w:rsid w:val="00D1513E"/>
    <w:rsid w:val="00D16B1D"/>
    <w:rsid w:val="00D217B2"/>
    <w:rsid w:val="00D2572B"/>
    <w:rsid w:val="00D37BC0"/>
    <w:rsid w:val="00D430D3"/>
    <w:rsid w:val="00D44D90"/>
    <w:rsid w:val="00D45656"/>
    <w:rsid w:val="00D47C60"/>
    <w:rsid w:val="00D505F5"/>
    <w:rsid w:val="00D53C4D"/>
    <w:rsid w:val="00D77AC5"/>
    <w:rsid w:val="00D90E9E"/>
    <w:rsid w:val="00D9147B"/>
    <w:rsid w:val="00D92318"/>
    <w:rsid w:val="00D92B78"/>
    <w:rsid w:val="00D93426"/>
    <w:rsid w:val="00DA3FBE"/>
    <w:rsid w:val="00DA475C"/>
    <w:rsid w:val="00DB565D"/>
    <w:rsid w:val="00DB7968"/>
    <w:rsid w:val="00DC138F"/>
    <w:rsid w:val="00DC1A8A"/>
    <w:rsid w:val="00DC7840"/>
    <w:rsid w:val="00DD7C24"/>
    <w:rsid w:val="00DE1224"/>
    <w:rsid w:val="00DE1A69"/>
    <w:rsid w:val="00DE2014"/>
    <w:rsid w:val="00DE2928"/>
    <w:rsid w:val="00DE3B41"/>
    <w:rsid w:val="00DE4FD9"/>
    <w:rsid w:val="00DE77CD"/>
    <w:rsid w:val="00DF35F5"/>
    <w:rsid w:val="00DF7A9A"/>
    <w:rsid w:val="00E0268A"/>
    <w:rsid w:val="00E04CD9"/>
    <w:rsid w:val="00E05E25"/>
    <w:rsid w:val="00E111E6"/>
    <w:rsid w:val="00E316E8"/>
    <w:rsid w:val="00E37445"/>
    <w:rsid w:val="00E4636F"/>
    <w:rsid w:val="00E50128"/>
    <w:rsid w:val="00E50FBB"/>
    <w:rsid w:val="00E5110A"/>
    <w:rsid w:val="00E5639C"/>
    <w:rsid w:val="00E573D6"/>
    <w:rsid w:val="00E71AEB"/>
    <w:rsid w:val="00E727E4"/>
    <w:rsid w:val="00E730DE"/>
    <w:rsid w:val="00E73C40"/>
    <w:rsid w:val="00E75697"/>
    <w:rsid w:val="00E921D2"/>
    <w:rsid w:val="00EA0282"/>
    <w:rsid w:val="00EA067C"/>
    <w:rsid w:val="00EA6958"/>
    <w:rsid w:val="00EB4604"/>
    <w:rsid w:val="00EB780A"/>
    <w:rsid w:val="00EB7F11"/>
    <w:rsid w:val="00EC7406"/>
    <w:rsid w:val="00EC7A0C"/>
    <w:rsid w:val="00ED0CA0"/>
    <w:rsid w:val="00ED177C"/>
    <w:rsid w:val="00ED25DB"/>
    <w:rsid w:val="00ED46F1"/>
    <w:rsid w:val="00ED554C"/>
    <w:rsid w:val="00ED5C54"/>
    <w:rsid w:val="00EE230A"/>
    <w:rsid w:val="00EE5B22"/>
    <w:rsid w:val="00EF1F92"/>
    <w:rsid w:val="00EF4388"/>
    <w:rsid w:val="00EF7BE8"/>
    <w:rsid w:val="00F00918"/>
    <w:rsid w:val="00F055E3"/>
    <w:rsid w:val="00F06892"/>
    <w:rsid w:val="00F06B2E"/>
    <w:rsid w:val="00F11C3A"/>
    <w:rsid w:val="00F20900"/>
    <w:rsid w:val="00F2725C"/>
    <w:rsid w:val="00F275A7"/>
    <w:rsid w:val="00F27968"/>
    <w:rsid w:val="00F3179D"/>
    <w:rsid w:val="00F32331"/>
    <w:rsid w:val="00F4372F"/>
    <w:rsid w:val="00F4399E"/>
    <w:rsid w:val="00F44A83"/>
    <w:rsid w:val="00F46A55"/>
    <w:rsid w:val="00F501AF"/>
    <w:rsid w:val="00F51DF6"/>
    <w:rsid w:val="00F54CB1"/>
    <w:rsid w:val="00F65D77"/>
    <w:rsid w:val="00F704F2"/>
    <w:rsid w:val="00F8336E"/>
    <w:rsid w:val="00F85534"/>
    <w:rsid w:val="00F90060"/>
    <w:rsid w:val="00F909ED"/>
    <w:rsid w:val="00FA5DAA"/>
    <w:rsid w:val="00FB01EB"/>
    <w:rsid w:val="00FB07A4"/>
    <w:rsid w:val="00FB62DA"/>
    <w:rsid w:val="00FC0F5C"/>
    <w:rsid w:val="00FC3499"/>
    <w:rsid w:val="00FC6ADA"/>
    <w:rsid w:val="00FD1639"/>
    <w:rsid w:val="00FD5EB5"/>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2103EA25"/>
  <w14:defaultImageDpi w14:val="0"/>
  <w15:docId w15:val="{4ECC648F-267F-44E2-963A-788CDAD76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Web)" w:uiPriority="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
    <w:semiHidden/>
    <w:unhideWhenUsed/>
    <w:qFormat/>
    <w:rsid w:val="001735AD"/>
    <w:pPr>
      <w:keepNext/>
      <w:spacing w:before="240" w:after="60"/>
      <w:outlineLvl w:val="2"/>
    </w:pPr>
    <w:rPr>
      <w:rFonts w:ascii="Cambria" w:hAnsi="Cambria"/>
      <w:b/>
      <w:bCs/>
      <w:sz w:val="26"/>
      <w:szCs w:val="26"/>
    </w:rPr>
  </w:style>
  <w:style w:type="paragraph" w:styleId="Titolo4">
    <w:name w:val="heading 4"/>
    <w:basedOn w:val="Normale"/>
    <w:next w:val="Normale"/>
    <w:link w:val="Titolo4Carattere"/>
    <w:uiPriority w:val="9"/>
    <w:semiHidden/>
    <w:unhideWhenUsed/>
    <w:qFormat/>
    <w:rsid w:val="001735AD"/>
    <w:pPr>
      <w:keepNext/>
      <w:spacing w:before="240" w:after="60"/>
      <w:outlineLvl w:val="3"/>
    </w:pPr>
    <w:rPr>
      <w:rFonts w:ascii="Calibri" w:hAnsi="Calibri"/>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9"/>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Indice1">
    <w:name w:val="index 1"/>
    <w:basedOn w:val="Normale"/>
    <w:next w:val="Normale"/>
    <w:autoRedefine/>
    <w:uiPriority w:val="99"/>
    <w:rsid w:val="00CA33AE"/>
    <w:pPr>
      <w:ind w:left="240" w:hanging="240"/>
    </w:pPr>
  </w:style>
  <w:style w:type="character" w:customStyle="1" w:styleId="Titolo3Carattere">
    <w:name w:val="Titolo 3 Carattere"/>
    <w:link w:val="Titolo3"/>
    <w:uiPriority w:val="9"/>
    <w:semiHidden/>
    <w:rsid w:val="001735AD"/>
    <w:rPr>
      <w:rFonts w:ascii="Cambria" w:hAnsi="Cambria"/>
      <w:b/>
      <w:bCs/>
      <w:sz w:val="26"/>
      <w:szCs w:val="26"/>
      <w:lang w:val="en-US" w:eastAsia="en-US"/>
    </w:rPr>
  </w:style>
  <w:style w:type="character" w:customStyle="1" w:styleId="Titolo4Carattere">
    <w:name w:val="Titolo 4 Carattere"/>
    <w:link w:val="Titolo4"/>
    <w:uiPriority w:val="9"/>
    <w:semiHidden/>
    <w:rsid w:val="001735AD"/>
    <w:rPr>
      <w:rFonts w:ascii="Calibri" w:hAnsi="Calibri"/>
      <w:b/>
      <w:bCs/>
      <w:sz w:val="28"/>
      <w:szCs w:val="28"/>
      <w:lang w:val="en-US" w:eastAsia="en-US"/>
    </w:rPr>
  </w:style>
  <w:style w:type="paragraph" w:styleId="Sottotitolo">
    <w:name w:val="Subtitle"/>
    <w:basedOn w:val="Normale"/>
    <w:next w:val="Normale"/>
    <w:link w:val="SottotitoloCarattere"/>
    <w:uiPriority w:val="11"/>
    <w:qFormat/>
    <w:rsid w:val="001735AD"/>
    <w:pPr>
      <w:spacing w:after="60"/>
      <w:jc w:val="center"/>
      <w:outlineLvl w:val="1"/>
    </w:pPr>
    <w:rPr>
      <w:rFonts w:ascii="Cambria" w:hAnsi="Cambria"/>
    </w:rPr>
  </w:style>
  <w:style w:type="character" w:customStyle="1" w:styleId="SottotitoloCarattere">
    <w:name w:val="Sottotitolo Carattere"/>
    <w:link w:val="Sottotitolo"/>
    <w:uiPriority w:val="11"/>
    <w:rsid w:val="001735AD"/>
    <w:rPr>
      <w:rFonts w:ascii="Cambria" w:hAnsi="Cambria"/>
      <w:sz w:val="24"/>
      <w:szCs w:val="24"/>
      <w:lang w:val="en-US" w:eastAsia="en-US"/>
    </w:rPr>
  </w:style>
  <w:style w:type="paragraph" w:styleId="Nessunaspaziatura">
    <w:name w:val="No Spacing"/>
    <w:uiPriority w:val="1"/>
    <w:qFormat/>
    <w:rsid w:val="001735AD"/>
    <w:rPr>
      <w:sz w:val="24"/>
      <w:szCs w:val="24"/>
      <w:lang w:val="en-US" w:eastAsia="en-US"/>
    </w:rPr>
  </w:style>
  <w:style w:type="character" w:styleId="Riferimentointenso">
    <w:name w:val="Intense Reference"/>
    <w:uiPriority w:val="32"/>
    <w:qFormat/>
    <w:rsid w:val="001735AD"/>
    <w:rPr>
      <w:rFonts w:cs="Times New Roman"/>
      <w:b/>
      <w:bCs/>
      <w:smallCaps/>
      <w:color w:val="4F81BD"/>
      <w:spacing w:val="5"/>
    </w:rPr>
  </w:style>
  <w:style w:type="paragraph" w:styleId="Indice2">
    <w:name w:val="index 2"/>
    <w:basedOn w:val="Normale"/>
    <w:next w:val="Normale"/>
    <w:autoRedefine/>
    <w:uiPriority w:val="99"/>
    <w:rsid w:val="001735AD"/>
    <w:pPr>
      <w:ind w:left="480" w:hanging="240"/>
    </w:pPr>
  </w:style>
  <w:style w:type="character" w:styleId="Enfasigrassetto">
    <w:name w:val="Strong"/>
    <w:uiPriority w:val="22"/>
    <w:qFormat/>
    <w:rsid w:val="001735AD"/>
    <w:rPr>
      <w:rFonts w:cs="Times New Roman"/>
      <w:b/>
      <w:bCs/>
    </w:rPr>
  </w:style>
  <w:style w:type="character" w:styleId="Collegamentoipertestuale">
    <w:name w:val="Hyperlink"/>
    <w:uiPriority w:val="99"/>
    <w:rsid w:val="001735AD"/>
    <w:rPr>
      <w:rFonts w:cs="Times New Roman"/>
      <w:color w:val="0000FF"/>
      <w:u w:val="single"/>
    </w:rPr>
  </w:style>
  <w:style w:type="paragraph" w:customStyle="1" w:styleId="d-sectionillustrativedescription">
    <w:name w:val="d-sectionillustrativedescription"/>
    <w:basedOn w:val="Normale"/>
    <w:uiPriority w:val="99"/>
    <w:rsid w:val="001735AD"/>
    <w:pPr>
      <w:spacing w:before="100" w:beforeAutospacing="1" w:after="100" w:afterAutospacing="1"/>
    </w:pPr>
    <w:rPr>
      <w:lang w:val="it-IT" w:eastAsia="it-IT"/>
    </w:rPr>
  </w:style>
  <w:style w:type="character" w:styleId="Menzionenonrisolta">
    <w:name w:val="Unresolved Mention"/>
    <w:uiPriority w:val="99"/>
    <w:semiHidden/>
    <w:unhideWhenUsed/>
    <w:rsid w:val="001735AD"/>
    <w:rPr>
      <w:rFonts w:cs="Times New Roman"/>
      <w:color w:val="605E5C"/>
      <w:shd w:val="clear" w:color="auto" w:fill="E1DFDD"/>
    </w:rPr>
  </w:style>
  <w:style w:type="character" w:styleId="Collegamentovisitato">
    <w:name w:val="FollowedHyperlink"/>
    <w:uiPriority w:val="99"/>
    <w:rsid w:val="001735AD"/>
    <w:rPr>
      <w:rFonts w:cs="Times New Roman"/>
      <w:color w:val="800080"/>
      <w:u w:val="single"/>
    </w:rPr>
  </w:style>
  <w:style w:type="paragraph" w:customStyle="1" w:styleId="paragraph">
    <w:name w:val="paragraph"/>
    <w:basedOn w:val="Normale"/>
    <w:rsid w:val="001735AD"/>
    <w:pPr>
      <w:spacing w:before="100" w:beforeAutospacing="1" w:after="100" w:afterAutospacing="1"/>
    </w:pPr>
    <w:rPr>
      <w:lang w:val="en-GB" w:eastAsia="en-GB"/>
    </w:rPr>
  </w:style>
  <w:style w:type="character" w:customStyle="1" w:styleId="eop">
    <w:name w:val="eop"/>
    <w:rsid w:val="001735AD"/>
  </w:style>
  <w:style w:type="paragraph" w:styleId="Titolosommario">
    <w:name w:val="TOC Heading"/>
    <w:basedOn w:val="Titolo1"/>
    <w:next w:val="Normale"/>
    <w:uiPriority w:val="39"/>
    <w:unhideWhenUsed/>
    <w:qFormat/>
    <w:rsid w:val="001735AD"/>
    <w:pPr>
      <w:keepLines/>
      <w:spacing w:after="0" w:line="259" w:lineRule="auto"/>
      <w:outlineLvl w:val="9"/>
    </w:pPr>
    <w:rPr>
      <w:rFonts w:ascii="Calibri Light" w:hAnsi="Calibri Light" w:cs="Times New Roman"/>
      <w:b w:val="0"/>
      <w:bCs w:val="0"/>
      <w:color w:val="2F5496"/>
      <w:kern w:val="0"/>
      <w:lang w:val="it-IT" w:eastAsia="it-IT"/>
    </w:rPr>
  </w:style>
  <w:style w:type="paragraph" w:styleId="Sommario3">
    <w:name w:val="toc 3"/>
    <w:basedOn w:val="Normale"/>
    <w:next w:val="Normale"/>
    <w:autoRedefine/>
    <w:uiPriority w:val="39"/>
    <w:unhideWhenUsed/>
    <w:rsid w:val="001735AD"/>
    <w:pPr>
      <w:ind w:left="480"/>
    </w:pPr>
  </w:style>
  <w:style w:type="paragraph" w:styleId="Sommario2">
    <w:name w:val="toc 2"/>
    <w:basedOn w:val="Normale"/>
    <w:next w:val="Normale"/>
    <w:autoRedefine/>
    <w:uiPriority w:val="39"/>
    <w:unhideWhenUsed/>
    <w:rsid w:val="001735AD"/>
    <w:pPr>
      <w:ind w:left="240"/>
    </w:pPr>
  </w:style>
  <w:style w:type="paragraph" w:styleId="Sommario1">
    <w:name w:val="toc 1"/>
    <w:basedOn w:val="Normale"/>
    <w:next w:val="Normale"/>
    <w:autoRedefine/>
    <w:uiPriority w:val="39"/>
    <w:unhideWhenUsed/>
    <w:rsid w:val="001735AD"/>
    <w:pPr>
      <w:tabs>
        <w:tab w:val="right" w:leader="dot" w:pos="8630"/>
      </w:tabs>
      <w:spacing w:after="100" w:line="259" w:lineRule="auto"/>
    </w:pPr>
    <w:rPr>
      <w:rFonts w:ascii="Calibri" w:hAnsi="Calibri" w:cs="Calibri"/>
      <w:noProof/>
      <w:color w:val="0070C0"/>
      <w:sz w:val="22"/>
      <w:szCs w:val="22"/>
      <w:lang w:val="en-GB" w:eastAsia="it-IT"/>
    </w:rPr>
  </w:style>
  <w:style w:type="character" w:customStyle="1" w:styleId="product-name">
    <w:name w:val="product-name"/>
    <w:rsid w:val="001735AD"/>
  </w:style>
  <w:style w:type="character" w:styleId="Enfasicorsivo">
    <w:name w:val="Emphasis"/>
    <w:uiPriority w:val="20"/>
    <w:qFormat/>
    <w:rsid w:val="001735AD"/>
    <w:rPr>
      <w:i/>
      <w:iCs/>
    </w:rPr>
  </w:style>
  <w:style w:type="character" w:customStyle="1" w:styleId="product-detail--price--inc-vat--tax">
    <w:name w:val="product-detail--price--inc-vat--tax"/>
    <w:rsid w:val="001735AD"/>
  </w:style>
  <w:style w:type="character" w:customStyle="1" w:styleId="normaltextrun">
    <w:name w:val="normaltextrun"/>
    <w:rsid w:val="008F2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380492">
      <w:bodyDiv w:val="1"/>
      <w:marLeft w:val="0"/>
      <w:marRight w:val="0"/>
      <w:marTop w:val="0"/>
      <w:marBottom w:val="0"/>
      <w:divBdr>
        <w:top w:val="none" w:sz="0" w:space="0" w:color="auto"/>
        <w:left w:val="none" w:sz="0" w:space="0" w:color="auto"/>
        <w:bottom w:val="none" w:sz="0" w:space="0" w:color="auto"/>
        <w:right w:val="none" w:sz="0" w:space="0" w:color="auto"/>
      </w:divBdr>
      <w:divsChild>
        <w:div w:id="2050718550">
          <w:marLeft w:val="0"/>
          <w:marRight w:val="0"/>
          <w:marTop w:val="0"/>
          <w:marBottom w:val="0"/>
          <w:divBdr>
            <w:top w:val="none" w:sz="0" w:space="0" w:color="auto"/>
            <w:left w:val="none" w:sz="0" w:space="0" w:color="auto"/>
            <w:bottom w:val="none" w:sz="0" w:space="0" w:color="auto"/>
            <w:right w:val="none" w:sz="0" w:space="0" w:color="auto"/>
          </w:divBdr>
          <w:divsChild>
            <w:div w:id="67532888">
              <w:marLeft w:val="0"/>
              <w:marRight w:val="0"/>
              <w:marTop w:val="0"/>
              <w:marBottom w:val="0"/>
              <w:divBdr>
                <w:top w:val="none" w:sz="0" w:space="0" w:color="auto"/>
                <w:left w:val="none" w:sz="0" w:space="0" w:color="auto"/>
                <w:bottom w:val="none" w:sz="0" w:space="0" w:color="auto"/>
                <w:right w:val="none" w:sz="0" w:space="0" w:color="auto"/>
              </w:divBdr>
            </w:div>
            <w:div w:id="9452161">
              <w:marLeft w:val="0"/>
              <w:marRight w:val="0"/>
              <w:marTop w:val="0"/>
              <w:marBottom w:val="0"/>
              <w:divBdr>
                <w:top w:val="none" w:sz="0" w:space="0" w:color="auto"/>
                <w:left w:val="none" w:sz="0" w:space="0" w:color="auto"/>
                <w:bottom w:val="none" w:sz="0" w:space="0" w:color="auto"/>
                <w:right w:val="none" w:sz="0" w:space="0" w:color="auto"/>
              </w:divBdr>
            </w:div>
            <w:div w:id="134615420">
              <w:marLeft w:val="0"/>
              <w:marRight w:val="0"/>
              <w:marTop w:val="0"/>
              <w:marBottom w:val="0"/>
              <w:divBdr>
                <w:top w:val="none" w:sz="0" w:space="0" w:color="auto"/>
                <w:left w:val="none" w:sz="0" w:space="0" w:color="auto"/>
                <w:bottom w:val="none" w:sz="0" w:space="0" w:color="auto"/>
                <w:right w:val="none" w:sz="0" w:space="0" w:color="auto"/>
              </w:divBdr>
            </w:div>
            <w:div w:id="1081830417">
              <w:marLeft w:val="0"/>
              <w:marRight w:val="0"/>
              <w:marTop w:val="0"/>
              <w:marBottom w:val="0"/>
              <w:divBdr>
                <w:top w:val="none" w:sz="0" w:space="0" w:color="auto"/>
                <w:left w:val="none" w:sz="0" w:space="0" w:color="auto"/>
                <w:bottom w:val="none" w:sz="0" w:space="0" w:color="auto"/>
                <w:right w:val="none" w:sz="0" w:space="0" w:color="auto"/>
              </w:divBdr>
              <w:divsChild>
                <w:div w:id="1088816984">
                  <w:marLeft w:val="0"/>
                  <w:marRight w:val="0"/>
                  <w:marTop w:val="0"/>
                  <w:marBottom w:val="0"/>
                  <w:divBdr>
                    <w:top w:val="none" w:sz="0" w:space="0" w:color="auto"/>
                    <w:left w:val="none" w:sz="0" w:space="0" w:color="auto"/>
                    <w:bottom w:val="none" w:sz="0" w:space="0" w:color="auto"/>
                    <w:right w:val="none" w:sz="0" w:space="0" w:color="auto"/>
                  </w:divBdr>
                </w:div>
                <w:div w:id="928541353">
                  <w:marLeft w:val="0"/>
                  <w:marRight w:val="0"/>
                  <w:marTop w:val="0"/>
                  <w:marBottom w:val="0"/>
                  <w:divBdr>
                    <w:top w:val="none" w:sz="0" w:space="0" w:color="auto"/>
                    <w:left w:val="none" w:sz="0" w:space="0" w:color="auto"/>
                    <w:bottom w:val="none" w:sz="0" w:space="0" w:color="auto"/>
                    <w:right w:val="none" w:sz="0" w:space="0" w:color="auto"/>
                  </w:divBdr>
                </w:div>
                <w:div w:id="18578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25368">
      <w:bodyDiv w:val="1"/>
      <w:marLeft w:val="0"/>
      <w:marRight w:val="0"/>
      <w:marTop w:val="0"/>
      <w:marBottom w:val="0"/>
      <w:divBdr>
        <w:top w:val="none" w:sz="0" w:space="0" w:color="auto"/>
        <w:left w:val="none" w:sz="0" w:space="0" w:color="auto"/>
        <w:bottom w:val="none" w:sz="0" w:space="0" w:color="auto"/>
        <w:right w:val="none" w:sz="0" w:space="0" w:color="auto"/>
      </w:divBdr>
      <w:divsChild>
        <w:div w:id="1386097773">
          <w:marLeft w:val="0"/>
          <w:marRight w:val="0"/>
          <w:marTop w:val="0"/>
          <w:marBottom w:val="0"/>
          <w:divBdr>
            <w:top w:val="none" w:sz="0" w:space="0" w:color="auto"/>
            <w:left w:val="none" w:sz="0" w:space="0" w:color="auto"/>
            <w:bottom w:val="none" w:sz="0" w:space="0" w:color="auto"/>
            <w:right w:val="none" w:sz="0" w:space="0" w:color="auto"/>
          </w:divBdr>
          <w:divsChild>
            <w:div w:id="835460638">
              <w:marLeft w:val="0"/>
              <w:marRight w:val="0"/>
              <w:marTop w:val="0"/>
              <w:marBottom w:val="0"/>
              <w:divBdr>
                <w:top w:val="none" w:sz="0" w:space="0" w:color="auto"/>
                <w:left w:val="none" w:sz="0" w:space="0" w:color="auto"/>
                <w:bottom w:val="none" w:sz="0" w:space="0" w:color="auto"/>
                <w:right w:val="none" w:sz="0" w:space="0" w:color="auto"/>
              </w:divBdr>
            </w:div>
            <w:div w:id="1801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8006">
      <w:bodyDiv w:val="1"/>
      <w:marLeft w:val="0"/>
      <w:marRight w:val="0"/>
      <w:marTop w:val="0"/>
      <w:marBottom w:val="0"/>
      <w:divBdr>
        <w:top w:val="none" w:sz="0" w:space="0" w:color="auto"/>
        <w:left w:val="none" w:sz="0" w:space="0" w:color="auto"/>
        <w:bottom w:val="none" w:sz="0" w:space="0" w:color="auto"/>
        <w:right w:val="none" w:sz="0" w:space="0" w:color="auto"/>
      </w:divBdr>
      <w:divsChild>
        <w:div w:id="384256345">
          <w:marLeft w:val="0"/>
          <w:marRight w:val="0"/>
          <w:marTop w:val="0"/>
          <w:marBottom w:val="0"/>
          <w:divBdr>
            <w:top w:val="none" w:sz="0" w:space="0" w:color="auto"/>
            <w:left w:val="none" w:sz="0" w:space="0" w:color="auto"/>
            <w:bottom w:val="none" w:sz="0" w:space="0" w:color="auto"/>
            <w:right w:val="none" w:sz="0" w:space="0" w:color="auto"/>
          </w:divBdr>
        </w:div>
      </w:divsChild>
    </w:div>
    <w:div w:id="199734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vote.eu/it/"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odle.com/it/" TargetMode="External"/><Relationship Id="rId29" Type="http://schemas.openxmlformats.org/officeDocument/2006/relationships/image" Target="media/image12.jpeg"/><Relationship Id="rId11" Type="http://schemas.openxmlformats.org/officeDocument/2006/relationships/hyperlink" Target="mailto:michele.intrevado@student.univaq.it"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mailto:martina.nolletti@student.univaq.it" TargetMode="External"/><Relationship Id="rId14" Type="http://schemas.openxmlformats.org/officeDocument/2006/relationships/hyperlink" Target="https://www.eligo.socia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hyperlink" Target="mailto:henry.muccini@univaq.it" TargetMode="Externa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mailto:marco.chiavaroli1@student.univaq.it" TargetMode="External"/><Relationship Id="rId17" Type="http://schemas.openxmlformats.org/officeDocument/2006/relationships/hyperlink" Target="https://www.cineca.it/sistemi-informativi-miur/dematerializzazione-dei-concorsi-e-delle-elezioni/voto-elettronico"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kyvote.i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57" Type="http://schemas.microsoft.com/office/2011/relationships/people" Target="people.xml"/><Relationship Id="rId10" Type="http://schemas.openxmlformats.org/officeDocument/2006/relationships/hyperlink" Target="mailto:enricosimone.adamelli@student.univaq.it" TargetMode="Externa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BE914-1D7E-4EED-A14A-A92AE7B5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5320</TotalTime>
  <Pages>95</Pages>
  <Words>23858</Words>
  <Characters>135997</Characters>
  <Application>Microsoft Office Word</Application>
  <DocSecurity>0</DocSecurity>
  <Lines>1133</Lines>
  <Paragraphs>319</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159536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Marco Chiavaroli</cp:lastModifiedBy>
  <cp:revision>339</cp:revision>
  <dcterms:created xsi:type="dcterms:W3CDTF">2021-01-24T13:46:00Z</dcterms:created>
  <dcterms:modified xsi:type="dcterms:W3CDTF">2021-02-10T18:36:00Z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